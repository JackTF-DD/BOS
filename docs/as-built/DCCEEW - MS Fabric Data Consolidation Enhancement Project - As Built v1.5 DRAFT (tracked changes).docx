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4641536"/>
    <w:bookmarkStart w:id="1" w:name="_Hlk34595039"/>
    <w:p w14:paraId="08C68EB7" w14:textId="6F88D3C6" w:rsidR="00BB3A29" w:rsidRDefault="00BB3A29" w:rsidP="0CBC76C0">
      <w:pPr>
        <w:tabs>
          <w:tab w:val="left" w:pos="1581"/>
        </w:tabs>
      </w:pPr>
      <w:r w:rsidRPr="00CA41D2">
        <w:rPr>
          <w:rFonts w:ascii="Arial" w:hAnsi="Arial" w:cs="Arial"/>
          <w:noProof/>
        </w:rPr>
        <mc:AlternateContent>
          <mc:Choice Requires="wps">
            <w:drawing>
              <wp:anchor distT="0" distB="0" distL="114300" distR="114300" simplePos="0" relativeHeight="251658240" behindDoc="0" locked="0" layoutInCell="1" allowOverlap="1" wp14:anchorId="2FDA7A85" wp14:editId="6B9B16C8">
                <wp:simplePos x="0" y="0"/>
                <wp:positionH relativeFrom="margin">
                  <wp:posOffset>-104320</wp:posOffset>
                </wp:positionH>
                <wp:positionV relativeFrom="paragraph">
                  <wp:posOffset>144259</wp:posOffset>
                </wp:positionV>
                <wp:extent cx="6512588" cy="1371600"/>
                <wp:effectExtent l="0" t="0" r="2540" b="0"/>
                <wp:wrapNone/>
                <wp:docPr id="20" name="Text Box 20"/>
                <wp:cNvGraphicFramePr/>
                <a:graphic xmlns:a="http://schemas.openxmlformats.org/drawingml/2006/main">
                  <a:graphicData uri="http://schemas.microsoft.com/office/word/2010/wordprocessingShape">
                    <wps:wsp>
                      <wps:cNvSpPr txBox="1"/>
                      <wps:spPr>
                        <a:xfrm>
                          <a:off x="0" y="0"/>
                          <a:ext cx="6512588" cy="1371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EC4D6A" w14:textId="77777777" w:rsidR="00BB3A29" w:rsidRPr="006D2E99" w:rsidRDefault="00BB3A29" w:rsidP="00BB3A29">
                            <w:pPr>
                              <w:pStyle w:val="Title"/>
                              <w:tabs>
                                <w:tab w:val="left" w:pos="0"/>
                              </w:tabs>
                              <w:spacing w:before="960" w:after="40"/>
                            </w:pPr>
                            <w:r>
                              <w:t>As-Built Documentation</w:t>
                            </w:r>
                          </w:p>
                          <w:p w14:paraId="3D628CF6" w14:textId="77777777" w:rsidR="00BB3A29" w:rsidRPr="00CA41D2" w:rsidRDefault="00BB3A29" w:rsidP="00BB3A29">
                            <w:pPr>
                              <w:rPr>
                                <w:rFonts w:ascii="Varela Round" w:eastAsiaTheme="majorEastAsia" w:hAnsi="Varela Round" w:cstheme="majorBidi"/>
                                <w:color w:val="1F3864" w:themeColor="accent5" w:themeShade="80"/>
                                <w:spacing w:val="-10"/>
                                <w:kern w:val="28"/>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shapetype id="_x0000_t202" coordsize="21600,21600" o:spt="202" path="m,l,21600r21600,l21600,xe" w14:anchorId="2FDA7A85">
                <v:stroke joinstyle="miter"/>
                <v:path gradientshapeok="t" o:connecttype="rect"/>
              </v:shapetype>
              <v:shape id="Text Box 20" style="position:absolute;margin-left:-8.2pt;margin-top:11.35pt;width:512.8pt;height:10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">
                <v:textbox>
                  <w:txbxContent>
                    <w:p w:rsidRPr="006D2E99" w:rsidR="00BB3A29" w:rsidP="00BB3A29" w:rsidRDefault="00BB3A29" w14:paraId="0DEC4D6A" w14:textId="77777777">
                      <w:pPr>
                        <w:pStyle w:val="Title"/>
                        <w:tabs>
                          <w:tab w:val="left" w:pos="0"/>
                        </w:tabs>
                        <w:spacing w:before="960" w:after="40"/>
                      </w:pPr>
                      <w:r>
                        <w:t>As-Built Documentation</w:t>
                      </w:r>
                    </w:p>
                    <w:p w:rsidRPr="00CA41D2" w:rsidR="00BB3A29" w:rsidP="00BB3A29" w:rsidRDefault="00BB3A29" w14:paraId="3D628CF6" w14:textId="77777777">
                      <w:pPr>
                        <w:rPr>
                          <w:rFonts w:ascii="Varela Round" w:hAnsi="Varela Round" w:eastAsiaTheme="majorEastAsia" w:cstheme="majorBidi"/>
                          <w:color w:val="1F3864" w:themeColor="accent5" w:themeShade="80"/>
                          <w:spacing w:val="-10"/>
                          <w:kern w:val="28"/>
                          <w:sz w:val="56"/>
                          <w:szCs w:val="56"/>
                        </w:rPr>
                      </w:pPr>
                    </w:p>
                  </w:txbxContent>
                </v:textbox>
                <w10:wrap anchorx="margin"/>
              </v:shape>
            </w:pict>
          </mc:Fallback>
        </mc:AlternateContent>
      </w:r>
    </w:p>
    <w:bookmarkEnd w:id="0"/>
    <w:p w14:paraId="445DB1AF" w14:textId="77777777" w:rsidR="00BB3A29" w:rsidRDefault="00BB3A29" w:rsidP="00BB3A29">
      <w:pPr>
        <w:tabs>
          <w:tab w:val="left" w:pos="1581"/>
        </w:tabs>
      </w:pPr>
    </w:p>
    <w:p w14:paraId="5976710C" w14:textId="77777777" w:rsidR="00BB3A29" w:rsidRDefault="00BB3A29" w:rsidP="00BB3A29"/>
    <w:p w14:paraId="2FDBB778" w14:textId="77777777" w:rsidR="00BB3A29" w:rsidRDefault="00BB3A29" w:rsidP="00BB3A29"/>
    <w:p w14:paraId="1B1A55D5" w14:textId="77777777" w:rsidR="00BB3A29" w:rsidRDefault="00BB3A29" w:rsidP="00BB3A29"/>
    <w:p w14:paraId="5C5B7AAF" w14:textId="77777777" w:rsidR="00BB3A29" w:rsidRDefault="00BB3A29" w:rsidP="00BB3A29"/>
    <w:p w14:paraId="3C7E6F28" w14:textId="77777777" w:rsidR="00BB3A29" w:rsidRDefault="00BB3A29" w:rsidP="00BB3A29"/>
    <w:p w14:paraId="597B145E" w14:textId="77777777" w:rsidR="00BB3A29" w:rsidRPr="00B232F4" w:rsidRDefault="00BB3A29" w:rsidP="00BB3A29">
      <w:pPr>
        <w:pStyle w:val="Subtitle"/>
        <w:tabs>
          <w:tab w:val="left" w:pos="0"/>
        </w:tabs>
        <w:rPr>
          <w:rStyle w:val="Instructions"/>
          <w:rFonts w:eastAsia="MS PGothic"/>
          <w:sz w:val="32"/>
          <w:szCs w:val="52"/>
          <w:lang w:eastAsia="en-AU"/>
        </w:rPr>
      </w:pPr>
      <w:r w:rsidRPr="00B232F4">
        <w:rPr>
          <w:sz w:val="32"/>
          <w:szCs w:val="32"/>
        </w:rPr>
        <w:t xml:space="preserve">Project Name: </w:t>
      </w:r>
      <w:r w:rsidRPr="00D63ACC">
        <w:rPr>
          <w:sz w:val="32"/>
          <w:szCs w:val="32"/>
        </w:rPr>
        <w:t>MS Fabric Data Consolidation</w:t>
      </w:r>
      <w:r>
        <w:rPr>
          <w:sz w:val="32"/>
          <w:szCs w:val="32"/>
        </w:rPr>
        <w:t xml:space="preserve"> &amp;</w:t>
      </w:r>
      <w:r w:rsidRPr="00D63ACC">
        <w:rPr>
          <w:sz w:val="32"/>
          <w:szCs w:val="32"/>
        </w:rPr>
        <w:t xml:space="preserve"> Enhancement Project</w:t>
      </w:r>
    </w:p>
    <w:p w14:paraId="61C934E3" w14:textId="77777777" w:rsidR="00BB3A29" w:rsidRPr="00B232F4" w:rsidRDefault="00BB3A29" w:rsidP="00BB3A29">
      <w:pPr>
        <w:pStyle w:val="Subtitle"/>
        <w:tabs>
          <w:tab w:val="left" w:pos="0"/>
        </w:tabs>
        <w:rPr>
          <w:iCs/>
          <w:color w:val="0000FF"/>
          <w:sz w:val="32"/>
          <w:szCs w:val="52"/>
          <w:lang w:eastAsia="en-AU"/>
        </w:rPr>
      </w:pPr>
      <w:r w:rsidRPr="00B232F4">
        <w:rPr>
          <w:sz w:val="32"/>
          <w:szCs w:val="32"/>
        </w:rPr>
        <w:t xml:space="preserve">Project Code:  </w:t>
      </w:r>
    </w:p>
    <w:p w14:paraId="7EFEC107" w14:textId="29EEADF8" w:rsidR="00BB3A29" w:rsidRPr="00B232F4" w:rsidRDefault="00BB3A29" w:rsidP="00BB3A29">
      <w:pPr>
        <w:pStyle w:val="Subtitle"/>
        <w:tabs>
          <w:tab w:val="left" w:pos="0"/>
        </w:tabs>
        <w:rPr>
          <w:sz w:val="32"/>
          <w:szCs w:val="32"/>
        </w:rPr>
      </w:pPr>
      <w:r w:rsidRPr="00B232F4">
        <w:rPr>
          <w:sz w:val="32"/>
          <w:szCs w:val="32"/>
        </w:rPr>
        <w:t xml:space="preserve">Document status: </w:t>
      </w:r>
      <w:r w:rsidR="00AE4BC7" w:rsidRPr="0084260A">
        <w:rPr>
          <w:rStyle w:val="Instructions"/>
          <w:i w:val="0"/>
          <w:iCs w:val="0"/>
          <w:color w:val="auto"/>
          <w:sz w:val="32"/>
          <w:szCs w:val="52"/>
          <w:lang w:eastAsia="en-AU"/>
        </w:rPr>
        <w:t>Final</w:t>
      </w:r>
    </w:p>
    <w:p w14:paraId="0E401E36" w14:textId="77777777" w:rsidR="00BB3A29" w:rsidRDefault="00BB3A29" w:rsidP="00BB3A29"/>
    <w:p w14:paraId="4CD3AA0D" w14:textId="77777777" w:rsidR="00BB3A29" w:rsidRDefault="00BB3A29" w:rsidP="00BB3A29">
      <w:pPr>
        <w:tabs>
          <w:tab w:val="left" w:pos="1581"/>
        </w:tabs>
        <w:jc w:val="right"/>
        <w:rPr>
          <w:sz w:val="24"/>
          <w:szCs w:val="24"/>
        </w:rPr>
      </w:pPr>
    </w:p>
    <w:p w14:paraId="6F2F838B" w14:textId="77777777" w:rsidR="00BB3A29" w:rsidRDefault="00BB3A29" w:rsidP="00BB3A29">
      <w:pPr>
        <w:tabs>
          <w:tab w:val="left" w:pos="1581"/>
        </w:tabs>
        <w:jc w:val="right"/>
        <w:rPr>
          <w:sz w:val="24"/>
          <w:szCs w:val="24"/>
        </w:rPr>
      </w:pPr>
    </w:p>
    <w:p w14:paraId="0CD66F00" w14:textId="77777777" w:rsidR="00BB3A29" w:rsidRDefault="00BB3A29" w:rsidP="00BB3A29">
      <w:pPr>
        <w:tabs>
          <w:tab w:val="left" w:pos="1581"/>
        </w:tabs>
        <w:jc w:val="right"/>
        <w:rPr>
          <w:sz w:val="24"/>
          <w:szCs w:val="24"/>
        </w:rPr>
      </w:pPr>
    </w:p>
    <w:p w14:paraId="196CFE16" w14:textId="77777777" w:rsidR="00BB3A29" w:rsidRPr="00EA466E" w:rsidRDefault="00BB3A29" w:rsidP="00BB3A29">
      <w:pPr>
        <w:tabs>
          <w:tab w:val="left" w:pos="1581"/>
        </w:tabs>
        <w:jc w:val="right"/>
        <w:rPr>
          <w:sz w:val="24"/>
          <w:szCs w:val="24"/>
        </w:rPr>
      </w:pPr>
      <w:r w:rsidRPr="00EA466E">
        <w:rPr>
          <w:sz w:val="24"/>
          <w:szCs w:val="24"/>
        </w:rPr>
        <w:t xml:space="preserve">Created on </w:t>
      </w:r>
      <w:r>
        <w:rPr>
          <w:sz w:val="24"/>
          <w:szCs w:val="24"/>
        </w:rPr>
        <w:t>3</w:t>
      </w:r>
      <w:r w:rsidRPr="00EA466E">
        <w:rPr>
          <w:sz w:val="24"/>
          <w:szCs w:val="24"/>
        </w:rPr>
        <w:t xml:space="preserve"> </w:t>
      </w:r>
      <w:r>
        <w:rPr>
          <w:sz w:val="24"/>
          <w:szCs w:val="24"/>
        </w:rPr>
        <w:t>Dec 2024</w:t>
      </w:r>
    </w:p>
    <w:p w14:paraId="055C567B" w14:textId="64DDE212" w:rsidR="00BB3A29" w:rsidRDefault="00BB3A29" w:rsidP="00BB3A29">
      <w:pPr>
        <w:tabs>
          <w:tab w:val="left" w:pos="1581"/>
        </w:tabs>
        <w:jc w:val="right"/>
        <w:rPr>
          <w:sz w:val="24"/>
          <w:szCs w:val="24"/>
        </w:rPr>
      </w:pPr>
      <w:r>
        <w:rPr>
          <w:sz w:val="24"/>
          <w:szCs w:val="24"/>
        </w:rPr>
        <w:t xml:space="preserve">Updated on </w:t>
      </w:r>
      <w:r w:rsidRPr="00EA466E">
        <w:rPr>
          <w:sz w:val="24"/>
          <w:szCs w:val="24"/>
        </w:rPr>
        <w:t xml:space="preserve"> </w:t>
      </w:r>
      <w:r w:rsidR="008B76C8">
        <w:rPr>
          <w:sz w:val="24"/>
          <w:szCs w:val="24"/>
        </w:rPr>
        <w:t xml:space="preserve">26 May </w:t>
      </w:r>
      <w:r w:rsidR="0084260A">
        <w:rPr>
          <w:sz w:val="24"/>
          <w:szCs w:val="24"/>
        </w:rPr>
        <w:t>2025</w:t>
      </w:r>
    </w:p>
    <w:p w14:paraId="426E60E9" w14:textId="77777777" w:rsidR="00BB3A29" w:rsidRDefault="00BB3A29" w:rsidP="00BB3A29">
      <w:bookmarkStart w:id="2" w:name="_Toc66718986"/>
      <w:bookmarkStart w:id="3" w:name="_Toc171093578"/>
    </w:p>
    <w:p w14:paraId="1F889547" w14:textId="77777777" w:rsidR="00BB3A29" w:rsidRDefault="00BB3A29" w:rsidP="00BB3A29"/>
    <w:p w14:paraId="55D374F9" w14:textId="77777777" w:rsidR="00BB3A29" w:rsidRDefault="00BB3A29" w:rsidP="00BB3A29">
      <w:pPr>
        <w:rPr>
          <w:rFonts w:asciiTheme="majorHAnsi" w:eastAsiaTheme="majorEastAsia" w:hAnsiTheme="majorHAnsi" w:cstheme="majorBidi"/>
          <w:noProof/>
          <w:color w:val="004F8A"/>
          <w:sz w:val="32"/>
          <w:szCs w:val="24"/>
        </w:rPr>
      </w:pPr>
    </w:p>
    <w:p w14:paraId="2C3B466E" w14:textId="77777777" w:rsidR="00BB3A29" w:rsidRPr="004D1768" w:rsidRDefault="00BB3A29" w:rsidP="00BB3A29">
      <w:pPr>
        <w:rPr>
          <w:b/>
          <w:bCs/>
          <w:sz w:val="32"/>
          <w:szCs w:val="32"/>
        </w:rPr>
      </w:pPr>
      <w:r w:rsidRPr="004D1768">
        <w:rPr>
          <w:b/>
          <w:bCs/>
          <w:sz w:val="32"/>
          <w:szCs w:val="32"/>
        </w:rPr>
        <w:t>Our Partners</w:t>
      </w:r>
      <w:bookmarkEnd w:id="2"/>
      <w:r w:rsidRPr="004D1768">
        <w:rPr>
          <w:b/>
          <w:bCs/>
          <w:sz w:val="32"/>
          <w:szCs w:val="32"/>
        </w:rPr>
        <w:t xml:space="preserve"> and Certifications</w:t>
      </w:r>
      <w:bookmarkEnd w:id="3"/>
    </w:p>
    <w:p w14:paraId="7909B8DB" w14:textId="77777777" w:rsidR="00BB3A29" w:rsidRDefault="00BB3A29" w:rsidP="00BB3A29">
      <w:r>
        <w:rPr>
          <w:noProof/>
        </w:rPr>
        <mc:AlternateContent>
          <mc:Choice Requires="wpg">
            <w:drawing>
              <wp:anchor distT="0" distB="0" distL="114300" distR="114300" simplePos="0" relativeHeight="251658241" behindDoc="0" locked="0" layoutInCell="1" allowOverlap="1" wp14:anchorId="37C5E806" wp14:editId="2D02FA15">
                <wp:simplePos x="0" y="0"/>
                <wp:positionH relativeFrom="column">
                  <wp:posOffset>-197540</wp:posOffset>
                </wp:positionH>
                <wp:positionV relativeFrom="paragraph">
                  <wp:posOffset>270648</wp:posOffset>
                </wp:positionV>
                <wp:extent cx="6063228" cy="1897987"/>
                <wp:effectExtent l="0" t="0" r="0" b="0"/>
                <wp:wrapNone/>
                <wp:docPr id="421633975" name="Group 1"/>
                <wp:cNvGraphicFramePr/>
                <a:graphic xmlns:a="http://schemas.openxmlformats.org/drawingml/2006/main">
                  <a:graphicData uri="http://schemas.microsoft.com/office/word/2010/wordprocessingGroup">
                    <wpg:wgp>
                      <wpg:cNvGrpSpPr/>
                      <wpg:grpSpPr>
                        <a:xfrm>
                          <a:off x="0" y="0"/>
                          <a:ext cx="6063228" cy="1897987"/>
                          <a:chOff x="0" y="0"/>
                          <a:chExt cx="6063228" cy="1897987"/>
                        </a:xfrm>
                      </wpg:grpSpPr>
                      <pic:pic xmlns:pic="http://schemas.openxmlformats.org/drawingml/2006/picture">
                        <pic:nvPicPr>
                          <pic:cNvPr id="1378738678" name="Picture 3" descr="A green logo with a black background&#10;&#10;Description automatically generated">
                            <a:hlinkClick r:id="rId11"/>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2846567" y="898497"/>
                            <a:ext cx="1204595" cy="999490"/>
                          </a:xfrm>
                          <a:prstGeom prst="rect">
                            <a:avLst/>
                          </a:prstGeom>
                          <a:noFill/>
                          <a:ln>
                            <a:noFill/>
                          </a:ln>
                        </pic:spPr>
                      </pic:pic>
                      <pic:pic xmlns:pic="http://schemas.openxmlformats.org/drawingml/2006/picture">
                        <pic:nvPicPr>
                          <pic:cNvPr id="489400860" name="Picture 1" descr="A white sign with green text&#10;&#10;Description automatically generated">
                            <a:hlinkClick r:id="rId11"/>
                          </pic:cNvPr>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747422" y="1081377"/>
                            <a:ext cx="1843405" cy="666750"/>
                          </a:xfrm>
                          <a:prstGeom prst="rect">
                            <a:avLst/>
                          </a:prstGeom>
                          <a:noFill/>
                          <a:ln>
                            <a:noFill/>
                          </a:ln>
                        </pic:spPr>
                      </pic:pic>
                      <pic:pic xmlns:pic="http://schemas.openxmlformats.org/drawingml/2006/picture">
                        <pic:nvPicPr>
                          <pic:cNvPr id="1169705706" name="Picture 1169705706">
                            <a:hlinkClick r:id="rId14"/>
                          </pic:cNvPr>
                          <pic:cNvPicPr>
                            <a:picLocks noChangeAspect="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230094" y="954157"/>
                            <a:ext cx="890270" cy="890270"/>
                          </a:xfrm>
                          <a:prstGeom prst="rect">
                            <a:avLst/>
                          </a:prstGeom>
                        </pic:spPr>
                      </pic:pic>
                      <pic:pic xmlns:pic="http://schemas.openxmlformats.org/drawingml/2006/picture">
                        <pic:nvPicPr>
                          <pic:cNvPr id="3" name="Picture 1" descr="A picture containing logo&#10;&#10;Description automatically generated">
                            <a:hlinkClick r:id="rId17"/>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4166483" y="302150"/>
                            <a:ext cx="1896745" cy="594360"/>
                          </a:xfrm>
                          <a:prstGeom prst="rect">
                            <a:avLst/>
                          </a:prstGeom>
                        </pic:spPr>
                      </pic:pic>
                      <pic:pic xmlns:pic="http://schemas.openxmlformats.org/drawingml/2006/picture">
                        <pic:nvPicPr>
                          <pic:cNvPr id="218387045" name="Graphic 1">
                            <a:hlinkClick r:id="rId19"/>
                          </pic:cNvPr>
                          <pic:cNvPicPr>
                            <a:picLocks noChangeAspect="1"/>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657600" cy="914400"/>
                          </a:xfrm>
                          <a:prstGeom prst="rect">
                            <a:avLst/>
                          </a:prstGeom>
                        </pic:spPr>
                      </pic:pic>
                    </wpg:wg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group id="Group 1" style="position:absolute;margin-left:-15.55pt;margin-top:21.3pt;width:477.4pt;height:149.45pt;z-index:251660288" coordsize="60632,18979" o:spid="_x0000_s1026" w14:anchorId="3E32145D"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28465;top:8984;width:12046;height:9995;visibility:visible;mso-wrap-style:square" href="https://www.climateactive.org.au/buy-climate-active/certified-members/data-driven" alt="A green logo with a black background&#10;&#10;Description automatically generated" o:spid="_x0000_s1027"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">
                  <v:fill o:detectmouseclick="t"/>
                  <v:imagedata o:title="A green logo with a black background&#10;&#10;Description automatically generated" r:id="rId22"/>
                </v:shape>
                <v:shape id="Picture 1" style="position:absolute;left:7474;top:10813;width:18434;height:6668;visibility:visible;mso-wrap-style:square" href="https://www.climateactive.org.au/buy-climate-active/certified-members/data-driven" alt="A white sign with green text&#10;&#10;Description automatically generated"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">
                  <v:fill o:detectmouseclick="t"/>
                  <v:imagedata o:title="A white sign with green text&#10;&#10;Description automatically generated" r:id="rId23"/>
                </v:shape>
                <v:shape id="Picture 1169705706" style="position:absolute;left:42300;top:9541;width:8903;height:8903;visibility:visible;mso-wrap-style:square" href="https://www.finops.org/members/cloudmonitor/" o:spid="_x0000_s1029"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">
                  <v:fill o:detectmouseclick="t"/>
                  <v:imagedata o:title="" r:id="rId24"/>
                </v:shape>
                <v:shape id="Picture 1" style="position:absolute;left:41664;top:3021;width:18968;height:5944;visibility:visible;mso-wrap-style:square" href="https://data-driven.com/databricks-partner-consulting/" alt="A picture containing logo&#10;&#10;Description automatically generated" o:spid="_x0000_s1030"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">
                  <v:fill o:detectmouseclick="t"/>
                  <v:imagedata o:title="A picture containing logo&#10;&#10;Description automatically generated" r:id="rId25"/>
                </v:shape>
                <v:shape id="Graphic 1" style="position:absolute;width:36576;height:9144;visibility:visible;mso-wrap-style:square" href="https://appsource.microsoft.com/en-us/marketplace/partner-dir/c986e767-07af-4c9c-b2a1-08446a3c3e71/overview?exp=ubp8" o:spid="_x0000_s1031"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">
                  <v:fill o:detectmouseclick="t"/>
                  <v:imagedata o:title="" r:id="rId26"/>
                </v:shape>
              </v:group>
            </w:pict>
          </mc:Fallback>
        </mc:AlternateContent>
      </w:r>
    </w:p>
    <w:p w14:paraId="0505B408" w14:textId="77777777" w:rsidR="00BB3A29" w:rsidRDefault="00BB3A29" w:rsidP="00BB3A29"/>
    <w:p w14:paraId="46D83DCB" w14:textId="77777777" w:rsidR="00BB3A29" w:rsidRDefault="00BB3A29" w:rsidP="00BB3A29"/>
    <w:p w14:paraId="70C778FF" w14:textId="77777777" w:rsidR="00BB3A29" w:rsidRDefault="00BB3A29" w:rsidP="00BB3A29">
      <w:r>
        <w:t xml:space="preserve"> </w:t>
      </w:r>
    </w:p>
    <w:p w14:paraId="2F79D030" w14:textId="77777777" w:rsidR="00BB3A29" w:rsidRDefault="00BB3A29" w:rsidP="00BB3A29">
      <w:bookmarkStart w:id="4" w:name="_Toc66718987"/>
    </w:p>
    <w:p w14:paraId="6F349D86" w14:textId="77777777" w:rsidR="00BB3A29" w:rsidRDefault="00BB3A29" w:rsidP="00BB3A29"/>
    <w:p w14:paraId="508C0096" w14:textId="77777777" w:rsidR="00BB3A29" w:rsidRDefault="00BB3A29" w:rsidP="00BB3A29">
      <w:pPr>
        <w:rPr>
          <w:rFonts w:asciiTheme="majorHAnsi" w:eastAsiaTheme="majorEastAsia" w:hAnsiTheme="majorHAnsi" w:cstheme="majorBidi"/>
          <w:noProof/>
          <w:color w:val="004F8A"/>
          <w:sz w:val="32"/>
          <w:szCs w:val="24"/>
        </w:rPr>
      </w:pPr>
      <w:bookmarkStart w:id="5" w:name="_Toc171093579"/>
      <w:r>
        <w:lastRenderedPageBreak/>
        <w:br w:type="page"/>
      </w:r>
    </w:p>
    <w:p w14:paraId="25FF4B57" w14:textId="77777777" w:rsidR="00BB3A29" w:rsidRPr="006D2E99" w:rsidRDefault="00BB3A29" w:rsidP="00BB3A29">
      <w:pPr>
        <w:pStyle w:val="Heading"/>
      </w:pPr>
      <w:bookmarkStart w:id="6" w:name="_Toc403485547"/>
      <w:bookmarkStart w:id="7" w:name="_Toc466449596"/>
      <w:bookmarkStart w:id="8" w:name="_Toc516154652"/>
      <w:bookmarkStart w:id="9" w:name="_Toc227142042"/>
      <w:bookmarkStart w:id="10" w:name="_Toc171093580"/>
      <w:bookmarkStart w:id="11" w:name="_Toc66718991"/>
      <w:bookmarkEnd w:id="4"/>
      <w:bookmarkEnd w:id="5"/>
      <w:r w:rsidRPr="007D0ECD">
        <w:lastRenderedPageBreak/>
        <w:t>Revision</w:t>
      </w:r>
      <w:r w:rsidRPr="006D2E99">
        <w:t xml:space="preserve"> History</w:t>
      </w:r>
      <w:bookmarkEnd w:id="6"/>
      <w:bookmarkEnd w:id="7"/>
      <w:bookmarkEnd w:id="8"/>
      <w:bookmarkEnd w:id="9"/>
    </w:p>
    <w:tbl>
      <w:tblPr>
        <w:tblW w:w="0" w:type="auto"/>
        <w:tblInd w:w="113" w:type="dxa"/>
        <w:tblBorders>
          <w:top w:val="single" w:sz="4" w:space="0" w:color="808080"/>
          <w:bottom w:val="single" w:sz="4" w:space="0" w:color="808080"/>
          <w:insideH w:val="single" w:sz="4" w:space="0" w:color="808080"/>
        </w:tblBorders>
        <w:tblCellMar>
          <w:top w:w="85" w:type="dxa"/>
          <w:bottom w:w="85" w:type="dxa"/>
        </w:tblCellMar>
        <w:tblLook w:val="01E0" w:firstRow="1" w:lastRow="1" w:firstColumn="1" w:lastColumn="1" w:noHBand="0" w:noVBand="0"/>
      </w:tblPr>
      <w:tblGrid>
        <w:gridCol w:w="1740"/>
        <w:gridCol w:w="2061"/>
        <w:gridCol w:w="1868"/>
        <w:gridCol w:w="3432"/>
      </w:tblGrid>
      <w:tr w:rsidR="00BB3A29" w:rsidRPr="006D2E99" w14:paraId="038216EE" w14:textId="77777777" w:rsidTr="00252D39">
        <w:tc>
          <w:tcPr>
            <w:tcW w:w="2223" w:type="dxa"/>
            <w:shd w:val="clear" w:color="auto" w:fill="9CC2E5" w:themeFill="accent1" w:themeFillTint="99"/>
          </w:tcPr>
          <w:p w14:paraId="4DFA2212" w14:textId="77777777" w:rsidR="00BB3A29" w:rsidRPr="006D2E99" w:rsidRDefault="00BB3A29">
            <w:pPr>
              <w:rPr>
                <w:b/>
              </w:rPr>
            </w:pPr>
            <w:r w:rsidRPr="006D2E99">
              <w:rPr>
                <w:b/>
              </w:rPr>
              <w:t>Version</w:t>
            </w:r>
          </w:p>
        </w:tc>
        <w:tc>
          <w:tcPr>
            <w:tcW w:w="2409" w:type="dxa"/>
            <w:shd w:val="clear" w:color="auto" w:fill="9CC2E5" w:themeFill="accent1" w:themeFillTint="99"/>
          </w:tcPr>
          <w:p w14:paraId="0FF9E1BC" w14:textId="77777777" w:rsidR="00BB3A29" w:rsidRPr="006D2E99" w:rsidRDefault="00BB3A29">
            <w:pPr>
              <w:rPr>
                <w:b/>
              </w:rPr>
            </w:pPr>
            <w:r w:rsidRPr="006D2E99">
              <w:rPr>
                <w:b/>
              </w:rPr>
              <w:t>Author</w:t>
            </w:r>
          </w:p>
        </w:tc>
        <w:tc>
          <w:tcPr>
            <w:tcW w:w="2201" w:type="dxa"/>
            <w:shd w:val="clear" w:color="auto" w:fill="9CC2E5" w:themeFill="accent1" w:themeFillTint="99"/>
          </w:tcPr>
          <w:p w14:paraId="0055B0EF" w14:textId="77777777" w:rsidR="00BB3A29" w:rsidRPr="006D2E99" w:rsidRDefault="00BB3A29">
            <w:pPr>
              <w:rPr>
                <w:b/>
              </w:rPr>
            </w:pPr>
            <w:r w:rsidRPr="006D2E99">
              <w:rPr>
                <w:b/>
              </w:rPr>
              <w:t>Issue Date</w:t>
            </w:r>
          </w:p>
        </w:tc>
        <w:tc>
          <w:tcPr>
            <w:tcW w:w="2268" w:type="dxa"/>
            <w:shd w:val="clear" w:color="auto" w:fill="9CC2E5" w:themeFill="accent1" w:themeFillTint="99"/>
          </w:tcPr>
          <w:p w14:paraId="727166CF" w14:textId="77777777" w:rsidR="00BB3A29" w:rsidRPr="006D2E99" w:rsidRDefault="00BB3A29">
            <w:pPr>
              <w:rPr>
                <w:b/>
              </w:rPr>
            </w:pPr>
            <w:r w:rsidRPr="006D2E99">
              <w:rPr>
                <w:b/>
              </w:rPr>
              <w:t>Changes</w:t>
            </w:r>
          </w:p>
        </w:tc>
      </w:tr>
      <w:tr w:rsidR="00BB3A29" w:rsidRPr="006D2E99" w14:paraId="3D715ECF" w14:textId="77777777" w:rsidTr="00252D39">
        <w:tc>
          <w:tcPr>
            <w:tcW w:w="2223" w:type="dxa"/>
          </w:tcPr>
          <w:p w14:paraId="30B65066" w14:textId="77777777" w:rsidR="00BB3A29" w:rsidRPr="006D2E99" w:rsidRDefault="00BB3A29">
            <w:r>
              <w:t>Initial</w:t>
            </w:r>
          </w:p>
        </w:tc>
        <w:tc>
          <w:tcPr>
            <w:tcW w:w="2409" w:type="dxa"/>
          </w:tcPr>
          <w:p w14:paraId="5D372BC6" w14:textId="77777777" w:rsidR="00BB3A29" w:rsidRPr="006D2E99" w:rsidRDefault="00BB3A29">
            <w:r>
              <w:t>Anoop Ananth</w:t>
            </w:r>
          </w:p>
        </w:tc>
        <w:tc>
          <w:tcPr>
            <w:tcW w:w="2201" w:type="dxa"/>
          </w:tcPr>
          <w:p w14:paraId="28973927" w14:textId="77777777" w:rsidR="00BB3A29" w:rsidRPr="006D2E99" w:rsidRDefault="00BB3A29">
            <w:r>
              <w:t>3/12/2024</w:t>
            </w:r>
          </w:p>
        </w:tc>
        <w:tc>
          <w:tcPr>
            <w:tcW w:w="2268" w:type="dxa"/>
          </w:tcPr>
          <w:p w14:paraId="4C784810" w14:textId="77777777" w:rsidR="00BB3A29" w:rsidRPr="006D2E99" w:rsidRDefault="00BB3A29">
            <w:r>
              <w:t>Initial document</w:t>
            </w:r>
          </w:p>
        </w:tc>
      </w:tr>
      <w:tr w:rsidR="00BB3A29" w:rsidRPr="006D2E99" w14:paraId="02D6B7A7" w14:textId="77777777" w:rsidTr="00252D39">
        <w:tc>
          <w:tcPr>
            <w:tcW w:w="2223" w:type="dxa"/>
          </w:tcPr>
          <w:p w14:paraId="414F129A" w14:textId="77777777" w:rsidR="00BB3A29" w:rsidRDefault="00BB3A29">
            <w:r>
              <w:t>Ver. 0.1</w:t>
            </w:r>
          </w:p>
        </w:tc>
        <w:tc>
          <w:tcPr>
            <w:tcW w:w="2409" w:type="dxa"/>
          </w:tcPr>
          <w:p w14:paraId="11896AE6" w14:textId="77777777" w:rsidR="00BB3A29" w:rsidRDefault="00BB3A29">
            <w:r>
              <w:t>AJ Rupasinghege</w:t>
            </w:r>
          </w:p>
        </w:tc>
        <w:tc>
          <w:tcPr>
            <w:tcW w:w="2201" w:type="dxa"/>
          </w:tcPr>
          <w:p w14:paraId="5FD6C1EF" w14:textId="77777777" w:rsidR="00BB3A29" w:rsidRDefault="00BB3A29">
            <w:r>
              <w:t>16/12/2024</w:t>
            </w:r>
          </w:p>
        </w:tc>
        <w:tc>
          <w:tcPr>
            <w:tcW w:w="2268" w:type="dxa"/>
          </w:tcPr>
          <w:p w14:paraId="4CDAD97F" w14:textId="77777777" w:rsidR="00BB3A29" w:rsidRDefault="00BB3A29">
            <w:r>
              <w:t>Initial review</w:t>
            </w:r>
          </w:p>
        </w:tc>
      </w:tr>
      <w:tr w:rsidR="00BB3A29" w:rsidRPr="006D2E99" w14:paraId="47935873" w14:textId="77777777" w:rsidTr="00252D39">
        <w:tc>
          <w:tcPr>
            <w:tcW w:w="2223" w:type="dxa"/>
          </w:tcPr>
          <w:p w14:paraId="02504555" w14:textId="70B6DC5E" w:rsidR="00BB3A29" w:rsidRDefault="0057340C">
            <w:r>
              <w:t>Ver 1.0</w:t>
            </w:r>
          </w:p>
        </w:tc>
        <w:tc>
          <w:tcPr>
            <w:tcW w:w="2409" w:type="dxa"/>
          </w:tcPr>
          <w:p w14:paraId="5C80822E" w14:textId="08D240D8" w:rsidR="00BB3A29" w:rsidRDefault="0057340C">
            <w:r>
              <w:t>Anoop Ananth</w:t>
            </w:r>
          </w:p>
        </w:tc>
        <w:tc>
          <w:tcPr>
            <w:tcW w:w="2201" w:type="dxa"/>
          </w:tcPr>
          <w:p w14:paraId="490F074E" w14:textId="3EAB7D31" w:rsidR="00BB3A29" w:rsidRDefault="00087972">
            <w:r>
              <w:t>5/05/2025</w:t>
            </w:r>
          </w:p>
        </w:tc>
        <w:tc>
          <w:tcPr>
            <w:tcW w:w="2268" w:type="dxa"/>
          </w:tcPr>
          <w:p w14:paraId="60982369" w14:textId="19EEFFB4" w:rsidR="00BB3A29" w:rsidRDefault="00087972">
            <w:r>
              <w:t>Initial version</w:t>
            </w:r>
          </w:p>
        </w:tc>
      </w:tr>
      <w:tr w:rsidR="00BB3A29" w:rsidRPr="006D2E99" w14:paraId="3E361AC5" w14:textId="77777777" w:rsidTr="00252D39">
        <w:tc>
          <w:tcPr>
            <w:tcW w:w="2223" w:type="dxa"/>
          </w:tcPr>
          <w:p w14:paraId="7AB4FD6E" w14:textId="78372F58" w:rsidR="00BB3A29" w:rsidRDefault="008B76C8">
            <w:r>
              <w:t>Ver 1.1</w:t>
            </w:r>
          </w:p>
        </w:tc>
        <w:tc>
          <w:tcPr>
            <w:tcW w:w="2409" w:type="dxa"/>
          </w:tcPr>
          <w:p w14:paraId="0C6B5402" w14:textId="37751DC3" w:rsidR="00BB3A29" w:rsidRDefault="008B76C8">
            <w:r>
              <w:t>Anoop Ananth</w:t>
            </w:r>
          </w:p>
        </w:tc>
        <w:tc>
          <w:tcPr>
            <w:tcW w:w="2201" w:type="dxa"/>
          </w:tcPr>
          <w:p w14:paraId="0C828BB3" w14:textId="683E69FF" w:rsidR="00BB3A29" w:rsidRDefault="008B76C8">
            <w:r>
              <w:t>26/05/2025</w:t>
            </w:r>
          </w:p>
        </w:tc>
        <w:tc>
          <w:tcPr>
            <w:tcW w:w="2268" w:type="dxa"/>
          </w:tcPr>
          <w:p w14:paraId="073603A2" w14:textId="6CF08A7B" w:rsidR="00BB3A29" w:rsidRDefault="008B76C8">
            <w:r>
              <w:t>Updated version</w:t>
            </w:r>
          </w:p>
        </w:tc>
      </w:tr>
      <w:tr w:rsidR="00CA5D13" w:rsidRPr="006D2E99" w14:paraId="0A3A201B" w14:textId="77777777" w:rsidTr="00252D39">
        <w:tc>
          <w:tcPr>
            <w:tcW w:w="2223" w:type="dxa"/>
          </w:tcPr>
          <w:p w14:paraId="057555F8" w14:textId="2EF55E63" w:rsidR="00CA5D13" w:rsidRDefault="00CA5D13">
            <w:r>
              <w:t>Ver 1.2</w:t>
            </w:r>
          </w:p>
        </w:tc>
        <w:tc>
          <w:tcPr>
            <w:tcW w:w="2409" w:type="dxa"/>
          </w:tcPr>
          <w:p w14:paraId="016FACE4" w14:textId="73C03C2A" w:rsidR="00CA5D13" w:rsidRDefault="00CA5D13">
            <w:r>
              <w:t>Jack Foster</w:t>
            </w:r>
          </w:p>
        </w:tc>
        <w:tc>
          <w:tcPr>
            <w:tcW w:w="2201" w:type="dxa"/>
          </w:tcPr>
          <w:p w14:paraId="3448573C" w14:textId="25E1DBFF" w:rsidR="00CA5D13" w:rsidRDefault="00CA5D13">
            <w:r>
              <w:t>15/04/2026</w:t>
            </w:r>
          </w:p>
        </w:tc>
        <w:tc>
          <w:tcPr>
            <w:tcW w:w="2268" w:type="dxa"/>
          </w:tcPr>
          <w:p w14:paraId="5647594F" w14:textId="4A4A0055" w:rsidR="00CA5D13" w:rsidRDefault="00CA5D13">
            <w:r>
              <w:t>Update to include Planning API ingestion.</w:t>
            </w:r>
          </w:p>
        </w:tc>
      </w:tr>
      <w:tr w:rsidR="00DA205A" w:rsidRPr="006D2E99" w14:paraId="50BA38E2" w14:textId="77777777" w:rsidTr="00252D39">
        <w:tc>
          <w:tcPr>
            <w:tcW w:w="2223" w:type="dxa"/>
          </w:tcPr>
          <w:p w14:paraId="001C7E7F" w14:textId="5D8D5F20" w:rsidR="00DA205A" w:rsidRDefault="00DA205A">
            <w:r>
              <w:t>Ver 1.3</w:t>
            </w:r>
          </w:p>
        </w:tc>
        <w:tc>
          <w:tcPr>
            <w:tcW w:w="2409" w:type="dxa"/>
          </w:tcPr>
          <w:p w14:paraId="602D7805" w14:textId="55012EFB" w:rsidR="00DA205A" w:rsidRDefault="00DA205A">
            <w:r>
              <w:t>Jack Foster</w:t>
            </w:r>
          </w:p>
        </w:tc>
        <w:tc>
          <w:tcPr>
            <w:tcW w:w="2201" w:type="dxa"/>
          </w:tcPr>
          <w:p w14:paraId="4B624643" w14:textId="1465F3D9" w:rsidR="00DA205A" w:rsidRDefault="00DA205A">
            <w:r>
              <w:t>03/04/2026</w:t>
            </w:r>
          </w:p>
        </w:tc>
        <w:tc>
          <w:tcPr>
            <w:tcW w:w="2268" w:type="dxa"/>
          </w:tcPr>
          <w:p w14:paraId="142E5687" w14:textId="30D3AA87" w:rsidR="00DA205A" w:rsidRDefault="00DA205A">
            <w:r>
              <w:t>Update to BAMC and BOAMS ingestion</w:t>
            </w:r>
          </w:p>
        </w:tc>
      </w:tr>
      <w:tr w:rsidR="008F3C5B" w14:paraId="1536A0AB" w14:textId="77777777">
        <w:trPr>
          <w:tblHeader/>
          <w:ins w:id="12" w:author="Claude (AI draft)" w:date="2026-09-07T00:00:00Z"/>
        </w:trPr>
        <w:tc>
          <w:tcPr>
            <w:tcW w:w="1200" w:type="dxa"/>
            <w:shd w:val="clear" w:color="auto" w:fill="D9E2F3"/>
          </w:tcPr>
          <w:p w14:paraId="23DB290D" w14:textId="77777777" w:rsidR="008F3C5B" w:rsidRDefault="00000000">
            <w:pPr>
              <w:rPr>
                <w:ins w:id="13" w:author="Claude (AI draft)" w:date="2026-09-07T00:00:00Z"/>
              </w:rPr>
            </w:pPr>
            <w:ins w:id="14" w:author="Claude (AI draft)" w:date="2026-09-07T00:00:00Z">
              <w:r>
                <w:rPr>
                  <w:b/>
                </w:rPr>
                <w:t>Ver 1.4</w:t>
              </w:r>
            </w:ins>
          </w:p>
        </w:tc>
        <w:tc>
          <w:tcPr>
            <w:tcW w:w="1800" w:type="dxa"/>
            <w:shd w:val="clear" w:color="auto" w:fill="D9E2F3"/>
          </w:tcPr>
          <w:p w14:paraId="29C28D13" w14:textId="77777777" w:rsidR="008F3C5B" w:rsidRDefault="00000000">
            <w:pPr>
              <w:rPr>
                <w:ins w:id="15" w:author="Claude (AI draft)" w:date="2026-09-07T00:00:00Z"/>
              </w:rPr>
            </w:pPr>
            <w:ins w:id="16" w:author="Claude (AI draft)" w:date="2026-09-07T00:00:00Z">
              <w:r>
                <w:rPr>
                  <w:b/>
                </w:rPr>
                <w:t>Jack Foster</w:t>
              </w:r>
            </w:ins>
          </w:p>
        </w:tc>
        <w:tc>
          <w:tcPr>
            <w:tcW w:w="1500" w:type="dxa"/>
            <w:shd w:val="clear" w:color="auto" w:fill="D9E2F3"/>
          </w:tcPr>
          <w:p w14:paraId="27AAD1F8" w14:textId="77777777" w:rsidR="008F3C5B" w:rsidRDefault="00000000">
            <w:pPr>
              <w:rPr>
                <w:ins w:id="17" w:author="Claude (AI draft)" w:date="2026-09-07T00:00:00Z"/>
              </w:rPr>
            </w:pPr>
            <w:ins w:id="18" w:author="Claude (AI draft)" w:date="2026-09-07T00:00:00Z">
              <w:r>
                <w:rPr>
                  <w:b/>
                </w:rPr>
                <w:t>07/09/2026</w:t>
              </w:r>
            </w:ins>
          </w:p>
        </w:tc>
        <w:tc>
          <w:tcPr>
            <w:tcW w:w="4600" w:type="dxa"/>
            <w:shd w:val="clear" w:color="auto" w:fill="D9E2F3"/>
          </w:tcPr>
          <w:p w14:paraId="5F45D62F" w14:textId="77777777" w:rsidR="008F3C5B" w:rsidRDefault="00000000">
            <w:pPr>
              <w:rPr>
                <w:ins w:id="19" w:author="Claude (AI draft)" w:date="2026-09-07T00:00:00Z"/>
              </w:rPr>
            </w:pPr>
            <w:ins w:id="20" w:author="Claude (AI draft)" w:date="2026-09-07T00:00:00Z">
              <w:r>
                <w:rPr>
                  <w:b/>
                </w:rPr>
                <w:t>Rewrote Section 3.7 Alerting and Notifications for the current Activator-based alerting, added Section 3.8 Pipeline Monitoring and Reporting, and updated Section 4.8 Observability and Monitoring.</w:t>
              </w:r>
            </w:ins>
          </w:p>
        </w:tc>
      </w:tr>
    </w:tbl>
    <w:p w14:paraId="3CADC4E5" w14:textId="77777777" w:rsidR="00BB3A29" w:rsidRDefault="00BB3A29" w:rsidP="00BB3A29">
      <w:pPr>
        <w:rPr>
          <w:rFonts w:asciiTheme="majorHAnsi" w:eastAsiaTheme="majorEastAsia" w:hAnsiTheme="majorHAnsi" w:cstheme="majorBidi"/>
          <w:noProof/>
          <w:color w:val="004F8A"/>
          <w:sz w:val="32"/>
          <w:szCs w:val="24"/>
        </w:rPr>
      </w:pPr>
    </w:p>
    <w:p w14:paraId="71674A0C" w14:textId="77777777" w:rsidR="00BB3A29" w:rsidRDefault="00BB3A29" w:rsidP="00BB3A29">
      <w:pPr>
        <w:pStyle w:val="Heading"/>
      </w:pPr>
      <w:bookmarkStart w:id="21" w:name="_Toc227142043"/>
      <w:r>
        <w:t>Distribution List</w:t>
      </w:r>
      <w:bookmarkEnd w:id="21"/>
    </w:p>
    <w:tbl>
      <w:tblPr>
        <w:tblW w:w="0" w:type="auto"/>
        <w:tblInd w:w="113" w:type="dxa"/>
        <w:tblBorders>
          <w:top w:val="single" w:sz="4" w:space="0" w:color="808080"/>
          <w:bottom w:val="single" w:sz="4" w:space="0" w:color="808080"/>
          <w:insideH w:val="single" w:sz="4" w:space="0" w:color="808080"/>
        </w:tblBorders>
        <w:tblCellMar>
          <w:top w:w="85" w:type="dxa"/>
          <w:bottom w:w="85" w:type="dxa"/>
        </w:tblCellMar>
        <w:tblLook w:val="01E0" w:firstRow="1" w:lastRow="1" w:firstColumn="1" w:lastColumn="1" w:noHBand="0" w:noVBand="0"/>
      </w:tblPr>
      <w:tblGrid>
        <w:gridCol w:w="2070"/>
        <w:gridCol w:w="2126"/>
        <w:gridCol w:w="1974"/>
        <w:gridCol w:w="2743"/>
      </w:tblGrid>
      <w:tr w:rsidR="00BB3A29" w:rsidRPr="006D2E99" w14:paraId="3A084204" w14:textId="77777777">
        <w:tc>
          <w:tcPr>
            <w:tcW w:w="2070" w:type="dxa"/>
            <w:shd w:val="clear" w:color="auto" w:fill="9CC2E5" w:themeFill="accent1" w:themeFillTint="99"/>
          </w:tcPr>
          <w:p w14:paraId="2290ABCB" w14:textId="77777777" w:rsidR="00BB3A29" w:rsidRPr="006D2E99" w:rsidRDefault="00BB3A29">
            <w:pPr>
              <w:rPr>
                <w:b/>
              </w:rPr>
            </w:pPr>
            <w:r w:rsidRPr="006D2E99">
              <w:rPr>
                <w:b/>
              </w:rPr>
              <w:t>Name</w:t>
            </w:r>
          </w:p>
        </w:tc>
        <w:tc>
          <w:tcPr>
            <w:tcW w:w="2126" w:type="dxa"/>
            <w:shd w:val="clear" w:color="auto" w:fill="9CC2E5" w:themeFill="accent1" w:themeFillTint="99"/>
          </w:tcPr>
          <w:p w14:paraId="231B40EC" w14:textId="77777777" w:rsidR="00BB3A29" w:rsidRPr="006D2E99" w:rsidRDefault="00BB3A29">
            <w:pPr>
              <w:rPr>
                <w:b/>
              </w:rPr>
            </w:pPr>
            <w:r w:rsidRPr="006D2E99">
              <w:rPr>
                <w:b/>
              </w:rPr>
              <w:t>Title</w:t>
            </w:r>
          </w:p>
        </w:tc>
        <w:tc>
          <w:tcPr>
            <w:tcW w:w="1974" w:type="dxa"/>
            <w:shd w:val="clear" w:color="auto" w:fill="9CC2E5" w:themeFill="accent1" w:themeFillTint="99"/>
          </w:tcPr>
          <w:p w14:paraId="67965DB9" w14:textId="77777777" w:rsidR="00BB3A29" w:rsidRPr="006D2E99" w:rsidRDefault="00BB3A29">
            <w:pPr>
              <w:rPr>
                <w:b/>
              </w:rPr>
            </w:pPr>
            <w:r w:rsidRPr="006D2E99">
              <w:rPr>
                <w:b/>
              </w:rPr>
              <w:t>Business Unit</w:t>
            </w:r>
          </w:p>
        </w:tc>
        <w:tc>
          <w:tcPr>
            <w:tcW w:w="2743" w:type="dxa"/>
            <w:shd w:val="clear" w:color="auto" w:fill="9CC2E5" w:themeFill="accent1" w:themeFillTint="99"/>
          </w:tcPr>
          <w:p w14:paraId="0E9660B2" w14:textId="77777777" w:rsidR="00BB3A29" w:rsidRPr="006D2E99" w:rsidRDefault="00BB3A29">
            <w:pPr>
              <w:rPr>
                <w:b/>
              </w:rPr>
            </w:pPr>
            <w:r w:rsidRPr="006D2E99">
              <w:rPr>
                <w:b/>
              </w:rPr>
              <w:t>Responsibility</w:t>
            </w:r>
          </w:p>
        </w:tc>
      </w:tr>
      <w:tr w:rsidR="00BB3A29" w:rsidRPr="003870C0" w14:paraId="748E4EFE" w14:textId="77777777">
        <w:tc>
          <w:tcPr>
            <w:tcW w:w="2070" w:type="dxa"/>
          </w:tcPr>
          <w:p w14:paraId="69D95384" w14:textId="77777777" w:rsidR="00BB3A29" w:rsidRPr="003870C0" w:rsidRDefault="00BB3A29">
            <w:pPr>
              <w:rPr>
                <w:rFonts w:cs="Arial"/>
              </w:rPr>
            </w:pPr>
          </w:p>
        </w:tc>
        <w:tc>
          <w:tcPr>
            <w:tcW w:w="2126" w:type="dxa"/>
          </w:tcPr>
          <w:p w14:paraId="5165D468" w14:textId="77777777" w:rsidR="00BB3A29" w:rsidRPr="003870C0" w:rsidRDefault="00BB3A29">
            <w:pPr>
              <w:rPr>
                <w:rFonts w:cs="Arial"/>
              </w:rPr>
            </w:pPr>
          </w:p>
        </w:tc>
        <w:tc>
          <w:tcPr>
            <w:tcW w:w="1974" w:type="dxa"/>
          </w:tcPr>
          <w:p w14:paraId="4A92715F" w14:textId="77777777" w:rsidR="00BB3A29" w:rsidRPr="00F1716E" w:rsidRDefault="00BB3A29">
            <w:pPr>
              <w:rPr>
                <w:rFonts w:ascii="Arial" w:hAnsi="Arial" w:cs="Arial"/>
                <w:color w:val="404040"/>
                <w:sz w:val="18"/>
                <w:szCs w:val="18"/>
                <w:lang w:eastAsia="en-AU"/>
              </w:rPr>
            </w:pPr>
          </w:p>
        </w:tc>
        <w:tc>
          <w:tcPr>
            <w:tcW w:w="2743" w:type="dxa"/>
          </w:tcPr>
          <w:p w14:paraId="6F143050" w14:textId="77777777" w:rsidR="00BB3A29" w:rsidRPr="003870C0" w:rsidRDefault="00BB3A29">
            <w:pPr>
              <w:rPr>
                <w:rFonts w:cs="Arial"/>
              </w:rPr>
            </w:pPr>
          </w:p>
        </w:tc>
      </w:tr>
      <w:tr w:rsidR="00BB3A29" w:rsidRPr="003870C0" w14:paraId="2E389E54" w14:textId="77777777">
        <w:tc>
          <w:tcPr>
            <w:tcW w:w="2070" w:type="dxa"/>
          </w:tcPr>
          <w:p w14:paraId="12794FB3" w14:textId="77777777" w:rsidR="00BB3A29" w:rsidRDefault="00BB3A29">
            <w:pPr>
              <w:rPr>
                <w:rFonts w:cs="Arial"/>
              </w:rPr>
            </w:pPr>
          </w:p>
        </w:tc>
        <w:tc>
          <w:tcPr>
            <w:tcW w:w="2126" w:type="dxa"/>
          </w:tcPr>
          <w:p w14:paraId="52F34F62" w14:textId="77777777" w:rsidR="00BB3A29" w:rsidRPr="003870C0" w:rsidRDefault="00BB3A29">
            <w:pPr>
              <w:rPr>
                <w:rFonts w:cs="Arial"/>
              </w:rPr>
            </w:pPr>
          </w:p>
        </w:tc>
        <w:tc>
          <w:tcPr>
            <w:tcW w:w="1974" w:type="dxa"/>
          </w:tcPr>
          <w:p w14:paraId="5B3935C5" w14:textId="77777777" w:rsidR="00BB3A29" w:rsidRPr="003870C0" w:rsidRDefault="00BB3A29">
            <w:pPr>
              <w:rPr>
                <w:rFonts w:cs="Arial"/>
              </w:rPr>
            </w:pPr>
          </w:p>
        </w:tc>
        <w:tc>
          <w:tcPr>
            <w:tcW w:w="2743" w:type="dxa"/>
          </w:tcPr>
          <w:p w14:paraId="3CD0B83C" w14:textId="77777777" w:rsidR="00BB3A29" w:rsidRPr="003870C0" w:rsidRDefault="00BB3A29">
            <w:pPr>
              <w:rPr>
                <w:rFonts w:cs="Arial"/>
              </w:rPr>
            </w:pPr>
          </w:p>
        </w:tc>
      </w:tr>
      <w:tr w:rsidR="00BB3A29" w:rsidRPr="003870C0" w14:paraId="3855E385" w14:textId="77777777">
        <w:tc>
          <w:tcPr>
            <w:tcW w:w="2070" w:type="dxa"/>
          </w:tcPr>
          <w:p w14:paraId="4D1ECFC3" w14:textId="77777777" w:rsidR="00BB3A29" w:rsidRDefault="00BB3A29">
            <w:pPr>
              <w:rPr>
                <w:rFonts w:cs="Arial"/>
              </w:rPr>
            </w:pPr>
          </w:p>
        </w:tc>
        <w:tc>
          <w:tcPr>
            <w:tcW w:w="2126" w:type="dxa"/>
          </w:tcPr>
          <w:p w14:paraId="32153E1D" w14:textId="77777777" w:rsidR="00BB3A29" w:rsidRPr="003870C0" w:rsidRDefault="00BB3A29">
            <w:pPr>
              <w:rPr>
                <w:rFonts w:cs="Arial"/>
              </w:rPr>
            </w:pPr>
          </w:p>
        </w:tc>
        <w:tc>
          <w:tcPr>
            <w:tcW w:w="1974" w:type="dxa"/>
          </w:tcPr>
          <w:p w14:paraId="73FCA2F1" w14:textId="77777777" w:rsidR="00BB3A29" w:rsidRPr="003870C0" w:rsidRDefault="00BB3A29">
            <w:pPr>
              <w:rPr>
                <w:rFonts w:cs="Arial"/>
              </w:rPr>
            </w:pPr>
          </w:p>
        </w:tc>
        <w:tc>
          <w:tcPr>
            <w:tcW w:w="2743" w:type="dxa"/>
          </w:tcPr>
          <w:p w14:paraId="3E03F189" w14:textId="77777777" w:rsidR="00BB3A29" w:rsidRPr="003870C0" w:rsidRDefault="00BB3A29">
            <w:pPr>
              <w:rPr>
                <w:rFonts w:cs="Arial"/>
              </w:rPr>
            </w:pPr>
          </w:p>
        </w:tc>
      </w:tr>
    </w:tbl>
    <w:p w14:paraId="52063B7C" w14:textId="77777777" w:rsidR="00BB3A29" w:rsidRDefault="00BB3A29" w:rsidP="00BB3A29">
      <w:pPr>
        <w:rPr>
          <w:rStyle w:val="Instructions"/>
          <w:i w:val="0"/>
        </w:rPr>
      </w:pPr>
    </w:p>
    <w:p w14:paraId="5424D98A" w14:textId="77777777" w:rsidR="00BB3A29" w:rsidRPr="006D2E99" w:rsidRDefault="00BB3A29" w:rsidP="00BB3A29">
      <w:pPr>
        <w:pStyle w:val="Heading"/>
      </w:pPr>
      <w:bookmarkStart w:id="22" w:name="_Toc227142044"/>
      <w:r w:rsidRPr="006D2E99">
        <w:lastRenderedPageBreak/>
        <w:t>References</w:t>
      </w:r>
      <w:bookmarkEnd w:id="22"/>
    </w:p>
    <w:p w14:paraId="24BA66A4" w14:textId="77777777" w:rsidR="00BB3A29" w:rsidRPr="006D2E99" w:rsidRDefault="00BB3A29" w:rsidP="00BB3A29">
      <w:pPr>
        <w:widowControl w:val="0"/>
        <w:autoSpaceDE w:val="0"/>
        <w:spacing w:after="0"/>
        <w:rPr>
          <w:rStyle w:val="Instructions"/>
          <w:i w:val="0"/>
          <w:sz w:val="20"/>
          <w:szCs w:val="20"/>
          <w:lang w:eastAsia="en-AU"/>
        </w:rPr>
      </w:pPr>
    </w:p>
    <w:tbl>
      <w:tblPr>
        <w:tblW w:w="9209" w:type="dxa"/>
        <w:tblInd w:w="113" w:type="dxa"/>
        <w:tblBorders>
          <w:top w:val="single" w:sz="4" w:space="0" w:color="808080"/>
          <w:bottom w:val="single" w:sz="4" w:space="0" w:color="808080"/>
          <w:insideH w:val="single" w:sz="4" w:space="0" w:color="808080"/>
        </w:tblBorders>
        <w:tblLayout w:type="fixed"/>
        <w:tblCellMar>
          <w:top w:w="85" w:type="dxa"/>
          <w:bottom w:w="85" w:type="dxa"/>
        </w:tblCellMar>
        <w:tblLook w:val="01E0" w:firstRow="1" w:lastRow="1" w:firstColumn="1" w:lastColumn="1" w:noHBand="0" w:noVBand="0"/>
      </w:tblPr>
      <w:tblGrid>
        <w:gridCol w:w="4860"/>
        <w:gridCol w:w="4349"/>
      </w:tblGrid>
      <w:tr w:rsidR="00BB3A29" w:rsidRPr="006D2E99" w14:paraId="1D22FE9F" w14:textId="77777777">
        <w:tc>
          <w:tcPr>
            <w:tcW w:w="4860" w:type="dxa"/>
            <w:shd w:val="clear" w:color="auto" w:fill="9CC2E5" w:themeFill="accent1" w:themeFillTint="99"/>
          </w:tcPr>
          <w:p w14:paraId="1E005D73" w14:textId="77777777" w:rsidR="00BB3A29" w:rsidRPr="006D2E99" w:rsidRDefault="00BB3A29">
            <w:pPr>
              <w:rPr>
                <w:b/>
                <w:bCs/>
              </w:rPr>
            </w:pPr>
            <w:r w:rsidRPr="70B5D12D">
              <w:rPr>
                <w:b/>
                <w:bCs/>
              </w:rPr>
              <w:t xml:space="preserve">Document Name </w:t>
            </w:r>
          </w:p>
        </w:tc>
        <w:tc>
          <w:tcPr>
            <w:tcW w:w="4349" w:type="dxa"/>
            <w:shd w:val="clear" w:color="auto" w:fill="9CC2E5" w:themeFill="accent1" w:themeFillTint="99"/>
          </w:tcPr>
          <w:p w14:paraId="0F0DBD47" w14:textId="77777777" w:rsidR="00BB3A29" w:rsidRPr="006D2E99" w:rsidRDefault="00BB3A29">
            <w:pPr>
              <w:rPr>
                <w:b/>
              </w:rPr>
            </w:pPr>
            <w:r w:rsidRPr="006D2E99">
              <w:rPr>
                <w:b/>
              </w:rPr>
              <w:t>Network Location or Documentation Link</w:t>
            </w:r>
          </w:p>
        </w:tc>
      </w:tr>
      <w:tr w:rsidR="00BB3A29" w:rsidRPr="006D2E99" w14:paraId="6C62407C" w14:textId="77777777">
        <w:tc>
          <w:tcPr>
            <w:tcW w:w="4860" w:type="dxa"/>
          </w:tcPr>
          <w:p w14:paraId="628EEB95" w14:textId="77777777" w:rsidR="00BB3A29" w:rsidRPr="006D2E99" w:rsidRDefault="00BB3A29"/>
        </w:tc>
        <w:tc>
          <w:tcPr>
            <w:tcW w:w="4349" w:type="dxa"/>
          </w:tcPr>
          <w:p w14:paraId="1FF09A75" w14:textId="77777777" w:rsidR="00BB3A29" w:rsidRPr="006D2E99" w:rsidRDefault="00BB3A29"/>
        </w:tc>
      </w:tr>
    </w:tbl>
    <w:p w14:paraId="1050C7EA" w14:textId="77777777" w:rsidR="00BB3A29" w:rsidRPr="006D2E99" w:rsidRDefault="00BB3A29" w:rsidP="00BB3A29">
      <w:pPr>
        <w:rPr>
          <w:rStyle w:val="Instructions"/>
          <w:i w:val="0"/>
        </w:rPr>
      </w:pPr>
    </w:p>
    <w:p w14:paraId="06122105" w14:textId="77777777" w:rsidR="00BB3A29" w:rsidRDefault="00BB3A29" w:rsidP="00BB3A29">
      <w:pPr>
        <w:rPr>
          <w:rFonts w:asciiTheme="majorHAnsi" w:eastAsiaTheme="majorEastAsia" w:hAnsiTheme="majorHAnsi" w:cstheme="majorBidi"/>
          <w:noProof/>
          <w:color w:val="004F8A"/>
          <w:sz w:val="32"/>
          <w:szCs w:val="24"/>
        </w:rPr>
      </w:pPr>
      <w:r>
        <w:br w:type="page"/>
      </w:r>
    </w:p>
    <w:p w14:paraId="00897B76" w14:textId="77777777" w:rsidR="00BB3A29" w:rsidRDefault="00BB3A29" w:rsidP="00BB3A29">
      <w:pPr>
        <w:pStyle w:val="Heading"/>
      </w:pPr>
      <w:bookmarkStart w:id="23" w:name="_Toc227142045"/>
      <w:r>
        <w:lastRenderedPageBreak/>
        <w:t>Table of Contents</w:t>
      </w:r>
      <w:bookmarkEnd w:id="23"/>
    </w:p>
    <w:p w14:paraId="31B38B9D" w14:textId="73D3E63B" w:rsidR="00E2274B" w:rsidRDefault="00BB3A29">
      <w:pPr>
        <w:pStyle w:val="TOC1"/>
        <w:tabs>
          <w:tab w:val="right" w:leader="dot" w:pos="9204"/>
        </w:tabs>
        <w:rPr>
          <w:rFonts w:eastAsiaTheme="minorEastAsia" w:cstheme="minorBidi"/>
          <w:b w:val="0"/>
          <w:bCs w:val="0"/>
          <w:caps w:val="0"/>
          <w:noProof/>
          <w:kern w:val="2"/>
          <w:sz w:val="24"/>
          <w:szCs w:val="24"/>
          <w:lang w:eastAsia="en-AU"/>
          <w14:ligatures w14:val="standardContextual"/>
        </w:rPr>
      </w:pPr>
      <w:r>
        <w:fldChar w:fldCharType="begin"/>
      </w:r>
      <w:r>
        <w:instrText>TOC \o "1-2" \z \u \h</w:instrText>
      </w:r>
      <w:r>
        <w:fldChar w:fldCharType="separate"/>
      </w:r>
      <w:hyperlink w:anchor="_Toc227142042" w:history="1">
        <w:r w:rsidR="00E2274B" w:rsidRPr="001474D6">
          <w:rPr>
            <w:rStyle w:val="Hyperlink"/>
            <w:noProof/>
          </w:rPr>
          <w:t>Revision History</w:t>
        </w:r>
        <w:r w:rsidR="00E2274B">
          <w:rPr>
            <w:noProof/>
            <w:webHidden/>
          </w:rPr>
          <w:tab/>
        </w:r>
        <w:r w:rsidR="00E2274B">
          <w:rPr>
            <w:noProof/>
            <w:webHidden/>
          </w:rPr>
          <w:fldChar w:fldCharType="begin"/>
        </w:r>
        <w:r w:rsidR="00E2274B">
          <w:rPr>
            <w:noProof/>
            <w:webHidden/>
          </w:rPr>
          <w:instrText xml:space="preserve"> PAGEREF _Toc227142042 \h </w:instrText>
        </w:r>
        <w:r w:rsidR="00E2274B">
          <w:rPr>
            <w:noProof/>
            <w:webHidden/>
          </w:rPr>
        </w:r>
        <w:r w:rsidR="00E2274B">
          <w:rPr>
            <w:noProof/>
            <w:webHidden/>
          </w:rPr>
          <w:fldChar w:fldCharType="separate"/>
        </w:r>
        <w:r w:rsidR="00E2274B">
          <w:rPr>
            <w:noProof/>
            <w:webHidden/>
          </w:rPr>
          <w:t>3</w:t>
        </w:r>
        <w:r w:rsidR="00E2274B">
          <w:rPr>
            <w:noProof/>
            <w:webHidden/>
          </w:rPr>
          <w:fldChar w:fldCharType="end"/>
        </w:r>
      </w:hyperlink>
    </w:p>
    <w:p w14:paraId="4FFFD54F" w14:textId="27BF62EB" w:rsidR="00E2274B" w:rsidRDefault="00E2274B">
      <w:pPr>
        <w:pStyle w:val="TOC1"/>
        <w:tabs>
          <w:tab w:val="right" w:leader="dot" w:pos="9204"/>
        </w:tabs>
        <w:rPr>
          <w:rFonts w:eastAsiaTheme="minorEastAsia" w:cstheme="minorBidi"/>
          <w:b w:val="0"/>
          <w:bCs w:val="0"/>
          <w:caps w:val="0"/>
          <w:noProof/>
          <w:kern w:val="2"/>
          <w:sz w:val="24"/>
          <w:szCs w:val="24"/>
          <w:lang w:eastAsia="en-AU"/>
          <w14:ligatures w14:val="standardContextual"/>
        </w:rPr>
      </w:pPr>
      <w:hyperlink w:anchor="_Toc227142043" w:history="1">
        <w:r w:rsidRPr="001474D6">
          <w:rPr>
            <w:rStyle w:val="Hyperlink"/>
            <w:noProof/>
          </w:rPr>
          <w:t>Distribution List</w:t>
        </w:r>
        <w:r>
          <w:rPr>
            <w:noProof/>
            <w:webHidden/>
          </w:rPr>
          <w:tab/>
        </w:r>
        <w:r>
          <w:rPr>
            <w:noProof/>
            <w:webHidden/>
          </w:rPr>
          <w:fldChar w:fldCharType="begin"/>
        </w:r>
        <w:r>
          <w:rPr>
            <w:noProof/>
            <w:webHidden/>
          </w:rPr>
          <w:instrText xml:space="preserve"> PAGEREF _Toc227142043 \h </w:instrText>
        </w:r>
        <w:r>
          <w:rPr>
            <w:noProof/>
            <w:webHidden/>
          </w:rPr>
        </w:r>
        <w:r>
          <w:rPr>
            <w:noProof/>
            <w:webHidden/>
          </w:rPr>
          <w:fldChar w:fldCharType="separate"/>
        </w:r>
        <w:r>
          <w:rPr>
            <w:noProof/>
            <w:webHidden/>
          </w:rPr>
          <w:t>3</w:t>
        </w:r>
        <w:r>
          <w:rPr>
            <w:noProof/>
            <w:webHidden/>
          </w:rPr>
          <w:fldChar w:fldCharType="end"/>
        </w:r>
      </w:hyperlink>
    </w:p>
    <w:p w14:paraId="24A71849" w14:textId="39C689C9" w:rsidR="00E2274B" w:rsidRDefault="00E2274B">
      <w:pPr>
        <w:pStyle w:val="TOC1"/>
        <w:tabs>
          <w:tab w:val="right" w:leader="dot" w:pos="9204"/>
        </w:tabs>
        <w:rPr>
          <w:rFonts w:eastAsiaTheme="minorEastAsia" w:cstheme="minorBidi"/>
          <w:b w:val="0"/>
          <w:bCs w:val="0"/>
          <w:caps w:val="0"/>
          <w:noProof/>
          <w:kern w:val="2"/>
          <w:sz w:val="24"/>
          <w:szCs w:val="24"/>
          <w:lang w:eastAsia="en-AU"/>
          <w14:ligatures w14:val="standardContextual"/>
        </w:rPr>
      </w:pPr>
      <w:hyperlink w:anchor="_Toc227142044" w:history="1">
        <w:r w:rsidRPr="001474D6">
          <w:rPr>
            <w:rStyle w:val="Hyperlink"/>
            <w:noProof/>
          </w:rPr>
          <w:t>References</w:t>
        </w:r>
        <w:r>
          <w:rPr>
            <w:noProof/>
            <w:webHidden/>
          </w:rPr>
          <w:tab/>
        </w:r>
        <w:r>
          <w:rPr>
            <w:noProof/>
            <w:webHidden/>
          </w:rPr>
          <w:fldChar w:fldCharType="begin"/>
        </w:r>
        <w:r>
          <w:rPr>
            <w:noProof/>
            <w:webHidden/>
          </w:rPr>
          <w:instrText xml:space="preserve"> PAGEREF _Toc227142044 \h </w:instrText>
        </w:r>
        <w:r>
          <w:rPr>
            <w:noProof/>
            <w:webHidden/>
          </w:rPr>
        </w:r>
        <w:r>
          <w:rPr>
            <w:noProof/>
            <w:webHidden/>
          </w:rPr>
          <w:fldChar w:fldCharType="separate"/>
        </w:r>
        <w:r>
          <w:rPr>
            <w:noProof/>
            <w:webHidden/>
          </w:rPr>
          <w:t>3</w:t>
        </w:r>
        <w:r>
          <w:rPr>
            <w:noProof/>
            <w:webHidden/>
          </w:rPr>
          <w:fldChar w:fldCharType="end"/>
        </w:r>
      </w:hyperlink>
    </w:p>
    <w:p w14:paraId="395B612B" w14:textId="008C7F03" w:rsidR="00E2274B" w:rsidRDefault="00E2274B">
      <w:pPr>
        <w:pStyle w:val="TOC1"/>
        <w:tabs>
          <w:tab w:val="right" w:leader="dot" w:pos="9204"/>
        </w:tabs>
        <w:rPr>
          <w:rFonts w:eastAsiaTheme="minorEastAsia" w:cstheme="minorBidi"/>
          <w:b w:val="0"/>
          <w:bCs w:val="0"/>
          <w:caps w:val="0"/>
          <w:noProof/>
          <w:kern w:val="2"/>
          <w:sz w:val="24"/>
          <w:szCs w:val="24"/>
          <w:lang w:eastAsia="en-AU"/>
          <w14:ligatures w14:val="standardContextual"/>
        </w:rPr>
      </w:pPr>
      <w:hyperlink w:anchor="_Toc227142045" w:history="1">
        <w:r w:rsidRPr="001474D6">
          <w:rPr>
            <w:rStyle w:val="Hyperlink"/>
            <w:noProof/>
          </w:rPr>
          <w:t>Table of Contents</w:t>
        </w:r>
        <w:r>
          <w:rPr>
            <w:noProof/>
            <w:webHidden/>
          </w:rPr>
          <w:tab/>
        </w:r>
        <w:r>
          <w:rPr>
            <w:noProof/>
            <w:webHidden/>
          </w:rPr>
          <w:fldChar w:fldCharType="begin"/>
        </w:r>
        <w:r>
          <w:rPr>
            <w:noProof/>
            <w:webHidden/>
          </w:rPr>
          <w:instrText xml:space="preserve"> PAGEREF _Toc227142045 \h </w:instrText>
        </w:r>
        <w:r>
          <w:rPr>
            <w:noProof/>
            <w:webHidden/>
          </w:rPr>
        </w:r>
        <w:r>
          <w:rPr>
            <w:noProof/>
            <w:webHidden/>
          </w:rPr>
          <w:fldChar w:fldCharType="separate"/>
        </w:r>
        <w:r>
          <w:rPr>
            <w:noProof/>
            <w:webHidden/>
          </w:rPr>
          <w:t>4</w:t>
        </w:r>
        <w:r>
          <w:rPr>
            <w:noProof/>
            <w:webHidden/>
          </w:rPr>
          <w:fldChar w:fldCharType="end"/>
        </w:r>
      </w:hyperlink>
    </w:p>
    <w:p w14:paraId="01AB6E64" w14:textId="4D5ABD6F"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46" w:history="1">
        <w:r w:rsidRPr="001474D6">
          <w:rPr>
            <w:rStyle w:val="Hyperlink"/>
            <w:noProof/>
          </w:rPr>
          <w:t>1</w:t>
        </w:r>
        <w:r>
          <w:rPr>
            <w:rFonts w:eastAsiaTheme="minorEastAsia" w:cstheme="minorBidi"/>
            <w:b w:val="0"/>
            <w:bCs w:val="0"/>
            <w:caps w:val="0"/>
            <w:noProof/>
            <w:kern w:val="2"/>
            <w:sz w:val="24"/>
            <w:szCs w:val="24"/>
            <w:lang w:eastAsia="en-AU"/>
            <w14:ligatures w14:val="standardContextual"/>
          </w:rPr>
          <w:tab/>
        </w:r>
        <w:r w:rsidRPr="001474D6">
          <w:rPr>
            <w:rStyle w:val="Hyperlink"/>
            <w:noProof/>
          </w:rPr>
          <w:t>Introduction</w:t>
        </w:r>
        <w:r>
          <w:rPr>
            <w:noProof/>
            <w:webHidden/>
          </w:rPr>
          <w:tab/>
        </w:r>
        <w:r>
          <w:rPr>
            <w:noProof/>
            <w:webHidden/>
          </w:rPr>
          <w:fldChar w:fldCharType="begin"/>
        </w:r>
        <w:r>
          <w:rPr>
            <w:noProof/>
            <w:webHidden/>
          </w:rPr>
          <w:instrText xml:space="preserve"> PAGEREF _Toc227142046 \h </w:instrText>
        </w:r>
        <w:r>
          <w:rPr>
            <w:noProof/>
            <w:webHidden/>
          </w:rPr>
        </w:r>
        <w:r>
          <w:rPr>
            <w:noProof/>
            <w:webHidden/>
          </w:rPr>
          <w:fldChar w:fldCharType="separate"/>
        </w:r>
        <w:r>
          <w:rPr>
            <w:noProof/>
            <w:webHidden/>
          </w:rPr>
          <w:t>6</w:t>
        </w:r>
        <w:r>
          <w:rPr>
            <w:noProof/>
            <w:webHidden/>
          </w:rPr>
          <w:fldChar w:fldCharType="end"/>
        </w:r>
      </w:hyperlink>
    </w:p>
    <w:p w14:paraId="28B6958C" w14:textId="10816ED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47" w:history="1">
        <w:r w:rsidRPr="001474D6">
          <w:rPr>
            <w:rStyle w:val="Hyperlink"/>
            <w:noProof/>
          </w:rPr>
          <w:t>1.1</w:t>
        </w:r>
        <w:r>
          <w:rPr>
            <w:rFonts w:eastAsiaTheme="minorEastAsia" w:cstheme="minorBidi"/>
            <w:smallCaps w:val="0"/>
            <w:noProof/>
            <w:kern w:val="2"/>
            <w:sz w:val="24"/>
            <w:szCs w:val="24"/>
            <w:lang w:eastAsia="en-AU"/>
            <w14:ligatures w14:val="standardContextual"/>
          </w:rPr>
          <w:tab/>
        </w:r>
        <w:r w:rsidRPr="001474D6">
          <w:rPr>
            <w:rStyle w:val="Hyperlink"/>
            <w:noProof/>
          </w:rPr>
          <w:t>Purpose</w:t>
        </w:r>
        <w:r>
          <w:rPr>
            <w:noProof/>
            <w:webHidden/>
          </w:rPr>
          <w:tab/>
        </w:r>
        <w:r>
          <w:rPr>
            <w:noProof/>
            <w:webHidden/>
          </w:rPr>
          <w:fldChar w:fldCharType="begin"/>
        </w:r>
        <w:r>
          <w:rPr>
            <w:noProof/>
            <w:webHidden/>
          </w:rPr>
          <w:instrText xml:space="preserve"> PAGEREF _Toc227142047 \h </w:instrText>
        </w:r>
        <w:r>
          <w:rPr>
            <w:noProof/>
            <w:webHidden/>
          </w:rPr>
        </w:r>
        <w:r>
          <w:rPr>
            <w:noProof/>
            <w:webHidden/>
          </w:rPr>
          <w:fldChar w:fldCharType="separate"/>
        </w:r>
        <w:r>
          <w:rPr>
            <w:noProof/>
            <w:webHidden/>
          </w:rPr>
          <w:t>6</w:t>
        </w:r>
        <w:r>
          <w:rPr>
            <w:noProof/>
            <w:webHidden/>
          </w:rPr>
          <w:fldChar w:fldCharType="end"/>
        </w:r>
      </w:hyperlink>
    </w:p>
    <w:p w14:paraId="7F93DD92" w14:textId="473B17E8"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48" w:history="1">
        <w:r w:rsidRPr="001474D6">
          <w:rPr>
            <w:rStyle w:val="Hyperlink"/>
            <w:noProof/>
          </w:rPr>
          <w:t>1.2</w:t>
        </w:r>
        <w:r>
          <w:rPr>
            <w:rFonts w:eastAsiaTheme="minorEastAsia" w:cstheme="minorBidi"/>
            <w:smallCaps w:val="0"/>
            <w:noProof/>
            <w:kern w:val="2"/>
            <w:sz w:val="24"/>
            <w:szCs w:val="24"/>
            <w:lang w:eastAsia="en-AU"/>
            <w14:ligatures w14:val="standardContextual"/>
          </w:rPr>
          <w:tab/>
        </w:r>
        <w:r w:rsidRPr="001474D6">
          <w:rPr>
            <w:rStyle w:val="Hyperlink"/>
            <w:noProof/>
          </w:rPr>
          <w:t>Target Audience</w:t>
        </w:r>
        <w:r>
          <w:rPr>
            <w:noProof/>
            <w:webHidden/>
          </w:rPr>
          <w:tab/>
        </w:r>
        <w:r>
          <w:rPr>
            <w:noProof/>
            <w:webHidden/>
          </w:rPr>
          <w:fldChar w:fldCharType="begin"/>
        </w:r>
        <w:r>
          <w:rPr>
            <w:noProof/>
            <w:webHidden/>
          </w:rPr>
          <w:instrText xml:space="preserve"> PAGEREF _Toc227142048 \h </w:instrText>
        </w:r>
        <w:r>
          <w:rPr>
            <w:noProof/>
            <w:webHidden/>
          </w:rPr>
        </w:r>
        <w:r>
          <w:rPr>
            <w:noProof/>
            <w:webHidden/>
          </w:rPr>
          <w:fldChar w:fldCharType="separate"/>
        </w:r>
        <w:r>
          <w:rPr>
            <w:noProof/>
            <w:webHidden/>
          </w:rPr>
          <w:t>6</w:t>
        </w:r>
        <w:r>
          <w:rPr>
            <w:noProof/>
            <w:webHidden/>
          </w:rPr>
          <w:fldChar w:fldCharType="end"/>
        </w:r>
      </w:hyperlink>
    </w:p>
    <w:p w14:paraId="66A82658" w14:textId="40FE8548"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49" w:history="1">
        <w:r w:rsidRPr="001474D6">
          <w:rPr>
            <w:rStyle w:val="Hyperlink"/>
            <w:noProof/>
          </w:rPr>
          <w:t>2</w:t>
        </w:r>
        <w:r>
          <w:rPr>
            <w:rFonts w:eastAsiaTheme="minorEastAsia" w:cstheme="minorBidi"/>
            <w:b w:val="0"/>
            <w:bCs w:val="0"/>
            <w:caps w:val="0"/>
            <w:noProof/>
            <w:kern w:val="2"/>
            <w:sz w:val="24"/>
            <w:szCs w:val="24"/>
            <w:lang w:eastAsia="en-AU"/>
            <w14:ligatures w14:val="standardContextual"/>
          </w:rPr>
          <w:tab/>
        </w:r>
        <w:r w:rsidRPr="001474D6">
          <w:rPr>
            <w:rStyle w:val="Hyperlink"/>
            <w:noProof/>
          </w:rPr>
          <w:t>Solution Overview</w:t>
        </w:r>
        <w:r>
          <w:rPr>
            <w:noProof/>
            <w:webHidden/>
          </w:rPr>
          <w:tab/>
        </w:r>
        <w:r>
          <w:rPr>
            <w:noProof/>
            <w:webHidden/>
          </w:rPr>
          <w:fldChar w:fldCharType="begin"/>
        </w:r>
        <w:r>
          <w:rPr>
            <w:noProof/>
            <w:webHidden/>
          </w:rPr>
          <w:instrText xml:space="preserve"> PAGEREF _Toc227142049 \h </w:instrText>
        </w:r>
        <w:r>
          <w:rPr>
            <w:noProof/>
            <w:webHidden/>
          </w:rPr>
        </w:r>
        <w:r>
          <w:rPr>
            <w:noProof/>
            <w:webHidden/>
          </w:rPr>
          <w:fldChar w:fldCharType="separate"/>
        </w:r>
        <w:r>
          <w:rPr>
            <w:noProof/>
            <w:webHidden/>
          </w:rPr>
          <w:t>6</w:t>
        </w:r>
        <w:r>
          <w:rPr>
            <w:noProof/>
            <w:webHidden/>
          </w:rPr>
          <w:fldChar w:fldCharType="end"/>
        </w:r>
      </w:hyperlink>
    </w:p>
    <w:p w14:paraId="5BD3E4FE" w14:textId="2041E977"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0" w:history="1">
        <w:r w:rsidRPr="001474D6">
          <w:rPr>
            <w:rStyle w:val="Hyperlink"/>
            <w:noProof/>
          </w:rPr>
          <w:t>2.1</w:t>
        </w:r>
        <w:r>
          <w:rPr>
            <w:rFonts w:eastAsiaTheme="minorEastAsia" w:cstheme="minorBidi"/>
            <w:smallCaps w:val="0"/>
            <w:noProof/>
            <w:kern w:val="2"/>
            <w:sz w:val="24"/>
            <w:szCs w:val="24"/>
            <w:lang w:eastAsia="en-AU"/>
            <w14:ligatures w14:val="standardContextual"/>
          </w:rPr>
          <w:tab/>
        </w:r>
        <w:r w:rsidRPr="001474D6">
          <w:rPr>
            <w:rStyle w:val="Hyperlink"/>
            <w:noProof/>
          </w:rPr>
          <w:t>High-level Architecture</w:t>
        </w:r>
        <w:r>
          <w:rPr>
            <w:noProof/>
            <w:webHidden/>
          </w:rPr>
          <w:tab/>
        </w:r>
        <w:r>
          <w:rPr>
            <w:noProof/>
            <w:webHidden/>
          </w:rPr>
          <w:fldChar w:fldCharType="begin"/>
        </w:r>
        <w:r>
          <w:rPr>
            <w:noProof/>
            <w:webHidden/>
          </w:rPr>
          <w:instrText xml:space="preserve"> PAGEREF _Toc227142050 \h </w:instrText>
        </w:r>
        <w:r>
          <w:rPr>
            <w:noProof/>
            <w:webHidden/>
          </w:rPr>
        </w:r>
        <w:r>
          <w:rPr>
            <w:noProof/>
            <w:webHidden/>
          </w:rPr>
          <w:fldChar w:fldCharType="separate"/>
        </w:r>
        <w:r>
          <w:rPr>
            <w:noProof/>
            <w:webHidden/>
          </w:rPr>
          <w:t>6</w:t>
        </w:r>
        <w:r>
          <w:rPr>
            <w:noProof/>
            <w:webHidden/>
          </w:rPr>
          <w:fldChar w:fldCharType="end"/>
        </w:r>
      </w:hyperlink>
    </w:p>
    <w:p w14:paraId="6B04DB1B" w14:textId="54CC210A"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51" w:history="1">
        <w:r w:rsidRPr="001474D6">
          <w:rPr>
            <w:rStyle w:val="Hyperlink"/>
            <w:noProof/>
          </w:rPr>
          <w:t>3</w:t>
        </w:r>
        <w:r>
          <w:rPr>
            <w:rFonts w:eastAsiaTheme="minorEastAsia" w:cstheme="minorBidi"/>
            <w:b w:val="0"/>
            <w:bCs w:val="0"/>
            <w:caps w:val="0"/>
            <w:noProof/>
            <w:kern w:val="2"/>
            <w:sz w:val="24"/>
            <w:szCs w:val="24"/>
            <w:lang w:eastAsia="en-AU"/>
            <w14:ligatures w14:val="standardContextual"/>
          </w:rPr>
          <w:tab/>
        </w:r>
        <w:r w:rsidRPr="001474D6">
          <w:rPr>
            <w:rStyle w:val="Hyperlink"/>
            <w:noProof/>
          </w:rPr>
          <w:t>Data platform</w:t>
        </w:r>
        <w:r>
          <w:rPr>
            <w:noProof/>
            <w:webHidden/>
          </w:rPr>
          <w:tab/>
        </w:r>
        <w:r>
          <w:rPr>
            <w:noProof/>
            <w:webHidden/>
          </w:rPr>
          <w:fldChar w:fldCharType="begin"/>
        </w:r>
        <w:r>
          <w:rPr>
            <w:noProof/>
            <w:webHidden/>
          </w:rPr>
          <w:instrText xml:space="preserve"> PAGEREF _Toc227142051 \h </w:instrText>
        </w:r>
        <w:r>
          <w:rPr>
            <w:noProof/>
            <w:webHidden/>
          </w:rPr>
        </w:r>
        <w:r>
          <w:rPr>
            <w:noProof/>
            <w:webHidden/>
          </w:rPr>
          <w:fldChar w:fldCharType="separate"/>
        </w:r>
        <w:r>
          <w:rPr>
            <w:noProof/>
            <w:webHidden/>
          </w:rPr>
          <w:t>7</w:t>
        </w:r>
        <w:r>
          <w:rPr>
            <w:noProof/>
            <w:webHidden/>
          </w:rPr>
          <w:fldChar w:fldCharType="end"/>
        </w:r>
      </w:hyperlink>
    </w:p>
    <w:p w14:paraId="34569E29" w14:textId="7BB4C90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2" w:history="1">
        <w:r w:rsidRPr="001474D6">
          <w:rPr>
            <w:rStyle w:val="Hyperlink"/>
            <w:noProof/>
          </w:rPr>
          <w:t>3.1</w:t>
        </w:r>
        <w:r>
          <w:rPr>
            <w:rFonts w:eastAsiaTheme="minorEastAsia" w:cstheme="minorBidi"/>
            <w:smallCaps w:val="0"/>
            <w:noProof/>
            <w:kern w:val="2"/>
            <w:sz w:val="24"/>
            <w:szCs w:val="24"/>
            <w:lang w:eastAsia="en-AU"/>
            <w14:ligatures w14:val="standardContextual"/>
          </w:rPr>
          <w:tab/>
        </w:r>
        <w:r w:rsidRPr="001474D6">
          <w:rPr>
            <w:rStyle w:val="Hyperlink"/>
            <w:noProof/>
          </w:rPr>
          <w:t>Fabric Capacity specification</w:t>
        </w:r>
        <w:r>
          <w:rPr>
            <w:noProof/>
            <w:webHidden/>
          </w:rPr>
          <w:tab/>
        </w:r>
        <w:r>
          <w:rPr>
            <w:noProof/>
            <w:webHidden/>
          </w:rPr>
          <w:fldChar w:fldCharType="begin"/>
        </w:r>
        <w:r>
          <w:rPr>
            <w:noProof/>
            <w:webHidden/>
          </w:rPr>
          <w:instrText xml:space="preserve"> PAGEREF _Toc227142052 \h </w:instrText>
        </w:r>
        <w:r>
          <w:rPr>
            <w:noProof/>
            <w:webHidden/>
          </w:rPr>
        </w:r>
        <w:r>
          <w:rPr>
            <w:noProof/>
            <w:webHidden/>
          </w:rPr>
          <w:fldChar w:fldCharType="separate"/>
        </w:r>
        <w:r>
          <w:rPr>
            <w:noProof/>
            <w:webHidden/>
          </w:rPr>
          <w:t>7</w:t>
        </w:r>
        <w:r>
          <w:rPr>
            <w:noProof/>
            <w:webHidden/>
          </w:rPr>
          <w:fldChar w:fldCharType="end"/>
        </w:r>
      </w:hyperlink>
    </w:p>
    <w:p w14:paraId="79FE4E67" w14:textId="059ED3B6"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3" w:history="1">
        <w:r w:rsidRPr="001474D6">
          <w:rPr>
            <w:rStyle w:val="Hyperlink"/>
            <w:noProof/>
          </w:rPr>
          <w:t>3.2</w:t>
        </w:r>
        <w:r>
          <w:rPr>
            <w:rFonts w:eastAsiaTheme="minorEastAsia" w:cstheme="minorBidi"/>
            <w:smallCaps w:val="0"/>
            <w:noProof/>
            <w:kern w:val="2"/>
            <w:sz w:val="24"/>
            <w:szCs w:val="24"/>
            <w:lang w:eastAsia="en-AU"/>
            <w14:ligatures w14:val="standardContextual"/>
          </w:rPr>
          <w:tab/>
        </w:r>
        <w:r w:rsidRPr="001474D6">
          <w:rPr>
            <w:rStyle w:val="Hyperlink"/>
            <w:noProof/>
          </w:rPr>
          <w:t>Data Ingestion Framework</w:t>
        </w:r>
        <w:r>
          <w:rPr>
            <w:noProof/>
            <w:webHidden/>
          </w:rPr>
          <w:tab/>
        </w:r>
        <w:r>
          <w:rPr>
            <w:noProof/>
            <w:webHidden/>
          </w:rPr>
          <w:fldChar w:fldCharType="begin"/>
        </w:r>
        <w:r>
          <w:rPr>
            <w:noProof/>
            <w:webHidden/>
          </w:rPr>
          <w:instrText xml:space="preserve"> PAGEREF _Toc227142053 \h </w:instrText>
        </w:r>
        <w:r>
          <w:rPr>
            <w:noProof/>
            <w:webHidden/>
          </w:rPr>
        </w:r>
        <w:r>
          <w:rPr>
            <w:noProof/>
            <w:webHidden/>
          </w:rPr>
          <w:fldChar w:fldCharType="separate"/>
        </w:r>
        <w:r>
          <w:rPr>
            <w:noProof/>
            <w:webHidden/>
          </w:rPr>
          <w:t>8</w:t>
        </w:r>
        <w:r>
          <w:rPr>
            <w:noProof/>
            <w:webHidden/>
          </w:rPr>
          <w:fldChar w:fldCharType="end"/>
        </w:r>
      </w:hyperlink>
    </w:p>
    <w:p w14:paraId="2C12B882" w14:textId="000B598B"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4" w:history="1">
        <w:r w:rsidRPr="001474D6">
          <w:rPr>
            <w:rStyle w:val="Hyperlink"/>
            <w:noProof/>
          </w:rPr>
          <w:t>3.3</w:t>
        </w:r>
        <w:r>
          <w:rPr>
            <w:rFonts w:eastAsiaTheme="minorEastAsia" w:cstheme="minorBidi"/>
            <w:smallCaps w:val="0"/>
            <w:noProof/>
            <w:kern w:val="2"/>
            <w:sz w:val="24"/>
            <w:szCs w:val="24"/>
            <w:lang w:eastAsia="en-AU"/>
            <w14:ligatures w14:val="standardContextual"/>
          </w:rPr>
          <w:tab/>
        </w:r>
        <w:r w:rsidRPr="001474D6">
          <w:rPr>
            <w:rStyle w:val="Hyperlink"/>
            <w:noProof/>
          </w:rPr>
          <w:t>Data Ingestion Patterns</w:t>
        </w:r>
        <w:r>
          <w:rPr>
            <w:noProof/>
            <w:webHidden/>
          </w:rPr>
          <w:tab/>
        </w:r>
        <w:r>
          <w:rPr>
            <w:noProof/>
            <w:webHidden/>
          </w:rPr>
          <w:fldChar w:fldCharType="begin"/>
        </w:r>
        <w:r>
          <w:rPr>
            <w:noProof/>
            <w:webHidden/>
          </w:rPr>
          <w:instrText xml:space="preserve"> PAGEREF _Toc227142054 \h </w:instrText>
        </w:r>
        <w:r>
          <w:rPr>
            <w:noProof/>
            <w:webHidden/>
          </w:rPr>
        </w:r>
        <w:r>
          <w:rPr>
            <w:noProof/>
            <w:webHidden/>
          </w:rPr>
          <w:fldChar w:fldCharType="separate"/>
        </w:r>
        <w:r>
          <w:rPr>
            <w:noProof/>
            <w:webHidden/>
          </w:rPr>
          <w:t>19</w:t>
        </w:r>
        <w:r>
          <w:rPr>
            <w:noProof/>
            <w:webHidden/>
          </w:rPr>
          <w:fldChar w:fldCharType="end"/>
        </w:r>
      </w:hyperlink>
    </w:p>
    <w:p w14:paraId="653D2D10" w14:textId="3E4D8D8F"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5" w:history="1">
        <w:r w:rsidRPr="001474D6">
          <w:rPr>
            <w:rStyle w:val="Hyperlink"/>
            <w:noProof/>
          </w:rPr>
          <w:t>3.4</w:t>
        </w:r>
        <w:r>
          <w:rPr>
            <w:rFonts w:eastAsiaTheme="minorEastAsia" w:cstheme="minorBidi"/>
            <w:smallCaps w:val="0"/>
            <w:noProof/>
            <w:kern w:val="2"/>
            <w:sz w:val="24"/>
            <w:szCs w:val="24"/>
            <w:lang w:eastAsia="en-AU"/>
            <w14:ligatures w14:val="standardContextual"/>
          </w:rPr>
          <w:tab/>
        </w:r>
        <w:r w:rsidRPr="001474D6">
          <w:rPr>
            <w:rStyle w:val="Hyperlink"/>
            <w:noProof/>
          </w:rPr>
          <w:t>Metadata Structure</w:t>
        </w:r>
        <w:r>
          <w:rPr>
            <w:noProof/>
            <w:webHidden/>
          </w:rPr>
          <w:tab/>
        </w:r>
        <w:r>
          <w:rPr>
            <w:noProof/>
            <w:webHidden/>
          </w:rPr>
          <w:fldChar w:fldCharType="begin"/>
        </w:r>
        <w:r>
          <w:rPr>
            <w:noProof/>
            <w:webHidden/>
          </w:rPr>
          <w:instrText xml:space="preserve"> PAGEREF _Toc227142055 \h </w:instrText>
        </w:r>
        <w:r>
          <w:rPr>
            <w:noProof/>
            <w:webHidden/>
          </w:rPr>
        </w:r>
        <w:r>
          <w:rPr>
            <w:noProof/>
            <w:webHidden/>
          </w:rPr>
          <w:fldChar w:fldCharType="separate"/>
        </w:r>
        <w:r>
          <w:rPr>
            <w:noProof/>
            <w:webHidden/>
          </w:rPr>
          <w:t>27</w:t>
        </w:r>
        <w:r>
          <w:rPr>
            <w:noProof/>
            <w:webHidden/>
          </w:rPr>
          <w:fldChar w:fldCharType="end"/>
        </w:r>
      </w:hyperlink>
    </w:p>
    <w:p w14:paraId="76F6B6D8" w14:textId="68F81BA7"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6" w:history="1">
        <w:r w:rsidRPr="001474D6">
          <w:rPr>
            <w:rStyle w:val="Hyperlink"/>
            <w:noProof/>
          </w:rPr>
          <w:t>3.5</w:t>
        </w:r>
        <w:r>
          <w:rPr>
            <w:rFonts w:eastAsiaTheme="minorEastAsia" w:cstheme="minorBidi"/>
            <w:smallCaps w:val="0"/>
            <w:noProof/>
            <w:kern w:val="2"/>
            <w:sz w:val="24"/>
            <w:szCs w:val="24"/>
            <w:lang w:eastAsia="en-AU"/>
            <w14:ligatures w14:val="standardContextual"/>
          </w:rPr>
          <w:tab/>
        </w:r>
        <w:r w:rsidRPr="001474D6">
          <w:rPr>
            <w:rStyle w:val="Hyperlink"/>
            <w:noProof/>
          </w:rPr>
          <w:t>Data Persistence/Medallion Architecture</w:t>
        </w:r>
        <w:r>
          <w:rPr>
            <w:noProof/>
            <w:webHidden/>
          </w:rPr>
          <w:tab/>
        </w:r>
        <w:r>
          <w:rPr>
            <w:noProof/>
            <w:webHidden/>
          </w:rPr>
          <w:fldChar w:fldCharType="begin"/>
        </w:r>
        <w:r>
          <w:rPr>
            <w:noProof/>
            <w:webHidden/>
          </w:rPr>
          <w:instrText xml:space="preserve"> PAGEREF _Toc227142056 \h </w:instrText>
        </w:r>
        <w:r>
          <w:rPr>
            <w:noProof/>
            <w:webHidden/>
          </w:rPr>
        </w:r>
        <w:r>
          <w:rPr>
            <w:noProof/>
            <w:webHidden/>
          </w:rPr>
          <w:fldChar w:fldCharType="separate"/>
        </w:r>
        <w:r>
          <w:rPr>
            <w:noProof/>
            <w:webHidden/>
          </w:rPr>
          <w:t>28</w:t>
        </w:r>
        <w:r>
          <w:rPr>
            <w:noProof/>
            <w:webHidden/>
          </w:rPr>
          <w:fldChar w:fldCharType="end"/>
        </w:r>
      </w:hyperlink>
    </w:p>
    <w:p w14:paraId="71D17C38" w14:textId="551AE62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7" w:history="1">
        <w:r w:rsidRPr="001474D6">
          <w:rPr>
            <w:rStyle w:val="Hyperlink"/>
            <w:noProof/>
          </w:rPr>
          <w:t>3.6</w:t>
        </w:r>
        <w:r>
          <w:rPr>
            <w:rFonts w:eastAsiaTheme="minorEastAsia" w:cstheme="minorBidi"/>
            <w:smallCaps w:val="0"/>
            <w:noProof/>
            <w:kern w:val="2"/>
            <w:sz w:val="24"/>
            <w:szCs w:val="24"/>
            <w:lang w:eastAsia="en-AU"/>
            <w14:ligatures w14:val="standardContextual"/>
          </w:rPr>
          <w:tab/>
        </w:r>
        <w:r w:rsidRPr="001474D6">
          <w:rPr>
            <w:rStyle w:val="Hyperlink"/>
            <w:noProof/>
          </w:rPr>
          <w:t>Data Transformation</w:t>
        </w:r>
        <w:r>
          <w:rPr>
            <w:noProof/>
            <w:webHidden/>
          </w:rPr>
          <w:tab/>
        </w:r>
        <w:r>
          <w:rPr>
            <w:noProof/>
            <w:webHidden/>
          </w:rPr>
          <w:fldChar w:fldCharType="begin"/>
        </w:r>
        <w:r>
          <w:rPr>
            <w:noProof/>
            <w:webHidden/>
          </w:rPr>
          <w:instrText xml:space="preserve"> PAGEREF _Toc227142057 \h </w:instrText>
        </w:r>
        <w:r>
          <w:rPr>
            <w:noProof/>
            <w:webHidden/>
          </w:rPr>
        </w:r>
        <w:r>
          <w:rPr>
            <w:noProof/>
            <w:webHidden/>
          </w:rPr>
          <w:fldChar w:fldCharType="separate"/>
        </w:r>
        <w:r>
          <w:rPr>
            <w:noProof/>
            <w:webHidden/>
          </w:rPr>
          <w:t>35</w:t>
        </w:r>
        <w:r>
          <w:rPr>
            <w:noProof/>
            <w:webHidden/>
          </w:rPr>
          <w:fldChar w:fldCharType="end"/>
        </w:r>
      </w:hyperlink>
    </w:p>
    <w:p w14:paraId="0C976503" w14:textId="0E33917E"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8" w:history="1">
        <w:r w:rsidRPr="001474D6">
          <w:rPr>
            <w:rStyle w:val="Hyperlink"/>
            <w:noProof/>
          </w:rPr>
          <w:t>3.7</w:t>
        </w:r>
        <w:r>
          <w:rPr>
            <w:rFonts w:eastAsiaTheme="minorEastAsia" w:cstheme="minorBidi"/>
            <w:smallCaps w:val="0"/>
            <w:noProof/>
            <w:kern w:val="2"/>
            <w:sz w:val="24"/>
            <w:szCs w:val="24"/>
            <w:lang w:eastAsia="en-AU"/>
            <w14:ligatures w14:val="standardContextual"/>
          </w:rPr>
          <w:tab/>
        </w:r>
        <w:r w:rsidRPr="001474D6">
          <w:rPr>
            <w:rStyle w:val="Hyperlink"/>
            <w:noProof/>
          </w:rPr>
          <w:t>Alerting and Notifications</w:t>
        </w:r>
        <w:r>
          <w:rPr>
            <w:noProof/>
            <w:webHidden/>
          </w:rPr>
          <w:tab/>
        </w:r>
        <w:r>
          <w:rPr>
            <w:noProof/>
            <w:webHidden/>
          </w:rPr>
          <w:fldChar w:fldCharType="begin"/>
        </w:r>
        <w:r>
          <w:rPr>
            <w:noProof/>
            <w:webHidden/>
          </w:rPr>
          <w:instrText xml:space="preserve"> PAGEREF _Toc227142058 \h </w:instrText>
        </w:r>
        <w:r>
          <w:rPr>
            <w:noProof/>
            <w:webHidden/>
          </w:rPr>
        </w:r>
        <w:r>
          <w:rPr>
            <w:noProof/>
            <w:webHidden/>
          </w:rPr>
          <w:fldChar w:fldCharType="separate"/>
        </w:r>
        <w:r>
          <w:rPr>
            <w:noProof/>
            <w:webHidden/>
          </w:rPr>
          <w:t>39</w:t>
        </w:r>
        <w:r>
          <w:rPr>
            <w:noProof/>
            <w:webHidden/>
          </w:rPr>
          <w:fldChar w:fldCharType="end"/>
        </w:r>
      </w:hyperlink>
    </w:p>
    <w:p w14:paraId="270AD086" w14:textId="0F50EABE"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9" w:history="1">
        <w:r w:rsidRPr="001474D6">
          <w:rPr>
            <w:rStyle w:val="Hyperlink"/>
            <w:noProof/>
          </w:rPr>
          <w:t>3.8</w:t>
        </w:r>
        <w:r>
          <w:rPr>
            <w:rFonts w:eastAsiaTheme="minorEastAsia" w:cstheme="minorBidi"/>
            <w:smallCaps w:val="0"/>
            <w:noProof/>
            <w:kern w:val="2"/>
            <w:sz w:val="24"/>
            <w:szCs w:val="24"/>
            <w:lang w:eastAsia="en-AU"/>
            <w14:ligatures w14:val="standardContextual"/>
          </w:rPr>
          <w:tab/>
        </w:r>
        <w:r w:rsidRPr="001474D6">
          <w:rPr>
            <w:rStyle w:val="Hyperlink"/>
            <w:noProof/>
          </w:rPr>
          <w:t>Azure Repos</w:t>
        </w:r>
        <w:r>
          <w:rPr>
            <w:noProof/>
            <w:webHidden/>
          </w:rPr>
          <w:tab/>
        </w:r>
        <w:r>
          <w:rPr>
            <w:noProof/>
            <w:webHidden/>
          </w:rPr>
          <w:fldChar w:fldCharType="begin"/>
        </w:r>
        <w:r>
          <w:rPr>
            <w:noProof/>
            <w:webHidden/>
          </w:rPr>
          <w:instrText xml:space="preserve"> PAGEREF _Toc227142059 \h </w:instrText>
        </w:r>
        <w:r>
          <w:rPr>
            <w:noProof/>
            <w:webHidden/>
          </w:rPr>
        </w:r>
        <w:r>
          <w:rPr>
            <w:noProof/>
            <w:webHidden/>
          </w:rPr>
          <w:fldChar w:fldCharType="separate"/>
        </w:r>
        <w:r>
          <w:rPr>
            <w:noProof/>
            <w:webHidden/>
          </w:rPr>
          <w:t>41</w:t>
        </w:r>
        <w:r>
          <w:rPr>
            <w:noProof/>
            <w:webHidden/>
          </w:rPr>
          <w:fldChar w:fldCharType="end"/>
        </w:r>
      </w:hyperlink>
    </w:p>
    <w:p w14:paraId="64EE7381" w14:textId="6E56FCA3"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60" w:history="1">
        <w:r w:rsidRPr="001474D6">
          <w:rPr>
            <w:rStyle w:val="Hyperlink"/>
            <w:noProof/>
          </w:rPr>
          <w:t>4</w:t>
        </w:r>
        <w:r>
          <w:rPr>
            <w:rFonts w:eastAsiaTheme="minorEastAsia" w:cstheme="minorBidi"/>
            <w:b w:val="0"/>
            <w:bCs w:val="0"/>
            <w:caps w:val="0"/>
            <w:noProof/>
            <w:kern w:val="2"/>
            <w:sz w:val="24"/>
            <w:szCs w:val="24"/>
            <w:lang w:eastAsia="en-AU"/>
            <w14:ligatures w14:val="standardContextual"/>
          </w:rPr>
          <w:tab/>
        </w:r>
        <w:r w:rsidRPr="001474D6">
          <w:rPr>
            <w:rStyle w:val="Hyperlink"/>
            <w:noProof/>
          </w:rPr>
          <w:t>Platform Operational Pillars</w:t>
        </w:r>
        <w:r>
          <w:rPr>
            <w:noProof/>
            <w:webHidden/>
          </w:rPr>
          <w:tab/>
        </w:r>
        <w:r>
          <w:rPr>
            <w:noProof/>
            <w:webHidden/>
          </w:rPr>
          <w:fldChar w:fldCharType="begin"/>
        </w:r>
        <w:r>
          <w:rPr>
            <w:noProof/>
            <w:webHidden/>
          </w:rPr>
          <w:instrText xml:space="preserve"> PAGEREF _Toc227142060 \h </w:instrText>
        </w:r>
        <w:r>
          <w:rPr>
            <w:noProof/>
            <w:webHidden/>
          </w:rPr>
        </w:r>
        <w:r>
          <w:rPr>
            <w:noProof/>
            <w:webHidden/>
          </w:rPr>
          <w:fldChar w:fldCharType="separate"/>
        </w:r>
        <w:r>
          <w:rPr>
            <w:noProof/>
            <w:webHidden/>
          </w:rPr>
          <w:t>42</w:t>
        </w:r>
        <w:r>
          <w:rPr>
            <w:noProof/>
            <w:webHidden/>
          </w:rPr>
          <w:fldChar w:fldCharType="end"/>
        </w:r>
      </w:hyperlink>
    </w:p>
    <w:p w14:paraId="2AD1F900" w14:textId="608C7A0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1" w:history="1">
        <w:r w:rsidRPr="001474D6">
          <w:rPr>
            <w:rStyle w:val="Hyperlink"/>
            <w:noProof/>
          </w:rPr>
          <w:t>4.1</w:t>
        </w:r>
        <w:r>
          <w:rPr>
            <w:rFonts w:eastAsiaTheme="minorEastAsia" w:cstheme="minorBidi"/>
            <w:smallCaps w:val="0"/>
            <w:noProof/>
            <w:kern w:val="2"/>
            <w:sz w:val="24"/>
            <w:szCs w:val="24"/>
            <w:lang w:eastAsia="en-AU"/>
            <w14:ligatures w14:val="standardContextual"/>
          </w:rPr>
          <w:tab/>
        </w:r>
        <w:r w:rsidRPr="001474D6">
          <w:rPr>
            <w:rStyle w:val="Hyperlink"/>
            <w:noProof/>
          </w:rPr>
          <w:t>Data Governance</w:t>
        </w:r>
        <w:r>
          <w:rPr>
            <w:noProof/>
            <w:webHidden/>
          </w:rPr>
          <w:tab/>
        </w:r>
        <w:r>
          <w:rPr>
            <w:noProof/>
            <w:webHidden/>
          </w:rPr>
          <w:fldChar w:fldCharType="begin"/>
        </w:r>
        <w:r>
          <w:rPr>
            <w:noProof/>
            <w:webHidden/>
          </w:rPr>
          <w:instrText xml:space="preserve"> PAGEREF _Toc227142061 \h </w:instrText>
        </w:r>
        <w:r>
          <w:rPr>
            <w:noProof/>
            <w:webHidden/>
          </w:rPr>
        </w:r>
        <w:r>
          <w:rPr>
            <w:noProof/>
            <w:webHidden/>
          </w:rPr>
          <w:fldChar w:fldCharType="separate"/>
        </w:r>
        <w:r>
          <w:rPr>
            <w:noProof/>
            <w:webHidden/>
          </w:rPr>
          <w:t>42</w:t>
        </w:r>
        <w:r>
          <w:rPr>
            <w:noProof/>
            <w:webHidden/>
          </w:rPr>
          <w:fldChar w:fldCharType="end"/>
        </w:r>
      </w:hyperlink>
    </w:p>
    <w:p w14:paraId="544A465F" w14:textId="177C5A13"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2" w:history="1">
        <w:r w:rsidRPr="001474D6">
          <w:rPr>
            <w:rStyle w:val="Hyperlink"/>
            <w:noProof/>
          </w:rPr>
          <w:t>4.2</w:t>
        </w:r>
        <w:r>
          <w:rPr>
            <w:rFonts w:eastAsiaTheme="minorEastAsia" w:cstheme="minorBidi"/>
            <w:smallCaps w:val="0"/>
            <w:noProof/>
            <w:kern w:val="2"/>
            <w:sz w:val="24"/>
            <w:szCs w:val="24"/>
            <w:lang w:eastAsia="en-AU"/>
            <w14:ligatures w14:val="standardContextual"/>
          </w:rPr>
          <w:tab/>
        </w:r>
        <w:r w:rsidRPr="001474D6">
          <w:rPr>
            <w:rStyle w:val="Hyperlink"/>
            <w:noProof/>
          </w:rPr>
          <w:t>Data Quality</w:t>
        </w:r>
        <w:r>
          <w:rPr>
            <w:noProof/>
            <w:webHidden/>
          </w:rPr>
          <w:tab/>
        </w:r>
        <w:r>
          <w:rPr>
            <w:noProof/>
            <w:webHidden/>
          </w:rPr>
          <w:fldChar w:fldCharType="begin"/>
        </w:r>
        <w:r>
          <w:rPr>
            <w:noProof/>
            <w:webHidden/>
          </w:rPr>
          <w:instrText xml:space="preserve"> PAGEREF _Toc227142062 \h </w:instrText>
        </w:r>
        <w:r>
          <w:rPr>
            <w:noProof/>
            <w:webHidden/>
          </w:rPr>
        </w:r>
        <w:r>
          <w:rPr>
            <w:noProof/>
            <w:webHidden/>
          </w:rPr>
          <w:fldChar w:fldCharType="separate"/>
        </w:r>
        <w:r>
          <w:rPr>
            <w:noProof/>
            <w:webHidden/>
          </w:rPr>
          <w:t>43</w:t>
        </w:r>
        <w:r>
          <w:rPr>
            <w:noProof/>
            <w:webHidden/>
          </w:rPr>
          <w:fldChar w:fldCharType="end"/>
        </w:r>
      </w:hyperlink>
    </w:p>
    <w:p w14:paraId="407A8E64" w14:textId="27F08F1F"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3" w:history="1">
        <w:r w:rsidRPr="001474D6">
          <w:rPr>
            <w:rStyle w:val="Hyperlink"/>
            <w:noProof/>
          </w:rPr>
          <w:t>4.3</w:t>
        </w:r>
        <w:r>
          <w:rPr>
            <w:rFonts w:eastAsiaTheme="minorEastAsia" w:cstheme="minorBidi"/>
            <w:smallCaps w:val="0"/>
            <w:noProof/>
            <w:kern w:val="2"/>
            <w:sz w:val="24"/>
            <w:szCs w:val="24"/>
            <w:lang w:eastAsia="en-AU"/>
            <w14:ligatures w14:val="standardContextual"/>
          </w:rPr>
          <w:tab/>
        </w:r>
        <w:r w:rsidRPr="001474D6">
          <w:rPr>
            <w:rStyle w:val="Hyperlink"/>
            <w:noProof/>
          </w:rPr>
          <w:t>Data Security</w:t>
        </w:r>
        <w:r>
          <w:rPr>
            <w:noProof/>
            <w:webHidden/>
          </w:rPr>
          <w:tab/>
        </w:r>
        <w:r>
          <w:rPr>
            <w:noProof/>
            <w:webHidden/>
          </w:rPr>
          <w:fldChar w:fldCharType="begin"/>
        </w:r>
        <w:r>
          <w:rPr>
            <w:noProof/>
            <w:webHidden/>
          </w:rPr>
          <w:instrText xml:space="preserve"> PAGEREF _Toc227142063 \h </w:instrText>
        </w:r>
        <w:r>
          <w:rPr>
            <w:noProof/>
            <w:webHidden/>
          </w:rPr>
        </w:r>
        <w:r>
          <w:rPr>
            <w:noProof/>
            <w:webHidden/>
          </w:rPr>
          <w:fldChar w:fldCharType="separate"/>
        </w:r>
        <w:r>
          <w:rPr>
            <w:noProof/>
            <w:webHidden/>
          </w:rPr>
          <w:t>44</w:t>
        </w:r>
        <w:r>
          <w:rPr>
            <w:noProof/>
            <w:webHidden/>
          </w:rPr>
          <w:fldChar w:fldCharType="end"/>
        </w:r>
      </w:hyperlink>
    </w:p>
    <w:p w14:paraId="38B5710A" w14:textId="2D99D990"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4" w:history="1">
        <w:r w:rsidRPr="001474D6">
          <w:rPr>
            <w:rStyle w:val="Hyperlink"/>
            <w:noProof/>
          </w:rPr>
          <w:t>4.4</w:t>
        </w:r>
        <w:r>
          <w:rPr>
            <w:rFonts w:eastAsiaTheme="minorEastAsia" w:cstheme="minorBidi"/>
            <w:smallCaps w:val="0"/>
            <w:noProof/>
            <w:kern w:val="2"/>
            <w:sz w:val="24"/>
            <w:szCs w:val="24"/>
            <w:lang w:eastAsia="en-AU"/>
            <w14:ligatures w14:val="standardContextual"/>
          </w:rPr>
          <w:tab/>
        </w:r>
        <w:r w:rsidRPr="001474D6">
          <w:rPr>
            <w:rStyle w:val="Hyperlink"/>
            <w:noProof/>
          </w:rPr>
          <w:t>EntraID (AAD) Security Groups for Fabric access</w:t>
        </w:r>
        <w:r>
          <w:rPr>
            <w:noProof/>
            <w:webHidden/>
          </w:rPr>
          <w:tab/>
        </w:r>
        <w:r>
          <w:rPr>
            <w:noProof/>
            <w:webHidden/>
          </w:rPr>
          <w:fldChar w:fldCharType="begin"/>
        </w:r>
        <w:r>
          <w:rPr>
            <w:noProof/>
            <w:webHidden/>
          </w:rPr>
          <w:instrText xml:space="preserve"> PAGEREF _Toc227142064 \h </w:instrText>
        </w:r>
        <w:r>
          <w:rPr>
            <w:noProof/>
            <w:webHidden/>
          </w:rPr>
        </w:r>
        <w:r>
          <w:rPr>
            <w:noProof/>
            <w:webHidden/>
          </w:rPr>
          <w:fldChar w:fldCharType="separate"/>
        </w:r>
        <w:r>
          <w:rPr>
            <w:noProof/>
            <w:webHidden/>
          </w:rPr>
          <w:t>45</w:t>
        </w:r>
        <w:r>
          <w:rPr>
            <w:noProof/>
            <w:webHidden/>
          </w:rPr>
          <w:fldChar w:fldCharType="end"/>
        </w:r>
      </w:hyperlink>
    </w:p>
    <w:p w14:paraId="23BE56E4" w14:textId="58D58FC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5" w:history="1">
        <w:r w:rsidRPr="001474D6">
          <w:rPr>
            <w:rStyle w:val="Hyperlink"/>
            <w:noProof/>
          </w:rPr>
          <w:t>4.5</w:t>
        </w:r>
        <w:r>
          <w:rPr>
            <w:rFonts w:eastAsiaTheme="minorEastAsia" w:cstheme="minorBidi"/>
            <w:smallCaps w:val="0"/>
            <w:noProof/>
            <w:kern w:val="2"/>
            <w:sz w:val="24"/>
            <w:szCs w:val="24"/>
            <w:lang w:eastAsia="en-AU"/>
            <w14:ligatures w14:val="standardContextual"/>
          </w:rPr>
          <w:tab/>
        </w:r>
        <w:r w:rsidRPr="001474D6">
          <w:rPr>
            <w:rStyle w:val="Hyperlink"/>
            <w:noProof/>
          </w:rPr>
          <w:t>Data Access / Semantic Layer</w:t>
        </w:r>
        <w:r>
          <w:rPr>
            <w:noProof/>
            <w:webHidden/>
          </w:rPr>
          <w:tab/>
        </w:r>
        <w:r>
          <w:rPr>
            <w:noProof/>
            <w:webHidden/>
          </w:rPr>
          <w:fldChar w:fldCharType="begin"/>
        </w:r>
        <w:r>
          <w:rPr>
            <w:noProof/>
            <w:webHidden/>
          </w:rPr>
          <w:instrText xml:space="preserve"> PAGEREF _Toc227142065 \h </w:instrText>
        </w:r>
        <w:r>
          <w:rPr>
            <w:noProof/>
            <w:webHidden/>
          </w:rPr>
        </w:r>
        <w:r>
          <w:rPr>
            <w:noProof/>
            <w:webHidden/>
          </w:rPr>
          <w:fldChar w:fldCharType="separate"/>
        </w:r>
        <w:r>
          <w:rPr>
            <w:noProof/>
            <w:webHidden/>
          </w:rPr>
          <w:t>45</w:t>
        </w:r>
        <w:r>
          <w:rPr>
            <w:noProof/>
            <w:webHidden/>
          </w:rPr>
          <w:fldChar w:fldCharType="end"/>
        </w:r>
      </w:hyperlink>
    </w:p>
    <w:p w14:paraId="58181C87" w14:textId="75C060C2"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6" w:history="1">
        <w:r w:rsidRPr="001474D6">
          <w:rPr>
            <w:rStyle w:val="Hyperlink"/>
            <w:noProof/>
          </w:rPr>
          <w:t>4.6</w:t>
        </w:r>
        <w:r>
          <w:rPr>
            <w:rFonts w:eastAsiaTheme="minorEastAsia" w:cstheme="minorBidi"/>
            <w:smallCaps w:val="0"/>
            <w:noProof/>
            <w:kern w:val="2"/>
            <w:sz w:val="24"/>
            <w:szCs w:val="24"/>
            <w:lang w:eastAsia="en-AU"/>
            <w14:ligatures w14:val="standardContextual"/>
          </w:rPr>
          <w:tab/>
        </w:r>
        <w:r w:rsidRPr="001474D6">
          <w:rPr>
            <w:rStyle w:val="Hyperlink"/>
            <w:noProof/>
          </w:rPr>
          <w:t>Scalability and Performance</w:t>
        </w:r>
        <w:r>
          <w:rPr>
            <w:noProof/>
            <w:webHidden/>
          </w:rPr>
          <w:tab/>
        </w:r>
        <w:r>
          <w:rPr>
            <w:noProof/>
            <w:webHidden/>
          </w:rPr>
          <w:fldChar w:fldCharType="begin"/>
        </w:r>
        <w:r>
          <w:rPr>
            <w:noProof/>
            <w:webHidden/>
          </w:rPr>
          <w:instrText xml:space="preserve"> PAGEREF _Toc227142066 \h </w:instrText>
        </w:r>
        <w:r>
          <w:rPr>
            <w:noProof/>
            <w:webHidden/>
          </w:rPr>
        </w:r>
        <w:r>
          <w:rPr>
            <w:noProof/>
            <w:webHidden/>
          </w:rPr>
          <w:fldChar w:fldCharType="separate"/>
        </w:r>
        <w:r>
          <w:rPr>
            <w:noProof/>
            <w:webHidden/>
          </w:rPr>
          <w:t>46</w:t>
        </w:r>
        <w:r>
          <w:rPr>
            <w:noProof/>
            <w:webHidden/>
          </w:rPr>
          <w:fldChar w:fldCharType="end"/>
        </w:r>
      </w:hyperlink>
    </w:p>
    <w:p w14:paraId="300B4D9F" w14:textId="5168E19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7" w:history="1">
        <w:r w:rsidRPr="001474D6">
          <w:rPr>
            <w:rStyle w:val="Hyperlink"/>
            <w:noProof/>
          </w:rPr>
          <w:t>4.7</w:t>
        </w:r>
        <w:r>
          <w:rPr>
            <w:rFonts w:eastAsiaTheme="minorEastAsia" w:cstheme="minorBidi"/>
            <w:smallCaps w:val="0"/>
            <w:noProof/>
            <w:kern w:val="2"/>
            <w:sz w:val="24"/>
            <w:szCs w:val="24"/>
            <w:lang w:eastAsia="en-AU"/>
            <w14:ligatures w14:val="standardContextual"/>
          </w:rPr>
          <w:tab/>
        </w:r>
        <w:r w:rsidRPr="001474D6">
          <w:rPr>
            <w:rStyle w:val="Hyperlink"/>
            <w:noProof/>
          </w:rPr>
          <w:t>Data Consistency and Validation</w:t>
        </w:r>
        <w:r>
          <w:rPr>
            <w:noProof/>
            <w:webHidden/>
          </w:rPr>
          <w:tab/>
        </w:r>
        <w:r>
          <w:rPr>
            <w:noProof/>
            <w:webHidden/>
          </w:rPr>
          <w:fldChar w:fldCharType="begin"/>
        </w:r>
        <w:r>
          <w:rPr>
            <w:noProof/>
            <w:webHidden/>
          </w:rPr>
          <w:instrText xml:space="preserve"> PAGEREF _Toc227142067 \h </w:instrText>
        </w:r>
        <w:r>
          <w:rPr>
            <w:noProof/>
            <w:webHidden/>
          </w:rPr>
        </w:r>
        <w:r>
          <w:rPr>
            <w:noProof/>
            <w:webHidden/>
          </w:rPr>
          <w:fldChar w:fldCharType="separate"/>
        </w:r>
        <w:r>
          <w:rPr>
            <w:noProof/>
            <w:webHidden/>
          </w:rPr>
          <w:t>48</w:t>
        </w:r>
        <w:r>
          <w:rPr>
            <w:noProof/>
            <w:webHidden/>
          </w:rPr>
          <w:fldChar w:fldCharType="end"/>
        </w:r>
      </w:hyperlink>
    </w:p>
    <w:p w14:paraId="3CAD99CA" w14:textId="660C158F"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8" w:history="1">
        <w:r w:rsidRPr="001474D6">
          <w:rPr>
            <w:rStyle w:val="Hyperlink"/>
            <w:noProof/>
          </w:rPr>
          <w:t>4.8</w:t>
        </w:r>
        <w:r>
          <w:rPr>
            <w:rFonts w:eastAsiaTheme="minorEastAsia" w:cstheme="minorBidi"/>
            <w:smallCaps w:val="0"/>
            <w:noProof/>
            <w:kern w:val="2"/>
            <w:sz w:val="24"/>
            <w:szCs w:val="24"/>
            <w:lang w:eastAsia="en-AU"/>
            <w14:ligatures w14:val="standardContextual"/>
          </w:rPr>
          <w:tab/>
        </w:r>
        <w:r w:rsidRPr="001474D6">
          <w:rPr>
            <w:rStyle w:val="Hyperlink"/>
            <w:noProof/>
          </w:rPr>
          <w:t>Observability and Monitoring</w:t>
        </w:r>
        <w:r>
          <w:rPr>
            <w:noProof/>
            <w:webHidden/>
          </w:rPr>
          <w:tab/>
        </w:r>
        <w:r>
          <w:rPr>
            <w:noProof/>
            <w:webHidden/>
          </w:rPr>
          <w:fldChar w:fldCharType="begin"/>
        </w:r>
        <w:r>
          <w:rPr>
            <w:noProof/>
            <w:webHidden/>
          </w:rPr>
          <w:instrText xml:space="preserve"> PAGEREF _Toc227142068 \h </w:instrText>
        </w:r>
        <w:r>
          <w:rPr>
            <w:noProof/>
            <w:webHidden/>
          </w:rPr>
        </w:r>
        <w:r>
          <w:rPr>
            <w:noProof/>
            <w:webHidden/>
          </w:rPr>
          <w:fldChar w:fldCharType="separate"/>
        </w:r>
        <w:r>
          <w:rPr>
            <w:noProof/>
            <w:webHidden/>
          </w:rPr>
          <w:t>49</w:t>
        </w:r>
        <w:r>
          <w:rPr>
            <w:noProof/>
            <w:webHidden/>
          </w:rPr>
          <w:fldChar w:fldCharType="end"/>
        </w:r>
      </w:hyperlink>
    </w:p>
    <w:p w14:paraId="6AF1A9BB" w14:textId="477BED22"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9" w:history="1">
        <w:r w:rsidRPr="001474D6">
          <w:rPr>
            <w:rStyle w:val="Hyperlink"/>
            <w:noProof/>
          </w:rPr>
          <w:t>4.9</w:t>
        </w:r>
        <w:r>
          <w:rPr>
            <w:rFonts w:eastAsiaTheme="minorEastAsia" w:cstheme="minorBidi"/>
            <w:smallCaps w:val="0"/>
            <w:noProof/>
            <w:kern w:val="2"/>
            <w:sz w:val="24"/>
            <w:szCs w:val="24"/>
            <w:lang w:eastAsia="en-AU"/>
            <w14:ligatures w14:val="standardContextual"/>
          </w:rPr>
          <w:tab/>
        </w:r>
        <w:r w:rsidRPr="001474D6">
          <w:rPr>
            <w:rStyle w:val="Hyperlink"/>
            <w:noProof/>
          </w:rPr>
          <w:t>Cost Management</w:t>
        </w:r>
        <w:r>
          <w:rPr>
            <w:noProof/>
            <w:webHidden/>
          </w:rPr>
          <w:tab/>
        </w:r>
        <w:r>
          <w:rPr>
            <w:noProof/>
            <w:webHidden/>
          </w:rPr>
          <w:fldChar w:fldCharType="begin"/>
        </w:r>
        <w:r>
          <w:rPr>
            <w:noProof/>
            <w:webHidden/>
          </w:rPr>
          <w:instrText xml:space="preserve"> PAGEREF _Toc227142069 \h </w:instrText>
        </w:r>
        <w:r>
          <w:rPr>
            <w:noProof/>
            <w:webHidden/>
          </w:rPr>
        </w:r>
        <w:r>
          <w:rPr>
            <w:noProof/>
            <w:webHidden/>
          </w:rPr>
          <w:fldChar w:fldCharType="separate"/>
        </w:r>
        <w:r>
          <w:rPr>
            <w:noProof/>
            <w:webHidden/>
          </w:rPr>
          <w:t>50</w:t>
        </w:r>
        <w:r>
          <w:rPr>
            <w:noProof/>
            <w:webHidden/>
          </w:rPr>
          <w:fldChar w:fldCharType="end"/>
        </w:r>
      </w:hyperlink>
    </w:p>
    <w:p w14:paraId="5409527C" w14:textId="0ECD85D1"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0" w:history="1">
        <w:r w:rsidRPr="001474D6">
          <w:rPr>
            <w:rStyle w:val="Hyperlink"/>
            <w:noProof/>
          </w:rPr>
          <w:t>4.10</w:t>
        </w:r>
        <w:r>
          <w:rPr>
            <w:rFonts w:eastAsiaTheme="minorEastAsia" w:cstheme="minorBidi"/>
            <w:smallCaps w:val="0"/>
            <w:noProof/>
            <w:kern w:val="2"/>
            <w:sz w:val="24"/>
            <w:szCs w:val="24"/>
            <w:lang w:eastAsia="en-AU"/>
            <w14:ligatures w14:val="standardContextual"/>
          </w:rPr>
          <w:tab/>
        </w:r>
        <w:r w:rsidRPr="001474D6">
          <w:rPr>
            <w:rStyle w:val="Hyperlink"/>
            <w:noProof/>
          </w:rPr>
          <w:t>Interoperability and Integration</w:t>
        </w:r>
        <w:r>
          <w:rPr>
            <w:noProof/>
            <w:webHidden/>
          </w:rPr>
          <w:tab/>
        </w:r>
        <w:r>
          <w:rPr>
            <w:noProof/>
            <w:webHidden/>
          </w:rPr>
          <w:fldChar w:fldCharType="begin"/>
        </w:r>
        <w:r>
          <w:rPr>
            <w:noProof/>
            <w:webHidden/>
          </w:rPr>
          <w:instrText xml:space="preserve"> PAGEREF _Toc227142070 \h </w:instrText>
        </w:r>
        <w:r>
          <w:rPr>
            <w:noProof/>
            <w:webHidden/>
          </w:rPr>
        </w:r>
        <w:r>
          <w:rPr>
            <w:noProof/>
            <w:webHidden/>
          </w:rPr>
          <w:fldChar w:fldCharType="separate"/>
        </w:r>
        <w:r>
          <w:rPr>
            <w:noProof/>
            <w:webHidden/>
          </w:rPr>
          <w:t>52</w:t>
        </w:r>
        <w:r>
          <w:rPr>
            <w:noProof/>
            <w:webHidden/>
          </w:rPr>
          <w:fldChar w:fldCharType="end"/>
        </w:r>
      </w:hyperlink>
    </w:p>
    <w:p w14:paraId="04AE3A17" w14:textId="199171A5"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71" w:history="1">
        <w:r w:rsidRPr="001474D6">
          <w:rPr>
            <w:rStyle w:val="Hyperlink"/>
            <w:noProof/>
          </w:rPr>
          <w:t>5</w:t>
        </w:r>
        <w:r>
          <w:rPr>
            <w:rFonts w:eastAsiaTheme="minorEastAsia" w:cstheme="minorBidi"/>
            <w:b w:val="0"/>
            <w:bCs w:val="0"/>
            <w:caps w:val="0"/>
            <w:noProof/>
            <w:kern w:val="2"/>
            <w:sz w:val="24"/>
            <w:szCs w:val="24"/>
            <w:lang w:eastAsia="en-AU"/>
            <w14:ligatures w14:val="standardContextual"/>
          </w:rPr>
          <w:tab/>
        </w:r>
        <w:r w:rsidRPr="001474D6">
          <w:rPr>
            <w:rStyle w:val="Hyperlink"/>
            <w:noProof/>
          </w:rPr>
          <w:t>Use-cases</w:t>
        </w:r>
        <w:r>
          <w:rPr>
            <w:noProof/>
            <w:webHidden/>
          </w:rPr>
          <w:tab/>
        </w:r>
        <w:r>
          <w:rPr>
            <w:noProof/>
            <w:webHidden/>
          </w:rPr>
          <w:fldChar w:fldCharType="begin"/>
        </w:r>
        <w:r>
          <w:rPr>
            <w:noProof/>
            <w:webHidden/>
          </w:rPr>
          <w:instrText xml:space="preserve"> PAGEREF _Toc227142071 \h </w:instrText>
        </w:r>
        <w:r>
          <w:rPr>
            <w:noProof/>
            <w:webHidden/>
          </w:rPr>
        </w:r>
        <w:r>
          <w:rPr>
            <w:noProof/>
            <w:webHidden/>
          </w:rPr>
          <w:fldChar w:fldCharType="separate"/>
        </w:r>
        <w:r>
          <w:rPr>
            <w:noProof/>
            <w:webHidden/>
          </w:rPr>
          <w:t>53</w:t>
        </w:r>
        <w:r>
          <w:rPr>
            <w:noProof/>
            <w:webHidden/>
          </w:rPr>
          <w:fldChar w:fldCharType="end"/>
        </w:r>
      </w:hyperlink>
    </w:p>
    <w:p w14:paraId="2AF72C12" w14:textId="4779B871"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2" w:history="1">
        <w:r w:rsidRPr="001474D6">
          <w:rPr>
            <w:rStyle w:val="Hyperlink"/>
            <w:noProof/>
          </w:rPr>
          <w:t>5.1</w:t>
        </w:r>
        <w:r>
          <w:rPr>
            <w:rFonts w:eastAsiaTheme="minorEastAsia" w:cstheme="minorBidi"/>
            <w:smallCaps w:val="0"/>
            <w:noProof/>
            <w:kern w:val="2"/>
            <w:sz w:val="24"/>
            <w:szCs w:val="24"/>
            <w:lang w:eastAsia="en-AU"/>
            <w14:ligatures w14:val="standardContextual"/>
          </w:rPr>
          <w:tab/>
        </w:r>
        <w:r w:rsidRPr="001474D6">
          <w:rPr>
            <w:rStyle w:val="Hyperlink"/>
            <w:noProof/>
          </w:rPr>
          <w:t>BioNet API Ingestion</w:t>
        </w:r>
        <w:r>
          <w:rPr>
            <w:noProof/>
            <w:webHidden/>
          </w:rPr>
          <w:tab/>
        </w:r>
        <w:r>
          <w:rPr>
            <w:noProof/>
            <w:webHidden/>
          </w:rPr>
          <w:fldChar w:fldCharType="begin"/>
        </w:r>
        <w:r>
          <w:rPr>
            <w:noProof/>
            <w:webHidden/>
          </w:rPr>
          <w:instrText xml:space="preserve"> PAGEREF _Toc227142072 \h </w:instrText>
        </w:r>
        <w:r>
          <w:rPr>
            <w:noProof/>
            <w:webHidden/>
          </w:rPr>
        </w:r>
        <w:r>
          <w:rPr>
            <w:noProof/>
            <w:webHidden/>
          </w:rPr>
          <w:fldChar w:fldCharType="separate"/>
        </w:r>
        <w:r>
          <w:rPr>
            <w:noProof/>
            <w:webHidden/>
          </w:rPr>
          <w:t>53</w:t>
        </w:r>
        <w:r>
          <w:rPr>
            <w:noProof/>
            <w:webHidden/>
          </w:rPr>
          <w:fldChar w:fldCharType="end"/>
        </w:r>
      </w:hyperlink>
    </w:p>
    <w:p w14:paraId="67626C5A" w14:textId="236224C7"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3" w:history="1">
        <w:r w:rsidRPr="001474D6">
          <w:rPr>
            <w:rStyle w:val="Hyperlink"/>
            <w:noProof/>
          </w:rPr>
          <w:t>5.2</w:t>
        </w:r>
        <w:r>
          <w:rPr>
            <w:rFonts w:eastAsiaTheme="minorEastAsia" w:cstheme="minorBidi"/>
            <w:smallCaps w:val="0"/>
            <w:noProof/>
            <w:kern w:val="2"/>
            <w:sz w:val="24"/>
            <w:szCs w:val="24"/>
            <w:lang w:eastAsia="en-AU"/>
            <w14:ligatures w14:val="standardContextual"/>
          </w:rPr>
          <w:tab/>
        </w:r>
        <w:r w:rsidRPr="001474D6">
          <w:rPr>
            <w:rStyle w:val="Hyperlink"/>
            <w:noProof/>
          </w:rPr>
          <w:t>e-Planning API Ingestion</w:t>
        </w:r>
        <w:r>
          <w:rPr>
            <w:noProof/>
            <w:webHidden/>
          </w:rPr>
          <w:tab/>
        </w:r>
        <w:r>
          <w:rPr>
            <w:noProof/>
            <w:webHidden/>
          </w:rPr>
          <w:fldChar w:fldCharType="begin"/>
        </w:r>
        <w:r>
          <w:rPr>
            <w:noProof/>
            <w:webHidden/>
          </w:rPr>
          <w:instrText xml:space="preserve"> PAGEREF _Toc227142073 \h </w:instrText>
        </w:r>
        <w:r>
          <w:rPr>
            <w:noProof/>
            <w:webHidden/>
          </w:rPr>
        </w:r>
        <w:r>
          <w:rPr>
            <w:noProof/>
            <w:webHidden/>
          </w:rPr>
          <w:fldChar w:fldCharType="separate"/>
        </w:r>
        <w:r>
          <w:rPr>
            <w:noProof/>
            <w:webHidden/>
          </w:rPr>
          <w:t>55</w:t>
        </w:r>
        <w:r>
          <w:rPr>
            <w:noProof/>
            <w:webHidden/>
          </w:rPr>
          <w:fldChar w:fldCharType="end"/>
        </w:r>
      </w:hyperlink>
    </w:p>
    <w:p w14:paraId="45E3B347" w14:textId="66F37313"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4" w:history="1">
        <w:r w:rsidRPr="001474D6">
          <w:rPr>
            <w:rStyle w:val="Hyperlink"/>
            <w:noProof/>
          </w:rPr>
          <w:t>5.3</w:t>
        </w:r>
        <w:r>
          <w:rPr>
            <w:rFonts w:eastAsiaTheme="minorEastAsia" w:cstheme="minorBidi"/>
            <w:smallCaps w:val="0"/>
            <w:noProof/>
            <w:kern w:val="2"/>
            <w:sz w:val="24"/>
            <w:szCs w:val="24"/>
            <w:lang w:eastAsia="en-AU"/>
            <w14:ligatures w14:val="standardContextual"/>
          </w:rPr>
          <w:tab/>
        </w:r>
        <w:r w:rsidRPr="001474D6">
          <w:rPr>
            <w:rStyle w:val="Hyperlink"/>
            <w:noProof/>
          </w:rPr>
          <w:t>Salesforce API Ingestion</w:t>
        </w:r>
        <w:r>
          <w:rPr>
            <w:noProof/>
            <w:webHidden/>
          </w:rPr>
          <w:tab/>
        </w:r>
        <w:r>
          <w:rPr>
            <w:noProof/>
            <w:webHidden/>
          </w:rPr>
          <w:fldChar w:fldCharType="begin"/>
        </w:r>
        <w:r>
          <w:rPr>
            <w:noProof/>
            <w:webHidden/>
          </w:rPr>
          <w:instrText xml:space="preserve"> PAGEREF _Toc227142074 \h </w:instrText>
        </w:r>
        <w:r>
          <w:rPr>
            <w:noProof/>
            <w:webHidden/>
          </w:rPr>
        </w:r>
        <w:r>
          <w:rPr>
            <w:noProof/>
            <w:webHidden/>
          </w:rPr>
          <w:fldChar w:fldCharType="separate"/>
        </w:r>
        <w:r>
          <w:rPr>
            <w:noProof/>
            <w:webHidden/>
          </w:rPr>
          <w:t>57</w:t>
        </w:r>
        <w:r>
          <w:rPr>
            <w:noProof/>
            <w:webHidden/>
          </w:rPr>
          <w:fldChar w:fldCharType="end"/>
        </w:r>
      </w:hyperlink>
    </w:p>
    <w:p w14:paraId="4B618AED" w14:textId="25409E13"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5" w:history="1">
        <w:r w:rsidRPr="001474D6">
          <w:rPr>
            <w:rStyle w:val="Hyperlink"/>
            <w:noProof/>
          </w:rPr>
          <w:t>5.4</w:t>
        </w:r>
        <w:r>
          <w:rPr>
            <w:rFonts w:eastAsiaTheme="minorEastAsia" w:cstheme="minorBidi"/>
            <w:smallCaps w:val="0"/>
            <w:noProof/>
            <w:kern w:val="2"/>
            <w:sz w:val="24"/>
            <w:szCs w:val="24"/>
            <w:lang w:eastAsia="en-AU"/>
            <w14:ligatures w14:val="standardContextual"/>
          </w:rPr>
          <w:tab/>
        </w:r>
        <w:r w:rsidRPr="001474D6">
          <w:rPr>
            <w:rStyle w:val="Hyperlink"/>
            <w:noProof/>
          </w:rPr>
          <w:t>GOULBDB On-Premises SQL Ingestion</w:t>
        </w:r>
        <w:r>
          <w:rPr>
            <w:noProof/>
            <w:webHidden/>
          </w:rPr>
          <w:tab/>
        </w:r>
        <w:r>
          <w:rPr>
            <w:noProof/>
            <w:webHidden/>
          </w:rPr>
          <w:fldChar w:fldCharType="begin"/>
        </w:r>
        <w:r>
          <w:rPr>
            <w:noProof/>
            <w:webHidden/>
          </w:rPr>
          <w:instrText xml:space="preserve"> PAGEREF _Toc227142075 \h </w:instrText>
        </w:r>
        <w:r>
          <w:rPr>
            <w:noProof/>
            <w:webHidden/>
          </w:rPr>
        </w:r>
        <w:r>
          <w:rPr>
            <w:noProof/>
            <w:webHidden/>
          </w:rPr>
          <w:fldChar w:fldCharType="separate"/>
        </w:r>
        <w:r>
          <w:rPr>
            <w:noProof/>
            <w:webHidden/>
          </w:rPr>
          <w:t>59</w:t>
        </w:r>
        <w:r>
          <w:rPr>
            <w:noProof/>
            <w:webHidden/>
          </w:rPr>
          <w:fldChar w:fldCharType="end"/>
        </w:r>
      </w:hyperlink>
    </w:p>
    <w:p w14:paraId="781B81A8" w14:textId="1541810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6" w:history="1">
        <w:r w:rsidRPr="001474D6">
          <w:rPr>
            <w:rStyle w:val="Hyperlink"/>
            <w:noProof/>
          </w:rPr>
          <w:t>5.5</w:t>
        </w:r>
        <w:r>
          <w:rPr>
            <w:rFonts w:eastAsiaTheme="minorEastAsia" w:cstheme="minorBidi"/>
            <w:smallCaps w:val="0"/>
            <w:noProof/>
            <w:kern w:val="2"/>
            <w:sz w:val="24"/>
            <w:szCs w:val="24"/>
            <w:lang w:eastAsia="en-AU"/>
            <w14:ligatures w14:val="standardContextual"/>
          </w:rPr>
          <w:tab/>
        </w:r>
        <w:r w:rsidRPr="001474D6">
          <w:rPr>
            <w:rStyle w:val="Hyperlink"/>
            <w:noProof/>
          </w:rPr>
          <w:t>SharePoint Ingestion</w:t>
        </w:r>
        <w:r>
          <w:rPr>
            <w:noProof/>
            <w:webHidden/>
          </w:rPr>
          <w:tab/>
        </w:r>
        <w:r>
          <w:rPr>
            <w:noProof/>
            <w:webHidden/>
          </w:rPr>
          <w:fldChar w:fldCharType="begin"/>
        </w:r>
        <w:r>
          <w:rPr>
            <w:noProof/>
            <w:webHidden/>
          </w:rPr>
          <w:instrText xml:space="preserve"> PAGEREF _Toc227142076 \h </w:instrText>
        </w:r>
        <w:r>
          <w:rPr>
            <w:noProof/>
            <w:webHidden/>
          </w:rPr>
        </w:r>
        <w:r>
          <w:rPr>
            <w:noProof/>
            <w:webHidden/>
          </w:rPr>
          <w:fldChar w:fldCharType="separate"/>
        </w:r>
        <w:r>
          <w:rPr>
            <w:noProof/>
            <w:webHidden/>
          </w:rPr>
          <w:t>61</w:t>
        </w:r>
        <w:r>
          <w:rPr>
            <w:noProof/>
            <w:webHidden/>
          </w:rPr>
          <w:fldChar w:fldCharType="end"/>
        </w:r>
      </w:hyperlink>
    </w:p>
    <w:p w14:paraId="524A08E2" w14:textId="4F5E259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7" w:history="1">
        <w:r w:rsidRPr="001474D6">
          <w:rPr>
            <w:rStyle w:val="Hyperlink"/>
            <w:noProof/>
          </w:rPr>
          <w:t>5.6</w:t>
        </w:r>
        <w:r>
          <w:rPr>
            <w:rFonts w:eastAsiaTheme="minorEastAsia" w:cstheme="minorBidi"/>
            <w:smallCaps w:val="0"/>
            <w:noProof/>
            <w:kern w:val="2"/>
            <w:sz w:val="24"/>
            <w:szCs w:val="24"/>
            <w:lang w:eastAsia="en-AU"/>
            <w14:ligatures w14:val="standardContextual"/>
          </w:rPr>
          <w:tab/>
        </w:r>
        <w:r w:rsidRPr="001474D6">
          <w:rPr>
            <w:rStyle w:val="Hyperlink"/>
            <w:noProof/>
          </w:rPr>
          <w:t>Planning API Ingestion</w:t>
        </w:r>
        <w:r>
          <w:rPr>
            <w:noProof/>
            <w:webHidden/>
          </w:rPr>
          <w:tab/>
        </w:r>
        <w:r>
          <w:rPr>
            <w:noProof/>
            <w:webHidden/>
          </w:rPr>
          <w:fldChar w:fldCharType="begin"/>
        </w:r>
        <w:r>
          <w:rPr>
            <w:noProof/>
            <w:webHidden/>
          </w:rPr>
          <w:instrText xml:space="preserve"> PAGEREF _Toc227142077 \h </w:instrText>
        </w:r>
        <w:r>
          <w:rPr>
            <w:noProof/>
            <w:webHidden/>
          </w:rPr>
        </w:r>
        <w:r>
          <w:rPr>
            <w:noProof/>
            <w:webHidden/>
          </w:rPr>
          <w:fldChar w:fldCharType="separate"/>
        </w:r>
        <w:r>
          <w:rPr>
            <w:noProof/>
            <w:webHidden/>
          </w:rPr>
          <w:t>63</w:t>
        </w:r>
        <w:r>
          <w:rPr>
            <w:noProof/>
            <w:webHidden/>
          </w:rPr>
          <w:fldChar w:fldCharType="end"/>
        </w:r>
      </w:hyperlink>
    </w:p>
    <w:p w14:paraId="7D43B3DE" w14:textId="16716C00"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8" w:history="1">
        <w:r w:rsidRPr="001474D6">
          <w:rPr>
            <w:rStyle w:val="Hyperlink"/>
            <w:noProof/>
          </w:rPr>
          <w:t>5.7</w:t>
        </w:r>
        <w:r>
          <w:rPr>
            <w:rFonts w:eastAsiaTheme="minorEastAsia" w:cstheme="minorBidi"/>
            <w:smallCaps w:val="0"/>
            <w:noProof/>
            <w:kern w:val="2"/>
            <w:sz w:val="24"/>
            <w:szCs w:val="24"/>
            <w:lang w:eastAsia="en-AU"/>
            <w14:ligatures w14:val="standardContextual"/>
          </w:rPr>
          <w:tab/>
        </w:r>
        <w:r w:rsidRPr="001474D6">
          <w:rPr>
            <w:rStyle w:val="Hyperlink"/>
            <w:noProof/>
          </w:rPr>
          <w:t>Pipeline Schedules</w:t>
        </w:r>
        <w:r>
          <w:rPr>
            <w:noProof/>
            <w:webHidden/>
          </w:rPr>
          <w:tab/>
        </w:r>
        <w:r>
          <w:rPr>
            <w:noProof/>
            <w:webHidden/>
          </w:rPr>
          <w:fldChar w:fldCharType="begin"/>
        </w:r>
        <w:r>
          <w:rPr>
            <w:noProof/>
            <w:webHidden/>
          </w:rPr>
          <w:instrText xml:space="preserve"> PAGEREF _Toc227142078 \h </w:instrText>
        </w:r>
        <w:r>
          <w:rPr>
            <w:noProof/>
            <w:webHidden/>
          </w:rPr>
        </w:r>
        <w:r>
          <w:rPr>
            <w:noProof/>
            <w:webHidden/>
          </w:rPr>
          <w:fldChar w:fldCharType="separate"/>
        </w:r>
        <w:r>
          <w:rPr>
            <w:noProof/>
            <w:webHidden/>
          </w:rPr>
          <w:t>67</w:t>
        </w:r>
        <w:r>
          <w:rPr>
            <w:noProof/>
            <w:webHidden/>
          </w:rPr>
          <w:fldChar w:fldCharType="end"/>
        </w:r>
      </w:hyperlink>
    </w:p>
    <w:p w14:paraId="29584FD3" w14:textId="44D2420E"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79" w:history="1">
        <w:r w:rsidRPr="001474D6">
          <w:rPr>
            <w:rStyle w:val="Hyperlink"/>
            <w:noProof/>
          </w:rPr>
          <w:t>6</w:t>
        </w:r>
        <w:r>
          <w:rPr>
            <w:rFonts w:eastAsiaTheme="minorEastAsia" w:cstheme="minorBidi"/>
            <w:b w:val="0"/>
            <w:bCs w:val="0"/>
            <w:caps w:val="0"/>
            <w:noProof/>
            <w:kern w:val="2"/>
            <w:sz w:val="24"/>
            <w:szCs w:val="24"/>
            <w:lang w:eastAsia="en-AU"/>
            <w14:ligatures w14:val="standardContextual"/>
          </w:rPr>
          <w:tab/>
        </w:r>
        <w:r w:rsidRPr="001474D6">
          <w:rPr>
            <w:rStyle w:val="Hyperlink"/>
            <w:noProof/>
          </w:rPr>
          <w:t>Continuous Integration &amp; Deployment (CI/CD)</w:t>
        </w:r>
        <w:r>
          <w:rPr>
            <w:noProof/>
            <w:webHidden/>
          </w:rPr>
          <w:tab/>
        </w:r>
        <w:r>
          <w:rPr>
            <w:noProof/>
            <w:webHidden/>
          </w:rPr>
          <w:fldChar w:fldCharType="begin"/>
        </w:r>
        <w:r>
          <w:rPr>
            <w:noProof/>
            <w:webHidden/>
          </w:rPr>
          <w:instrText xml:space="preserve"> PAGEREF _Toc227142079 \h </w:instrText>
        </w:r>
        <w:r>
          <w:rPr>
            <w:noProof/>
            <w:webHidden/>
          </w:rPr>
        </w:r>
        <w:r>
          <w:rPr>
            <w:noProof/>
            <w:webHidden/>
          </w:rPr>
          <w:fldChar w:fldCharType="separate"/>
        </w:r>
        <w:r>
          <w:rPr>
            <w:noProof/>
            <w:webHidden/>
          </w:rPr>
          <w:t>68</w:t>
        </w:r>
        <w:r>
          <w:rPr>
            <w:noProof/>
            <w:webHidden/>
          </w:rPr>
          <w:fldChar w:fldCharType="end"/>
        </w:r>
      </w:hyperlink>
    </w:p>
    <w:p w14:paraId="3BFB1503" w14:textId="2B373C4E"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0" w:history="1">
        <w:r w:rsidRPr="001474D6">
          <w:rPr>
            <w:rStyle w:val="Hyperlink"/>
            <w:noProof/>
          </w:rPr>
          <w:t>6.1</w:t>
        </w:r>
        <w:r>
          <w:rPr>
            <w:rFonts w:eastAsiaTheme="minorEastAsia" w:cstheme="minorBidi"/>
            <w:smallCaps w:val="0"/>
            <w:noProof/>
            <w:kern w:val="2"/>
            <w:sz w:val="24"/>
            <w:szCs w:val="24"/>
            <w:lang w:eastAsia="en-AU"/>
            <w14:ligatures w14:val="standardContextual"/>
          </w:rPr>
          <w:tab/>
        </w:r>
        <w:r w:rsidRPr="001474D6">
          <w:rPr>
            <w:rStyle w:val="Hyperlink"/>
            <w:noProof/>
          </w:rPr>
          <w:t>Introduction</w:t>
        </w:r>
        <w:r>
          <w:rPr>
            <w:noProof/>
            <w:webHidden/>
          </w:rPr>
          <w:tab/>
        </w:r>
        <w:r>
          <w:rPr>
            <w:noProof/>
            <w:webHidden/>
          </w:rPr>
          <w:fldChar w:fldCharType="begin"/>
        </w:r>
        <w:r>
          <w:rPr>
            <w:noProof/>
            <w:webHidden/>
          </w:rPr>
          <w:instrText xml:space="preserve"> PAGEREF _Toc227142080 \h </w:instrText>
        </w:r>
        <w:r>
          <w:rPr>
            <w:noProof/>
            <w:webHidden/>
          </w:rPr>
        </w:r>
        <w:r>
          <w:rPr>
            <w:noProof/>
            <w:webHidden/>
          </w:rPr>
          <w:fldChar w:fldCharType="separate"/>
        </w:r>
        <w:r>
          <w:rPr>
            <w:noProof/>
            <w:webHidden/>
          </w:rPr>
          <w:t>68</w:t>
        </w:r>
        <w:r>
          <w:rPr>
            <w:noProof/>
            <w:webHidden/>
          </w:rPr>
          <w:fldChar w:fldCharType="end"/>
        </w:r>
      </w:hyperlink>
    </w:p>
    <w:p w14:paraId="2A61F93F" w14:textId="0C4A05E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1" w:history="1">
        <w:r w:rsidRPr="001474D6">
          <w:rPr>
            <w:rStyle w:val="Hyperlink"/>
            <w:noProof/>
          </w:rPr>
          <w:t>6.2</w:t>
        </w:r>
        <w:r>
          <w:rPr>
            <w:rFonts w:eastAsiaTheme="minorEastAsia" w:cstheme="minorBidi"/>
            <w:smallCaps w:val="0"/>
            <w:noProof/>
            <w:kern w:val="2"/>
            <w:sz w:val="24"/>
            <w:szCs w:val="24"/>
            <w:lang w:eastAsia="en-AU"/>
            <w14:ligatures w14:val="standardContextual"/>
          </w:rPr>
          <w:tab/>
        </w:r>
        <w:r w:rsidRPr="001474D6">
          <w:rPr>
            <w:rStyle w:val="Hyperlink"/>
            <w:noProof/>
          </w:rPr>
          <w:t>Continuous Integration (CI) Stage</w:t>
        </w:r>
        <w:r>
          <w:rPr>
            <w:noProof/>
            <w:webHidden/>
          </w:rPr>
          <w:tab/>
        </w:r>
        <w:r>
          <w:rPr>
            <w:noProof/>
            <w:webHidden/>
          </w:rPr>
          <w:fldChar w:fldCharType="begin"/>
        </w:r>
        <w:r>
          <w:rPr>
            <w:noProof/>
            <w:webHidden/>
          </w:rPr>
          <w:instrText xml:space="preserve"> PAGEREF _Toc227142081 \h </w:instrText>
        </w:r>
        <w:r>
          <w:rPr>
            <w:noProof/>
            <w:webHidden/>
          </w:rPr>
        </w:r>
        <w:r>
          <w:rPr>
            <w:noProof/>
            <w:webHidden/>
          </w:rPr>
          <w:fldChar w:fldCharType="separate"/>
        </w:r>
        <w:r>
          <w:rPr>
            <w:noProof/>
            <w:webHidden/>
          </w:rPr>
          <w:t>68</w:t>
        </w:r>
        <w:r>
          <w:rPr>
            <w:noProof/>
            <w:webHidden/>
          </w:rPr>
          <w:fldChar w:fldCharType="end"/>
        </w:r>
      </w:hyperlink>
    </w:p>
    <w:p w14:paraId="0BA3A19C" w14:textId="7926C662"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2" w:history="1">
        <w:r w:rsidRPr="001474D6">
          <w:rPr>
            <w:rStyle w:val="Hyperlink"/>
            <w:noProof/>
          </w:rPr>
          <w:t>6.3</w:t>
        </w:r>
        <w:r>
          <w:rPr>
            <w:rFonts w:eastAsiaTheme="minorEastAsia" w:cstheme="minorBidi"/>
            <w:smallCaps w:val="0"/>
            <w:noProof/>
            <w:kern w:val="2"/>
            <w:sz w:val="24"/>
            <w:szCs w:val="24"/>
            <w:lang w:eastAsia="en-AU"/>
            <w14:ligatures w14:val="standardContextual"/>
          </w:rPr>
          <w:tab/>
        </w:r>
        <w:r w:rsidRPr="001474D6">
          <w:rPr>
            <w:rStyle w:val="Hyperlink"/>
            <w:noProof/>
          </w:rPr>
          <w:t>Best Recommendation for CI</w:t>
        </w:r>
        <w:r>
          <w:rPr>
            <w:noProof/>
            <w:webHidden/>
          </w:rPr>
          <w:tab/>
        </w:r>
        <w:r>
          <w:rPr>
            <w:noProof/>
            <w:webHidden/>
          </w:rPr>
          <w:fldChar w:fldCharType="begin"/>
        </w:r>
        <w:r>
          <w:rPr>
            <w:noProof/>
            <w:webHidden/>
          </w:rPr>
          <w:instrText xml:space="preserve"> PAGEREF _Toc227142082 \h </w:instrText>
        </w:r>
        <w:r>
          <w:rPr>
            <w:noProof/>
            <w:webHidden/>
          </w:rPr>
        </w:r>
        <w:r>
          <w:rPr>
            <w:noProof/>
            <w:webHidden/>
          </w:rPr>
          <w:fldChar w:fldCharType="separate"/>
        </w:r>
        <w:r>
          <w:rPr>
            <w:noProof/>
            <w:webHidden/>
          </w:rPr>
          <w:t>69</w:t>
        </w:r>
        <w:r>
          <w:rPr>
            <w:noProof/>
            <w:webHidden/>
          </w:rPr>
          <w:fldChar w:fldCharType="end"/>
        </w:r>
      </w:hyperlink>
    </w:p>
    <w:p w14:paraId="1F7B883C" w14:textId="07EF5F6A"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3" w:history="1">
        <w:r w:rsidRPr="001474D6">
          <w:rPr>
            <w:rStyle w:val="Hyperlink"/>
            <w:noProof/>
          </w:rPr>
          <w:t>6.4</w:t>
        </w:r>
        <w:r>
          <w:rPr>
            <w:rFonts w:eastAsiaTheme="minorEastAsia" w:cstheme="minorBidi"/>
            <w:smallCaps w:val="0"/>
            <w:noProof/>
            <w:kern w:val="2"/>
            <w:sz w:val="24"/>
            <w:szCs w:val="24"/>
            <w:lang w:eastAsia="en-AU"/>
            <w14:ligatures w14:val="standardContextual"/>
          </w:rPr>
          <w:tab/>
        </w:r>
        <w:r w:rsidRPr="001474D6">
          <w:rPr>
            <w:rStyle w:val="Hyperlink"/>
            <w:noProof/>
          </w:rPr>
          <w:t>Continuous Deployment (CD)</w:t>
        </w:r>
        <w:r>
          <w:rPr>
            <w:noProof/>
            <w:webHidden/>
          </w:rPr>
          <w:tab/>
        </w:r>
        <w:r>
          <w:rPr>
            <w:noProof/>
            <w:webHidden/>
          </w:rPr>
          <w:fldChar w:fldCharType="begin"/>
        </w:r>
        <w:r>
          <w:rPr>
            <w:noProof/>
            <w:webHidden/>
          </w:rPr>
          <w:instrText xml:space="preserve"> PAGEREF _Toc227142083 \h </w:instrText>
        </w:r>
        <w:r>
          <w:rPr>
            <w:noProof/>
            <w:webHidden/>
          </w:rPr>
        </w:r>
        <w:r>
          <w:rPr>
            <w:noProof/>
            <w:webHidden/>
          </w:rPr>
          <w:fldChar w:fldCharType="separate"/>
        </w:r>
        <w:r>
          <w:rPr>
            <w:noProof/>
            <w:webHidden/>
          </w:rPr>
          <w:t>69</w:t>
        </w:r>
        <w:r>
          <w:rPr>
            <w:noProof/>
            <w:webHidden/>
          </w:rPr>
          <w:fldChar w:fldCharType="end"/>
        </w:r>
      </w:hyperlink>
    </w:p>
    <w:p w14:paraId="61261FDD" w14:textId="09DB154C"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4" w:history="1">
        <w:r w:rsidRPr="001474D6">
          <w:rPr>
            <w:rStyle w:val="Hyperlink"/>
            <w:noProof/>
          </w:rPr>
          <w:t>6.5</w:t>
        </w:r>
        <w:r>
          <w:rPr>
            <w:rFonts w:eastAsiaTheme="minorEastAsia" w:cstheme="minorBidi"/>
            <w:smallCaps w:val="0"/>
            <w:noProof/>
            <w:kern w:val="2"/>
            <w:sz w:val="24"/>
            <w:szCs w:val="24"/>
            <w:lang w:eastAsia="en-AU"/>
            <w14:ligatures w14:val="standardContextual"/>
          </w:rPr>
          <w:tab/>
        </w:r>
        <w:r w:rsidRPr="001474D6">
          <w:rPr>
            <w:rStyle w:val="Hyperlink"/>
            <w:noProof/>
          </w:rPr>
          <w:t>Comparison of Deployment Methods</w:t>
        </w:r>
        <w:r>
          <w:rPr>
            <w:noProof/>
            <w:webHidden/>
          </w:rPr>
          <w:tab/>
        </w:r>
        <w:r>
          <w:rPr>
            <w:noProof/>
            <w:webHidden/>
          </w:rPr>
          <w:fldChar w:fldCharType="begin"/>
        </w:r>
        <w:r>
          <w:rPr>
            <w:noProof/>
            <w:webHidden/>
          </w:rPr>
          <w:instrText xml:space="preserve"> PAGEREF _Toc227142084 \h </w:instrText>
        </w:r>
        <w:r>
          <w:rPr>
            <w:noProof/>
            <w:webHidden/>
          </w:rPr>
        </w:r>
        <w:r>
          <w:rPr>
            <w:noProof/>
            <w:webHidden/>
          </w:rPr>
          <w:fldChar w:fldCharType="separate"/>
        </w:r>
        <w:r>
          <w:rPr>
            <w:noProof/>
            <w:webHidden/>
          </w:rPr>
          <w:t>72</w:t>
        </w:r>
        <w:r>
          <w:rPr>
            <w:noProof/>
            <w:webHidden/>
          </w:rPr>
          <w:fldChar w:fldCharType="end"/>
        </w:r>
      </w:hyperlink>
    </w:p>
    <w:p w14:paraId="0EA158B9" w14:textId="2D688E0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5" w:history="1">
        <w:r w:rsidRPr="001474D6">
          <w:rPr>
            <w:rStyle w:val="Hyperlink"/>
            <w:noProof/>
          </w:rPr>
          <w:t>6.6</w:t>
        </w:r>
        <w:r>
          <w:rPr>
            <w:rFonts w:eastAsiaTheme="minorEastAsia" w:cstheme="minorBidi"/>
            <w:smallCaps w:val="0"/>
            <w:noProof/>
            <w:kern w:val="2"/>
            <w:sz w:val="24"/>
            <w:szCs w:val="24"/>
            <w:lang w:eastAsia="en-AU"/>
            <w14:ligatures w14:val="standardContextual"/>
          </w:rPr>
          <w:tab/>
        </w:r>
        <w:r w:rsidRPr="001474D6">
          <w:rPr>
            <w:rStyle w:val="Hyperlink"/>
            <w:noProof/>
          </w:rPr>
          <w:t>Fabric Development Rules</w:t>
        </w:r>
        <w:r>
          <w:rPr>
            <w:noProof/>
            <w:webHidden/>
          </w:rPr>
          <w:tab/>
        </w:r>
        <w:r>
          <w:rPr>
            <w:noProof/>
            <w:webHidden/>
          </w:rPr>
          <w:fldChar w:fldCharType="begin"/>
        </w:r>
        <w:r>
          <w:rPr>
            <w:noProof/>
            <w:webHidden/>
          </w:rPr>
          <w:instrText xml:space="preserve"> PAGEREF _Toc227142085 \h </w:instrText>
        </w:r>
        <w:r>
          <w:rPr>
            <w:noProof/>
            <w:webHidden/>
          </w:rPr>
        </w:r>
        <w:r>
          <w:rPr>
            <w:noProof/>
            <w:webHidden/>
          </w:rPr>
          <w:fldChar w:fldCharType="separate"/>
        </w:r>
        <w:r>
          <w:rPr>
            <w:noProof/>
            <w:webHidden/>
          </w:rPr>
          <w:t>73</w:t>
        </w:r>
        <w:r>
          <w:rPr>
            <w:noProof/>
            <w:webHidden/>
          </w:rPr>
          <w:fldChar w:fldCharType="end"/>
        </w:r>
      </w:hyperlink>
    </w:p>
    <w:p w14:paraId="5ED57936" w14:textId="52B67FFE"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86" w:history="1">
        <w:r w:rsidRPr="001474D6">
          <w:rPr>
            <w:rStyle w:val="Hyperlink"/>
            <w:rFonts w:ascii="Calibri Light" w:eastAsia="Calibri Light" w:hAnsi="Calibri Light" w:cs="Calibri Light"/>
            <w:noProof/>
          </w:rPr>
          <w:t>7</w:t>
        </w:r>
        <w:r>
          <w:rPr>
            <w:rFonts w:eastAsiaTheme="minorEastAsia" w:cstheme="minorBidi"/>
            <w:b w:val="0"/>
            <w:bCs w:val="0"/>
            <w:caps w:val="0"/>
            <w:noProof/>
            <w:kern w:val="2"/>
            <w:sz w:val="24"/>
            <w:szCs w:val="24"/>
            <w:lang w:eastAsia="en-AU"/>
            <w14:ligatures w14:val="standardContextual"/>
          </w:rPr>
          <w:tab/>
        </w:r>
        <w:r w:rsidRPr="001474D6">
          <w:rPr>
            <w:rStyle w:val="Hyperlink"/>
            <w:rFonts w:ascii="Calibri Light" w:eastAsia="Calibri Light" w:hAnsi="Calibri Light" w:cs="Calibri Light"/>
            <w:noProof/>
          </w:rPr>
          <w:t>Power BI Reports Documentation</w:t>
        </w:r>
        <w:r>
          <w:rPr>
            <w:noProof/>
            <w:webHidden/>
          </w:rPr>
          <w:tab/>
        </w:r>
        <w:r>
          <w:rPr>
            <w:noProof/>
            <w:webHidden/>
          </w:rPr>
          <w:fldChar w:fldCharType="begin"/>
        </w:r>
        <w:r>
          <w:rPr>
            <w:noProof/>
            <w:webHidden/>
          </w:rPr>
          <w:instrText xml:space="preserve"> PAGEREF _Toc227142086 \h </w:instrText>
        </w:r>
        <w:r>
          <w:rPr>
            <w:noProof/>
            <w:webHidden/>
          </w:rPr>
        </w:r>
        <w:r>
          <w:rPr>
            <w:noProof/>
            <w:webHidden/>
          </w:rPr>
          <w:fldChar w:fldCharType="separate"/>
        </w:r>
        <w:r>
          <w:rPr>
            <w:noProof/>
            <w:webHidden/>
          </w:rPr>
          <w:t>74</w:t>
        </w:r>
        <w:r>
          <w:rPr>
            <w:noProof/>
            <w:webHidden/>
          </w:rPr>
          <w:fldChar w:fldCharType="end"/>
        </w:r>
      </w:hyperlink>
    </w:p>
    <w:p w14:paraId="3E97FBD0" w14:textId="7A97F4D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7" w:history="1">
        <w:r w:rsidRPr="001474D6">
          <w:rPr>
            <w:rStyle w:val="Hyperlink"/>
            <w:noProof/>
          </w:rPr>
          <w:t>7.1</w:t>
        </w:r>
        <w:r>
          <w:rPr>
            <w:rFonts w:eastAsiaTheme="minorEastAsia" w:cstheme="minorBidi"/>
            <w:smallCaps w:val="0"/>
            <w:noProof/>
            <w:kern w:val="2"/>
            <w:sz w:val="24"/>
            <w:szCs w:val="24"/>
            <w:lang w:eastAsia="en-AU"/>
            <w14:ligatures w14:val="standardContextual"/>
          </w:rPr>
          <w:tab/>
        </w:r>
        <w:r w:rsidRPr="001474D6">
          <w:rPr>
            <w:rStyle w:val="Hyperlink"/>
            <w:noProof/>
          </w:rPr>
          <w:t>Current State</w:t>
        </w:r>
        <w:r>
          <w:rPr>
            <w:noProof/>
            <w:webHidden/>
          </w:rPr>
          <w:tab/>
        </w:r>
        <w:r>
          <w:rPr>
            <w:noProof/>
            <w:webHidden/>
          </w:rPr>
          <w:fldChar w:fldCharType="begin"/>
        </w:r>
        <w:r>
          <w:rPr>
            <w:noProof/>
            <w:webHidden/>
          </w:rPr>
          <w:instrText xml:space="preserve"> PAGEREF _Toc227142087 \h </w:instrText>
        </w:r>
        <w:r>
          <w:rPr>
            <w:noProof/>
            <w:webHidden/>
          </w:rPr>
        </w:r>
        <w:r>
          <w:rPr>
            <w:noProof/>
            <w:webHidden/>
          </w:rPr>
          <w:fldChar w:fldCharType="separate"/>
        </w:r>
        <w:r>
          <w:rPr>
            <w:noProof/>
            <w:webHidden/>
          </w:rPr>
          <w:t>74</w:t>
        </w:r>
        <w:r>
          <w:rPr>
            <w:noProof/>
            <w:webHidden/>
          </w:rPr>
          <w:fldChar w:fldCharType="end"/>
        </w:r>
      </w:hyperlink>
    </w:p>
    <w:p w14:paraId="67A42351" w14:textId="3926EBAD"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8" w:history="1">
        <w:r w:rsidRPr="001474D6">
          <w:rPr>
            <w:rStyle w:val="Hyperlink"/>
            <w:noProof/>
          </w:rPr>
          <w:t>7.2</w:t>
        </w:r>
        <w:r>
          <w:rPr>
            <w:rFonts w:eastAsiaTheme="minorEastAsia" w:cstheme="minorBidi"/>
            <w:smallCaps w:val="0"/>
            <w:noProof/>
            <w:kern w:val="2"/>
            <w:sz w:val="24"/>
            <w:szCs w:val="24"/>
            <w:lang w:eastAsia="en-AU"/>
            <w14:ligatures w14:val="standardContextual"/>
          </w:rPr>
          <w:tab/>
        </w:r>
        <w:r w:rsidRPr="001474D6">
          <w:rPr>
            <w:rStyle w:val="Hyperlink"/>
            <w:noProof/>
          </w:rPr>
          <w:t>Semantic Models and Dataflows</w:t>
        </w:r>
        <w:r>
          <w:rPr>
            <w:noProof/>
            <w:webHidden/>
          </w:rPr>
          <w:tab/>
        </w:r>
        <w:r>
          <w:rPr>
            <w:noProof/>
            <w:webHidden/>
          </w:rPr>
          <w:fldChar w:fldCharType="begin"/>
        </w:r>
        <w:r>
          <w:rPr>
            <w:noProof/>
            <w:webHidden/>
          </w:rPr>
          <w:instrText xml:space="preserve"> PAGEREF _Toc227142088 \h </w:instrText>
        </w:r>
        <w:r>
          <w:rPr>
            <w:noProof/>
            <w:webHidden/>
          </w:rPr>
        </w:r>
        <w:r>
          <w:rPr>
            <w:noProof/>
            <w:webHidden/>
          </w:rPr>
          <w:fldChar w:fldCharType="separate"/>
        </w:r>
        <w:r>
          <w:rPr>
            <w:noProof/>
            <w:webHidden/>
          </w:rPr>
          <w:t>74</w:t>
        </w:r>
        <w:r>
          <w:rPr>
            <w:noProof/>
            <w:webHidden/>
          </w:rPr>
          <w:fldChar w:fldCharType="end"/>
        </w:r>
      </w:hyperlink>
    </w:p>
    <w:p w14:paraId="1EEBC294" w14:textId="267B6778"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9" w:history="1">
        <w:r w:rsidRPr="001474D6">
          <w:rPr>
            <w:rStyle w:val="Hyperlink"/>
            <w:noProof/>
          </w:rPr>
          <w:t>7.3</w:t>
        </w:r>
        <w:r>
          <w:rPr>
            <w:rFonts w:eastAsiaTheme="minorEastAsia" w:cstheme="minorBidi"/>
            <w:smallCaps w:val="0"/>
            <w:noProof/>
            <w:kern w:val="2"/>
            <w:sz w:val="24"/>
            <w:szCs w:val="24"/>
            <w:lang w:eastAsia="en-AU"/>
            <w14:ligatures w14:val="standardContextual"/>
          </w:rPr>
          <w:tab/>
        </w:r>
        <w:r w:rsidRPr="001474D6">
          <w:rPr>
            <w:rStyle w:val="Hyperlink"/>
            <w:noProof/>
          </w:rPr>
          <w:t>Semantic Model Ownership</w:t>
        </w:r>
        <w:r>
          <w:rPr>
            <w:noProof/>
            <w:webHidden/>
          </w:rPr>
          <w:tab/>
        </w:r>
        <w:r>
          <w:rPr>
            <w:noProof/>
            <w:webHidden/>
          </w:rPr>
          <w:fldChar w:fldCharType="begin"/>
        </w:r>
        <w:r>
          <w:rPr>
            <w:noProof/>
            <w:webHidden/>
          </w:rPr>
          <w:instrText xml:space="preserve"> PAGEREF _Toc227142089 \h </w:instrText>
        </w:r>
        <w:r>
          <w:rPr>
            <w:noProof/>
            <w:webHidden/>
          </w:rPr>
        </w:r>
        <w:r>
          <w:rPr>
            <w:noProof/>
            <w:webHidden/>
          </w:rPr>
          <w:fldChar w:fldCharType="separate"/>
        </w:r>
        <w:r>
          <w:rPr>
            <w:noProof/>
            <w:webHidden/>
          </w:rPr>
          <w:t>76</w:t>
        </w:r>
        <w:r>
          <w:rPr>
            <w:noProof/>
            <w:webHidden/>
          </w:rPr>
          <w:fldChar w:fldCharType="end"/>
        </w:r>
      </w:hyperlink>
    </w:p>
    <w:p w14:paraId="55946DAC" w14:textId="31962E40"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0" w:history="1">
        <w:r w:rsidRPr="001474D6">
          <w:rPr>
            <w:rStyle w:val="Hyperlink"/>
            <w:noProof/>
          </w:rPr>
          <w:t>7.4</w:t>
        </w:r>
        <w:r>
          <w:rPr>
            <w:rFonts w:eastAsiaTheme="minorEastAsia" w:cstheme="minorBidi"/>
            <w:smallCaps w:val="0"/>
            <w:noProof/>
            <w:kern w:val="2"/>
            <w:sz w:val="24"/>
            <w:szCs w:val="24"/>
            <w:lang w:eastAsia="en-AU"/>
            <w14:ligatures w14:val="standardContextual"/>
          </w:rPr>
          <w:tab/>
        </w:r>
        <w:r w:rsidRPr="001474D6">
          <w:rPr>
            <w:rStyle w:val="Hyperlink"/>
            <w:noProof/>
          </w:rPr>
          <w:t>Fabric Migration – Completed Transition Summary</w:t>
        </w:r>
        <w:r>
          <w:rPr>
            <w:noProof/>
            <w:webHidden/>
          </w:rPr>
          <w:tab/>
        </w:r>
        <w:r>
          <w:rPr>
            <w:noProof/>
            <w:webHidden/>
          </w:rPr>
          <w:fldChar w:fldCharType="begin"/>
        </w:r>
        <w:r>
          <w:rPr>
            <w:noProof/>
            <w:webHidden/>
          </w:rPr>
          <w:instrText xml:space="preserve"> PAGEREF _Toc227142090 \h </w:instrText>
        </w:r>
        <w:r>
          <w:rPr>
            <w:noProof/>
            <w:webHidden/>
          </w:rPr>
        </w:r>
        <w:r>
          <w:rPr>
            <w:noProof/>
            <w:webHidden/>
          </w:rPr>
          <w:fldChar w:fldCharType="separate"/>
        </w:r>
        <w:r>
          <w:rPr>
            <w:noProof/>
            <w:webHidden/>
          </w:rPr>
          <w:t>76</w:t>
        </w:r>
        <w:r>
          <w:rPr>
            <w:noProof/>
            <w:webHidden/>
          </w:rPr>
          <w:fldChar w:fldCharType="end"/>
        </w:r>
      </w:hyperlink>
    </w:p>
    <w:p w14:paraId="3A404B62" w14:textId="66AF9C9B"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1" w:history="1">
        <w:r w:rsidRPr="001474D6">
          <w:rPr>
            <w:rStyle w:val="Hyperlink"/>
            <w:noProof/>
          </w:rPr>
          <w:t>7.5</w:t>
        </w:r>
        <w:r>
          <w:rPr>
            <w:rFonts w:eastAsiaTheme="minorEastAsia" w:cstheme="minorBidi"/>
            <w:smallCaps w:val="0"/>
            <w:noProof/>
            <w:kern w:val="2"/>
            <w:sz w:val="24"/>
            <w:szCs w:val="24"/>
            <w:lang w:eastAsia="en-AU"/>
            <w14:ligatures w14:val="standardContextual"/>
          </w:rPr>
          <w:tab/>
        </w:r>
        <w:r w:rsidRPr="001474D6">
          <w:rPr>
            <w:rStyle w:val="Hyperlink"/>
            <w:noProof/>
          </w:rPr>
          <w:t>Fabric Reports links</w:t>
        </w:r>
        <w:r>
          <w:rPr>
            <w:noProof/>
            <w:webHidden/>
          </w:rPr>
          <w:tab/>
        </w:r>
        <w:r>
          <w:rPr>
            <w:noProof/>
            <w:webHidden/>
          </w:rPr>
          <w:fldChar w:fldCharType="begin"/>
        </w:r>
        <w:r>
          <w:rPr>
            <w:noProof/>
            <w:webHidden/>
          </w:rPr>
          <w:instrText xml:space="preserve"> PAGEREF _Toc227142091 \h </w:instrText>
        </w:r>
        <w:r>
          <w:rPr>
            <w:noProof/>
            <w:webHidden/>
          </w:rPr>
        </w:r>
        <w:r>
          <w:rPr>
            <w:noProof/>
            <w:webHidden/>
          </w:rPr>
          <w:fldChar w:fldCharType="separate"/>
        </w:r>
        <w:r>
          <w:rPr>
            <w:noProof/>
            <w:webHidden/>
          </w:rPr>
          <w:t>78</w:t>
        </w:r>
        <w:r>
          <w:rPr>
            <w:noProof/>
            <w:webHidden/>
          </w:rPr>
          <w:fldChar w:fldCharType="end"/>
        </w:r>
      </w:hyperlink>
    </w:p>
    <w:p w14:paraId="4F98B7A8" w14:textId="7DBD11C1"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92" w:history="1">
        <w:r w:rsidRPr="001474D6">
          <w:rPr>
            <w:rStyle w:val="Hyperlink"/>
            <w:noProof/>
          </w:rPr>
          <w:t>8</w:t>
        </w:r>
        <w:r>
          <w:rPr>
            <w:rFonts w:eastAsiaTheme="minorEastAsia" w:cstheme="minorBidi"/>
            <w:b w:val="0"/>
            <w:bCs w:val="0"/>
            <w:caps w:val="0"/>
            <w:noProof/>
            <w:kern w:val="2"/>
            <w:sz w:val="24"/>
            <w:szCs w:val="24"/>
            <w:lang w:eastAsia="en-AU"/>
            <w14:ligatures w14:val="standardContextual"/>
          </w:rPr>
          <w:tab/>
        </w:r>
        <w:r w:rsidRPr="001474D6">
          <w:rPr>
            <w:rStyle w:val="Hyperlink"/>
            <w:noProof/>
          </w:rPr>
          <w:t>Standard Operating Procedures</w:t>
        </w:r>
        <w:r>
          <w:rPr>
            <w:noProof/>
            <w:webHidden/>
          </w:rPr>
          <w:tab/>
        </w:r>
        <w:r>
          <w:rPr>
            <w:noProof/>
            <w:webHidden/>
          </w:rPr>
          <w:fldChar w:fldCharType="begin"/>
        </w:r>
        <w:r>
          <w:rPr>
            <w:noProof/>
            <w:webHidden/>
          </w:rPr>
          <w:instrText xml:space="preserve"> PAGEREF _Toc227142092 \h </w:instrText>
        </w:r>
        <w:r>
          <w:rPr>
            <w:noProof/>
            <w:webHidden/>
          </w:rPr>
        </w:r>
        <w:r>
          <w:rPr>
            <w:noProof/>
            <w:webHidden/>
          </w:rPr>
          <w:fldChar w:fldCharType="separate"/>
        </w:r>
        <w:r>
          <w:rPr>
            <w:noProof/>
            <w:webHidden/>
          </w:rPr>
          <w:t>80</w:t>
        </w:r>
        <w:r>
          <w:rPr>
            <w:noProof/>
            <w:webHidden/>
          </w:rPr>
          <w:fldChar w:fldCharType="end"/>
        </w:r>
      </w:hyperlink>
    </w:p>
    <w:p w14:paraId="30CA85B1" w14:textId="31ED7811"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3" w:history="1">
        <w:r w:rsidRPr="001474D6">
          <w:rPr>
            <w:rStyle w:val="Hyperlink"/>
            <w:noProof/>
          </w:rPr>
          <w:t>8.1</w:t>
        </w:r>
        <w:r>
          <w:rPr>
            <w:rFonts w:eastAsiaTheme="minorEastAsia" w:cstheme="minorBidi"/>
            <w:smallCaps w:val="0"/>
            <w:noProof/>
            <w:kern w:val="2"/>
            <w:sz w:val="24"/>
            <w:szCs w:val="24"/>
            <w:lang w:eastAsia="en-AU"/>
            <w14:ligatures w14:val="standardContextual"/>
          </w:rPr>
          <w:tab/>
        </w:r>
        <w:r w:rsidRPr="001474D6">
          <w:rPr>
            <w:rStyle w:val="Hyperlink"/>
            <w:noProof/>
          </w:rPr>
          <w:t>Data Ingestion and BAU Activities</w:t>
        </w:r>
        <w:r>
          <w:rPr>
            <w:noProof/>
            <w:webHidden/>
          </w:rPr>
          <w:tab/>
        </w:r>
        <w:r>
          <w:rPr>
            <w:noProof/>
            <w:webHidden/>
          </w:rPr>
          <w:fldChar w:fldCharType="begin"/>
        </w:r>
        <w:r>
          <w:rPr>
            <w:noProof/>
            <w:webHidden/>
          </w:rPr>
          <w:instrText xml:space="preserve"> PAGEREF _Toc227142093 \h </w:instrText>
        </w:r>
        <w:r>
          <w:rPr>
            <w:noProof/>
            <w:webHidden/>
          </w:rPr>
        </w:r>
        <w:r>
          <w:rPr>
            <w:noProof/>
            <w:webHidden/>
          </w:rPr>
          <w:fldChar w:fldCharType="separate"/>
        </w:r>
        <w:r>
          <w:rPr>
            <w:noProof/>
            <w:webHidden/>
          </w:rPr>
          <w:t>80</w:t>
        </w:r>
        <w:r>
          <w:rPr>
            <w:noProof/>
            <w:webHidden/>
          </w:rPr>
          <w:fldChar w:fldCharType="end"/>
        </w:r>
      </w:hyperlink>
    </w:p>
    <w:p w14:paraId="6477B316" w14:textId="46954876"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4" w:history="1">
        <w:r w:rsidRPr="001474D6">
          <w:rPr>
            <w:rStyle w:val="Hyperlink"/>
            <w:noProof/>
          </w:rPr>
          <w:t>8.2</w:t>
        </w:r>
        <w:r>
          <w:rPr>
            <w:rFonts w:eastAsiaTheme="minorEastAsia" w:cstheme="minorBidi"/>
            <w:smallCaps w:val="0"/>
            <w:noProof/>
            <w:kern w:val="2"/>
            <w:sz w:val="24"/>
            <w:szCs w:val="24"/>
            <w:lang w:eastAsia="en-AU"/>
            <w14:ligatures w14:val="standardContextual"/>
          </w:rPr>
          <w:tab/>
        </w:r>
        <w:r w:rsidRPr="001474D6">
          <w:rPr>
            <w:rStyle w:val="Hyperlink"/>
            <w:noProof/>
          </w:rPr>
          <w:t>Administration and Management</w:t>
        </w:r>
        <w:r>
          <w:rPr>
            <w:noProof/>
            <w:webHidden/>
          </w:rPr>
          <w:tab/>
        </w:r>
        <w:r>
          <w:rPr>
            <w:noProof/>
            <w:webHidden/>
          </w:rPr>
          <w:fldChar w:fldCharType="begin"/>
        </w:r>
        <w:r>
          <w:rPr>
            <w:noProof/>
            <w:webHidden/>
          </w:rPr>
          <w:instrText xml:space="preserve"> PAGEREF _Toc227142094 \h </w:instrText>
        </w:r>
        <w:r>
          <w:rPr>
            <w:noProof/>
            <w:webHidden/>
          </w:rPr>
        </w:r>
        <w:r>
          <w:rPr>
            <w:noProof/>
            <w:webHidden/>
          </w:rPr>
          <w:fldChar w:fldCharType="separate"/>
        </w:r>
        <w:r>
          <w:rPr>
            <w:noProof/>
            <w:webHidden/>
          </w:rPr>
          <w:t>86</w:t>
        </w:r>
        <w:r>
          <w:rPr>
            <w:noProof/>
            <w:webHidden/>
          </w:rPr>
          <w:fldChar w:fldCharType="end"/>
        </w:r>
      </w:hyperlink>
    </w:p>
    <w:p w14:paraId="5F1E4063" w14:textId="559C2F22"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95" w:history="1">
        <w:r w:rsidRPr="001474D6">
          <w:rPr>
            <w:rStyle w:val="Hyperlink"/>
            <w:noProof/>
            <w:lang w:eastAsia="ja-JP"/>
          </w:rPr>
          <w:t>9</w:t>
        </w:r>
        <w:r>
          <w:rPr>
            <w:rFonts w:eastAsiaTheme="minorEastAsia" w:cstheme="minorBidi"/>
            <w:b w:val="0"/>
            <w:bCs w:val="0"/>
            <w:caps w:val="0"/>
            <w:noProof/>
            <w:kern w:val="2"/>
            <w:sz w:val="24"/>
            <w:szCs w:val="24"/>
            <w:lang w:eastAsia="en-AU"/>
            <w14:ligatures w14:val="standardContextual"/>
          </w:rPr>
          <w:tab/>
        </w:r>
        <w:r w:rsidRPr="001474D6">
          <w:rPr>
            <w:rStyle w:val="Hyperlink"/>
            <w:noProof/>
            <w:lang w:eastAsia="ja-JP"/>
          </w:rPr>
          <w:t>Appendix</w:t>
        </w:r>
        <w:r>
          <w:rPr>
            <w:noProof/>
            <w:webHidden/>
          </w:rPr>
          <w:tab/>
        </w:r>
        <w:r>
          <w:rPr>
            <w:noProof/>
            <w:webHidden/>
          </w:rPr>
          <w:fldChar w:fldCharType="begin"/>
        </w:r>
        <w:r>
          <w:rPr>
            <w:noProof/>
            <w:webHidden/>
          </w:rPr>
          <w:instrText xml:space="preserve"> PAGEREF _Toc227142095 \h </w:instrText>
        </w:r>
        <w:r>
          <w:rPr>
            <w:noProof/>
            <w:webHidden/>
          </w:rPr>
        </w:r>
        <w:r>
          <w:rPr>
            <w:noProof/>
            <w:webHidden/>
          </w:rPr>
          <w:fldChar w:fldCharType="separate"/>
        </w:r>
        <w:r>
          <w:rPr>
            <w:noProof/>
            <w:webHidden/>
          </w:rPr>
          <w:t>88</w:t>
        </w:r>
        <w:r>
          <w:rPr>
            <w:noProof/>
            <w:webHidden/>
          </w:rPr>
          <w:fldChar w:fldCharType="end"/>
        </w:r>
      </w:hyperlink>
    </w:p>
    <w:p w14:paraId="2698F74C" w14:textId="3400E1A5"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6" w:history="1">
        <w:r w:rsidRPr="001474D6">
          <w:rPr>
            <w:rStyle w:val="Hyperlink"/>
            <w:noProof/>
          </w:rPr>
          <w:t>9.1</w:t>
        </w:r>
        <w:r>
          <w:rPr>
            <w:rFonts w:eastAsiaTheme="minorEastAsia" w:cstheme="minorBidi"/>
            <w:smallCaps w:val="0"/>
            <w:noProof/>
            <w:kern w:val="2"/>
            <w:sz w:val="24"/>
            <w:szCs w:val="24"/>
            <w:lang w:eastAsia="en-AU"/>
            <w14:ligatures w14:val="standardContextual"/>
          </w:rPr>
          <w:tab/>
        </w:r>
        <w:r w:rsidRPr="001474D6">
          <w:rPr>
            <w:rStyle w:val="Hyperlink"/>
            <w:noProof/>
          </w:rPr>
          <w:t>Decision Register</w:t>
        </w:r>
        <w:r>
          <w:rPr>
            <w:noProof/>
            <w:webHidden/>
          </w:rPr>
          <w:tab/>
        </w:r>
        <w:r>
          <w:rPr>
            <w:noProof/>
            <w:webHidden/>
          </w:rPr>
          <w:fldChar w:fldCharType="begin"/>
        </w:r>
        <w:r>
          <w:rPr>
            <w:noProof/>
            <w:webHidden/>
          </w:rPr>
          <w:instrText xml:space="preserve"> PAGEREF _Toc227142096 \h </w:instrText>
        </w:r>
        <w:r>
          <w:rPr>
            <w:noProof/>
            <w:webHidden/>
          </w:rPr>
        </w:r>
        <w:r>
          <w:rPr>
            <w:noProof/>
            <w:webHidden/>
          </w:rPr>
          <w:fldChar w:fldCharType="separate"/>
        </w:r>
        <w:r>
          <w:rPr>
            <w:noProof/>
            <w:webHidden/>
          </w:rPr>
          <w:t>88</w:t>
        </w:r>
        <w:r>
          <w:rPr>
            <w:noProof/>
            <w:webHidden/>
          </w:rPr>
          <w:fldChar w:fldCharType="end"/>
        </w:r>
      </w:hyperlink>
    </w:p>
    <w:p w14:paraId="5553F693" w14:textId="61C7C47D"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7" w:history="1">
        <w:r w:rsidRPr="001474D6">
          <w:rPr>
            <w:rStyle w:val="Hyperlink"/>
            <w:noProof/>
          </w:rPr>
          <w:t>9.2</w:t>
        </w:r>
        <w:r>
          <w:rPr>
            <w:rFonts w:eastAsiaTheme="minorEastAsia" w:cstheme="minorBidi"/>
            <w:smallCaps w:val="0"/>
            <w:noProof/>
            <w:kern w:val="2"/>
            <w:sz w:val="24"/>
            <w:szCs w:val="24"/>
            <w:lang w:eastAsia="en-AU"/>
            <w14:ligatures w14:val="standardContextual"/>
          </w:rPr>
          <w:tab/>
        </w:r>
        <w:r w:rsidRPr="001474D6">
          <w:rPr>
            <w:rStyle w:val="Hyperlink"/>
            <w:noProof/>
          </w:rPr>
          <w:t>Supporting Documents and Artifacts</w:t>
        </w:r>
        <w:r>
          <w:rPr>
            <w:noProof/>
            <w:webHidden/>
          </w:rPr>
          <w:tab/>
        </w:r>
        <w:r>
          <w:rPr>
            <w:noProof/>
            <w:webHidden/>
          </w:rPr>
          <w:fldChar w:fldCharType="begin"/>
        </w:r>
        <w:r>
          <w:rPr>
            <w:noProof/>
            <w:webHidden/>
          </w:rPr>
          <w:instrText xml:space="preserve"> PAGEREF _Toc227142097 \h </w:instrText>
        </w:r>
        <w:r>
          <w:rPr>
            <w:noProof/>
            <w:webHidden/>
          </w:rPr>
        </w:r>
        <w:r>
          <w:rPr>
            <w:noProof/>
            <w:webHidden/>
          </w:rPr>
          <w:fldChar w:fldCharType="separate"/>
        </w:r>
        <w:r>
          <w:rPr>
            <w:noProof/>
            <w:webHidden/>
          </w:rPr>
          <w:t>88</w:t>
        </w:r>
        <w:r>
          <w:rPr>
            <w:noProof/>
            <w:webHidden/>
          </w:rPr>
          <w:fldChar w:fldCharType="end"/>
        </w:r>
      </w:hyperlink>
    </w:p>
    <w:p w14:paraId="027400E0" w14:textId="112748AF" w:rsidR="00BB3A29" w:rsidRDefault="00BB3A29" w:rsidP="00BB3A29">
      <w:pPr>
        <w:pStyle w:val="TOC2"/>
        <w:tabs>
          <w:tab w:val="left" w:pos="600"/>
          <w:tab w:val="right" w:leader="dot" w:pos="9195"/>
        </w:tabs>
        <w:rPr>
          <w:rFonts w:eastAsiaTheme="minorEastAsia" w:cstheme="minorBidi"/>
          <w:smallCaps w:val="0"/>
          <w:noProof/>
          <w:kern w:val="2"/>
          <w:sz w:val="24"/>
          <w:szCs w:val="24"/>
          <w:lang w:eastAsia="en-AU"/>
          <w14:ligatures w14:val="standardContextual"/>
        </w:rPr>
      </w:pPr>
      <w:r>
        <w:fldChar w:fldCharType="end"/>
      </w:r>
    </w:p>
    <w:p w14:paraId="375238DD" w14:textId="77777777" w:rsidR="00BB3A29" w:rsidRDefault="00BB3A29" w:rsidP="00BB3A29">
      <w:pPr>
        <w:rPr>
          <w:rFonts w:asciiTheme="majorHAnsi" w:eastAsiaTheme="majorEastAsia" w:hAnsiTheme="majorHAnsi" w:cstheme="majorBidi"/>
          <w:color w:val="004F8A"/>
          <w:sz w:val="32"/>
          <w:szCs w:val="32"/>
        </w:rPr>
      </w:pPr>
      <w:r>
        <w:br w:type="page"/>
      </w:r>
    </w:p>
    <w:p w14:paraId="685C458F" w14:textId="77777777" w:rsidR="00BB3A29" w:rsidRPr="004B22B2" w:rsidRDefault="00BB3A29" w:rsidP="00BB3A29">
      <w:pPr>
        <w:pStyle w:val="Heading1"/>
      </w:pPr>
      <w:bookmarkStart w:id="24" w:name="_Toc227142046"/>
      <w:r w:rsidRPr="004B22B2">
        <w:lastRenderedPageBreak/>
        <w:t>Introduction</w:t>
      </w:r>
      <w:bookmarkEnd w:id="10"/>
      <w:bookmarkEnd w:id="24"/>
    </w:p>
    <w:p w14:paraId="36E57689" w14:textId="77777777" w:rsidR="00BB3A29" w:rsidRPr="00CA41D2" w:rsidRDefault="00BB3A29" w:rsidP="00AC1587">
      <w:pPr>
        <w:pStyle w:val="Heading2"/>
        <w:rPr>
          <w:lang w:val="en-AU"/>
        </w:rPr>
      </w:pPr>
      <w:bookmarkStart w:id="25" w:name="_Toc227142047"/>
      <w:r w:rsidRPr="00CA41D2">
        <w:rPr>
          <w:lang w:val="en-AU"/>
        </w:rPr>
        <w:t>Purpose</w:t>
      </w:r>
      <w:bookmarkEnd w:id="25"/>
    </w:p>
    <w:p w14:paraId="3BCF72C1" w14:textId="7183C939" w:rsidR="00E1180C" w:rsidRDefault="00E1180C" w:rsidP="00E1180C">
      <w:r>
        <w:t xml:space="preserve">The purpose of this document is to present a comprehensive overview of the as-built solution for the </w:t>
      </w:r>
      <w:r w:rsidRPr="00E1180C">
        <w:t>DCCEEW M</w:t>
      </w:r>
      <w:r w:rsidR="00A42E9C">
        <w:t>icrosoft</w:t>
      </w:r>
      <w:r w:rsidRPr="00E1180C">
        <w:t xml:space="preserve"> Fabric Data Consolidation Enhancement Project</w:t>
      </w:r>
      <w:r w:rsidR="00A42E9C">
        <w:t>.</w:t>
      </w:r>
    </w:p>
    <w:p w14:paraId="00CD8037" w14:textId="77777777" w:rsidR="00E1180C" w:rsidRDefault="00E1180C" w:rsidP="00E1180C">
      <w:r>
        <w:t>The As-built documentation aims to provide stakeholders, decision-makers, and project participants with a clear understanding of the solution implementation, including:</w:t>
      </w:r>
    </w:p>
    <w:p w14:paraId="66BC7FFE" w14:textId="77777777" w:rsidR="00E1180C" w:rsidRDefault="00E1180C" w:rsidP="00760DCB">
      <w:pPr>
        <w:pStyle w:val="ListParagraph"/>
        <w:numPr>
          <w:ilvl w:val="0"/>
          <w:numId w:val="25"/>
        </w:numPr>
      </w:pPr>
      <w:r>
        <w:t>Solution overview – high-level and detailed architecture</w:t>
      </w:r>
    </w:p>
    <w:p w14:paraId="09A5E1AD" w14:textId="1D30D730" w:rsidR="00E1180C" w:rsidRPr="00E1180C" w:rsidRDefault="00E1180C" w:rsidP="00760DCB">
      <w:pPr>
        <w:pStyle w:val="ListParagraph"/>
        <w:numPr>
          <w:ilvl w:val="0"/>
          <w:numId w:val="25"/>
        </w:numPr>
      </w:pPr>
      <w:r>
        <w:t xml:space="preserve">Solution components – the </w:t>
      </w:r>
      <w:r w:rsidR="004B22B2">
        <w:t>Microsoft Fabric components</w:t>
      </w:r>
      <w:r>
        <w:t xml:space="preserve"> used within the architecture to achieve project objectives</w:t>
      </w:r>
    </w:p>
    <w:p w14:paraId="1C013BB7" w14:textId="77777777" w:rsidR="00BB3A29" w:rsidRPr="00CA41D2" w:rsidRDefault="00BB3A29" w:rsidP="00AC1587">
      <w:pPr>
        <w:pStyle w:val="Heading2"/>
        <w:rPr>
          <w:lang w:val="en-AU"/>
        </w:rPr>
      </w:pPr>
      <w:bookmarkStart w:id="26" w:name="_Toc227142048"/>
      <w:r w:rsidRPr="00CA41D2">
        <w:rPr>
          <w:lang w:val="en-AU"/>
        </w:rPr>
        <w:t>Target Audience</w:t>
      </w:r>
      <w:bookmarkEnd w:id="26"/>
    </w:p>
    <w:p w14:paraId="61A042AD" w14:textId="07067346" w:rsidR="00A7624F" w:rsidRDefault="00A7624F" w:rsidP="00A7624F">
      <w:r>
        <w:t xml:space="preserve">This As-Built documentation is a technical record of the platform's construction, development, solution design, and architecture. Created by software/data engineers, programmers, report developers, and project managers, it is intended for stakeholders at DCCEEW, including project managers, software testers, software engineers, </w:t>
      </w:r>
      <w:r w:rsidR="00A35FDB">
        <w:t>technical</w:t>
      </w:r>
      <w:r>
        <w:t xml:space="preserve"> support and quality assurance teams.</w:t>
      </w:r>
    </w:p>
    <w:p w14:paraId="5C2ACB7A" w14:textId="77777777" w:rsidR="00A7624F" w:rsidRDefault="00A7624F" w:rsidP="00A7624F">
      <w:r>
        <w:t>Project managers will use this document to verify that the platform aligns with the original design specifications and to identify any discrepancies. Software testers will refer to it to ensure it meets functionality and performance requirements. Software engineers and quality assurance teams will utilise the document to evaluate the software's quality and guide future development decisions.</w:t>
      </w:r>
    </w:p>
    <w:p w14:paraId="70CCDEFC" w14:textId="77777777" w:rsidR="00A7624F" w:rsidRPr="00C23E07" w:rsidRDefault="00A7624F" w:rsidP="00A7624F">
      <w:r>
        <w:t>The As-Built document offers a comprehensive and accurate account of the project's development. It can be shared internally within DCCEEW and used to demonstrate that the platform fulfils its requirements and operates effectively for its users.</w:t>
      </w:r>
    </w:p>
    <w:p w14:paraId="765C9C11" w14:textId="77777777" w:rsidR="00BB3A29" w:rsidRDefault="00BB3A29" w:rsidP="00BB3A29">
      <w:pPr>
        <w:pStyle w:val="Heading1"/>
      </w:pPr>
      <w:bookmarkStart w:id="27" w:name="_Toc173333865"/>
      <w:bookmarkStart w:id="28" w:name="_Toc173333906"/>
      <w:bookmarkStart w:id="29" w:name="_Toc173511995"/>
      <w:bookmarkStart w:id="30" w:name="_Toc174867542"/>
      <w:bookmarkStart w:id="31" w:name="_Toc173333866"/>
      <w:bookmarkStart w:id="32" w:name="_Toc173333907"/>
      <w:bookmarkStart w:id="33" w:name="_Toc173511996"/>
      <w:bookmarkStart w:id="34" w:name="_Toc174867543"/>
      <w:bookmarkStart w:id="35" w:name="_Toc173333867"/>
      <w:bookmarkStart w:id="36" w:name="_Toc173333908"/>
      <w:bookmarkStart w:id="37" w:name="_Toc173511997"/>
      <w:bookmarkStart w:id="38" w:name="_Toc174867544"/>
      <w:bookmarkStart w:id="39" w:name="_Toc227142049"/>
      <w:bookmarkEnd w:id="27"/>
      <w:bookmarkEnd w:id="28"/>
      <w:bookmarkEnd w:id="29"/>
      <w:bookmarkEnd w:id="30"/>
      <w:bookmarkEnd w:id="31"/>
      <w:bookmarkEnd w:id="32"/>
      <w:bookmarkEnd w:id="33"/>
      <w:bookmarkEnd w:id="34"/>
      <w:bookmarkEnd w:id="35"/>
      <w:bookmarkEnd w:id="36"/>
      <w:bookmarkEnd w:id="37"/>
      <w:bookmarkEnd w:id="38"/>
      <w:r>
        <w:t>Solution Overview</w:t>
      </w:r>
      <w:bookmarkEnd w:id="39"/>
    </w:p>
    <w:p w14:paraId="59DC280B" w14:textId="77777777" w:rsidR="00BB3A29" w:rsidRPr="00CA41D2" w:rsidRDefault="00BB3A29" w:rsidP="00AC1587">
      <w:pPr>
        <w:pStyle w:val="Heading2"/>
        <w:rPr>
          <w:lang w:val="en-AU"/>
        </w:rPr>
      </w:pPr>
      <w:bookmarkStart w:id="40" w:name="_Toc227142050"/>
      <w:r w:rsidRPr="00CA41D2">
        <w:rPr>
          <w:lang w:val="en-AU"/>
        </w:rPr>
        <w:t>High-level Architecture</w:t>
      </w:r>
      <w:bookmarkEnd w:id="40"/>
    </w:p>
    <w:p w14:paraId="6DF90F2D" w14:textId="77777777" w:rsidR="00BB3A29" w:rsidRPr="000B0CC9" w:rsidRDefault="00BB3A29" w:rsidP="00BB3A29">
      <w:bookmarkStart w:id="41" w:name="_Toc110869906"/>
      <w:bookmarkStart w:id="42" w:name="_Toc110869931"/>
      <w:bookmarkStart w:id="43" w:name="_Toc115083254"/>
      <w:r>
        <w:t xml:space="preserve">To view the high level architecture for the solution, please see document </w:t>
      </w:r>
      <w:hyperlink r:id="rId27">
        <w:r w:rsidRPr="140F5016">
          <w:rPr>
            <w:rStyle w:val="Hyperlink"/>
          </w:rPr>
          <w:t>DPHI Solution Design - Fabric Data Platform-v1.00</w:t>
        </w:r>
      </w:hyperlink>
      <w:r>
        <w:t>.</w:t>
      </w:r>
    </w:p>
    <w:bookmarkEnd w:id="41"/>
    <w:bookmarkEnd w:id="42"/>
    <w:bookmarkEnd w:id="43"/>
    <w:p w14:paraId="06C821BE" w14:textId="77777777" w:rsidR="00BB3A29" w:rsidRDefault="00BB3A29" w:rsidP="00BB3A29">
      <w:pPr>
        <w:rPr>
          <w:rFonts w:asciiTheme="majorHAnsi" w:eastAsiaTheme="majorEastAsia" w:hAnsiTheme="majorHAnsi" w:cstheme="majorBidi"/>
          <w:color w:val="004F8A"/>
          <w:sz w:val="28"/>
          <w:szCs w:val="26"/>
        </w:rPr>
      </w:pPr>
      <w:r>
        <w:br w:type="page"/>
      </w:r>
    </w:p>
    <w:p w14:paraId="46C33B2F" w14:textId="5667C9B1" w:rsidR="00BB3A29" w:rsidRDefault="00BB3A29" w:rsidP="00BB3A29">
      <w:pPr>
        <w:pStyle w:val="Heading1"/>
      </w:pPr>
      <w:bookmarkStart w:id="44" w:name="_Toc174867557"/>
      <w:bookmarkStart w:id="45" w:name="_Toc174867558"/>
      <w:bookmarkStart w:id="46" w:name="_Toc174867559"/>
      <w:bookmarkStart w:id="47" w:name="_Toc174867560"/>
      <w:bookmarkStart w:id="48" w:name="_Toc227142051"/>
      <w:bookmarkStart w:id="49" w:name="_Toc171093590"/>
      <w:bookmarkEnd w:id="44"/>
      <w:bookmarkEnd w:id="45"/>
      <w:bookmarkEnd w:id="46"/>
      <w:bookmarkEnd w:id="47"/>
      <w:r>
        <w:lastRenderedPageBreak/>
        <w:t>Data platform</w:t>
      </w:r>
      <w:bookmarkEnd w:id="48"/>
    </w:p>
    <w:p w14:paraId="5AAF16DC" w14:textId="368F27AE" w:rsidR="00C762EC" w:rsidRPr="00CA41D2" w:rsidRDefault="00C762EC" w:rsidP="00C762EC">
      <w:pPr>
        <w:pStyle w:val="Heading2"/>
        <w:rPr>
          <w:lang w:val="en-AU"/>
        </w:rPr>
      </w:pPr>
      <w:bookmarkStart w:id="50" w:name="_Toc227142052"/>
      <w:r w:rsidRPr="00CA41D2">
        <w:rPr>
          <w:lang w:val="en-AU"/>
        </w:rPr>
        <w:t xml:space="preserve">Fabric </w:t>
      </w:r>
      <w:r w:rsidR="002F21AF" w:rsidRPr="00CA41D2">
        <w:rPr>
          <w:lang w:val="en-AU"/>
        </w:rPr>
        <w:t>Capacity</w:t>
      </w:r>
      <w:r w:rsidRPr="00CA41D2">
        <w:rPr>
          <w:lang w:val="en-AU"/>
        </w:rPr>
        <w:t xml:space="preserve"> specification</w:t>
      </w:r>
      <w:bookmarkEnd w:id="50"/>
    </w:p>
    <w:p w14:paraId="4FA8B97E" w14:textId="77777777" w:rsidR="00C40787" w:rsidRPr="00CA41D2" w:rsidRDefault="00C40787" w:rsidP="00C762EC">
      <w:pPr>
        <w:rPr>
          <w:lang w:eastAsia="ja-JP"/>
        </w:rPr>
      </w:pPr>
      <w:r w:rsidRPr="00CA41D2">
        <w:rPr>
          <w:lang w:eastAsia="ja-JP"/>
        </w:rPr>
        <w:t xml:space="preserve">In Microsoft Fabric, the Fabric capacity SKU governs the compute and storage resources available to workspaces and items such as dataflows, notebooks, and Power BI reports. </w:t>
      </w:r>
    </w:p>
    <w:p w14:paraId="63B00713" w14:textId="19906A92" w:rsidR="00C762EC" w:rsidRPr="00CA41D2" w:rsidRDefault="00C40787" w:rsidP="00C762EC">
      <w:pPr>
        <w:rPr>
          <w:lang w:eastAsia="ja-JP"/>
        </w:rPr>
      </w:pPr>
      <w:r w:rsidRPr="00CA41D2">
        <w:rPr>
          <w:lang w:eastAsia="ja-JP"/>
        </w:rPr>
        <w:t xml:space="preserve">A </w:t>
      </w:r>
      <w:hyperlink r:id="rId28" w:anchor="@EnvironmentNSWGov.onmicrosoft.com/resource/subscriptions/8f54365a-f38a-42a8-bf13-897dcb72761e/resourceGroups/Fabric-Resources-NonProd/providers/Microsoft.Fabric/capacities/bosdatanonprod/overview" w:history="1">
        <w:r w:rsidR="00FB3022" w:rsidRPr="00CA41D2">
          <w:rPr>
            <w:rStyle w:val="Hyperlink"/>
            <w:lang w:eastAsia="ja-JP"/>
          </w:rPr>
          <w:t>single F4 Capacity (bosdatanonprod)</w:t>
        </w:r>
      </w:hyperlink>
      <w:r w:rsidRPr="00CA41D2">
        <w:rPr>
          <w:lang w:eastAsia="ja-JP"/>
        </w:rPr>
        <w:t xml:space="preserve"> was provisioned to support the platform across the Non-Prod and Prod environments.</w:t>
      </w:r>
    </w:p>
    <w:tbl>
      <w:tblPr>
        <w:tblStyle w:val="ListTable4-Accent51"/>
        <w:tblW w:w="0" w:type="auto"/>
        <w:tblLook w:val="04A0" w:firstRow="1" w:lastRow="0" w:firstColumn="1" w:lastColumn="0" w:noHBand="0" w:noVBand="1"/>
      </w:tblPr>
      <w:tblGrid>
        <w:gridCol w:w="1908"/>
        <w:gridCol w:w="2482"/>
        <w:gridCol w:w="4814"/>
      </w:tblGrid>
      <w:tr w:rsidR="00C762EC" w:rsidRPr="00592580" w14:paraId="572B052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908" w:type="dxa"/>
            <w:hideMark/>
          </w:tcPr>
          <w:p w14:paraId="730C5D22" w14:textId="77777777" w:rsidR="00C762EC" w:rsidRPr="00CA41D2" w:rsidRDefault="00C762EC">
            <w:pPr>
              <w:rPr>
                <w:sz w:val="16"/>
                <w:szCs w:val="16"/>
              </w:rPr>
            </w:pPr>
            <w:r w:rsidRPr="00CA41D2">
              <w:rPr>
                <w:sz w:val="16"/>
                <w:szCs w:val="16"/>
              </w:rPr>
              <w:t>Environment</w:t>
            </w:r>
          </w:p>
        </w:tc>
        <w:tc>
          <w:tcPr>
            <w:tcW w:w="2482" w:type="dxa"/>
            <w:hideMark/>
          </w:tcPr>
          <w:p w14:paraId="3C5DDD82" w14:textId="77777777" w:rsidR="00C762EC" w:rsidRPr="00CA41D2" w:rsidRDefault="00C762EC">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Compute based on Capacity SKU</w:t>
            </w:r>
          </w:p>
        </w:tc>
        <w:tc>
          <w:tcPr>
            <w:tcW w:w="4814" w:type="dxa"/>
          </w:tcPr>
          <w:p w14:paraId="78079D50" w14:textId="77777777" w:rsidR="00C762EC" w:rsidRPr="00CA41D2" w:rsidRDefault="00C762EC">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r>
      <w:tr w:rsidR="00C762EC" w:rsidRPr="00592580" w14:paraId="010D29AF" w14:textId="77777777">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28711251" w14:textId="77777777" w:rsidR="00C762EC" w:rsidRPr="00CA41D2" w:rsidRDefault="00C762EC">
            <w:pPr>
              <w:rPr>
                <w:sz w:val="16"/>
                <w:szCs w:val="16"/>
              </w:rPr>
            </w:pPr>
            <w:r w:rsidRPr="00CA41D2">
              <w:rPr>
                <w:sz w:val="16"/>
                <w:szCs w:val="16"/>
              </w:rPr>
              <w:t>Non-Prod</w:t>
            </w:r>
          </w:p>
        </w:tc>
        <w:tc>
          <w:tcPr>
            <w:tcW w:w="2482" w:type="dxa"/>
          </w:tcPr>
          <w:p w14:paraId="14D877E8" w14:textId="77777777"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4F7CC7E3" w14:textId="3C9FA7B6"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transformations within Spark notebooks for </w:t>
            </w:r>
            <w:r w:rsidR="00077996">
              <w:rPr>
                <w:sz w:val="16"/>
                <w:szCs w:val="16"/>
              </w:rPr>
              <w:t xml:space="preserve">the </w:t>
            </w:r>
            <w:r w:rsidRPr="00CA41D2">
              <w:rPr>
                <w:sz w:val="16"/>
                <w:szCs w:val="16"/>
              </w:rPr>
              <w:t>Development (Non-Prod) environment</w:t>
            </w:r>
          </w:p>
        </w:tc>
      </w:tr>
      <w:tr w:rsidR="00C762EC" w:rsidRPr="00592580" w14:paraId="0B504A4F" w14:textId="77777777">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7104C65C" w14:textId="77777777" w:rsidR="00C762EC" w:rsidRPr="00CA41D2" w:rsidRDefault="00C762EC">
            <w:pPr>
              <w:rPr>
                <w:sz w:val="16"/>
                <w:szCs w:val="16"/>
              </w:rPr>
            </w:pPr>
            <w:r w:rsidRPr="00CA41D2">
              <w:rPr>
                <w:sz w:val="16"/>
                <w:szCs w:val="16"/>
              </w:rPr>
              <w:t>Prod</w:t>
            </w:r>
          </w:p>
        </w:tc>
        <w:tc>
          <w:tcPr>
            <w:tcW w:w="2482" w:type="dxa"/>
          </w:tcPr>
          <w:p w14:paraId="5F3AA292" w14:textId="77777777"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677B96AD" w14:textId="6BE6EE22"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transformations within Spark notebooks for </w:t>
            </w:r>
            <w:r w:rsidR="00077996">
              <w:rPr>
                <w:sz w:val="16"/>
                <w:szCs w:val="16"/>
              </w:rPr>
              <w:t xml:space="preserve">the </w:t>
            </w:r>
            <w:r w:rsidRPr="00CA41D2">
              <w:rPr>
                <w:sz w:val="16"/>
                <w:szCs w:val="16"/>
              </w:rPr>
              <w:t>Production environment</w:t>
            </w:r>
          </w:p>
        </w:tc>
      </w:tr>
    </w:tbl>
    <w:p w14:paraId="5AF3E609" w14:textId="77777777" w:rsidR="002F21AF" w:rsidRPr="00CA41D2" w:rsidRDefault="002F21AF" w:rsidP="00C762EC">
      <w:pPr>
        <w:rPr>
          <w:lang w:eastAsia="ja-JP"/>
        </w:rPr>
      </w:pPr>
    </w:p>
    <w:p w14:paraId="425F0D8A" w14:textId="2AA3F3A3" w:rsidR="00901465" w:rsidRDefault="00D47C8A">
      <w:pPr>
        <w:rPr>
          <w:rFonts w:asciiTheme="majorHAnsi" w:eastAsiaTheme="majorEastAsia" w:hAnsiTheme="majorHAnsi" w:cstheme="majorBidi"/>
          <w:color w:val="004F8A"/>
          <w:sz w:val="28"/>
          <w:szCs w:val="26"/>
          <w:lang w:eastAsia="ja-JP"/>
        </w:rPr>
      </w:pPr>
      <w:r>
        <w:t xml:space="preserve">Note: We recommend separating the production capacity from non-production to ensure </w:t>
      </w:r>
      <w:r w:rsidR="009E7283">
        <w:t>the</w:t>
      </w:r>
      <w:r>
        <w:t xml:space="preserve"> production</w:t>
      </w:r>
      <w:r w:rsidR="009E7283">
        <w:t xml:space="preserve"> activities are not impacted</w:t>
      </w:r>
      <w:r w:rsidR="00150759">
        <w:t>.</w:t>
      </w:r>
    </w:p>
    <w:p w14:paraId="1B10FF57" w14:textId="77777777" w:rsidR="00150759" w:rsidRDefault="00150759">
      <w:pPr>
        <w:rPr>
          <w:rFonts w:asciiTheme="majorHAnsi" w:eastAsiaTheme="majorEastAsia" w:hAnsiTheme="majorHAnsi" w:cstheme="majorBidi"/>
          <w:color w:val="004F8A"/>
          <w:sz w:val="28"/>
          <w:szCs w:val="26"/>
          <w:lang w:eastAsia="ja-JP"/>
        </w:rPr>
      </w:pPr>
      <w:r>
        <w:br w:type="page"/>
      </w:r>
    </w:p>
    <w:p w14:paraId="25C90E80" w14:textId="2B955600" w:rsidR="00BB3A29" w:rsidRPr="00CA41D2" w:rsidRDefault="00BB3A29" w:rsidP="00AC1587">
      <w:pPr>
        <w:pStyle w:val="Heading2"/>
        <w:rPr>
          <w:lang w:val="en-AU"/>
        </w:rPr>
      </w:pPr>
      <w:bookmarkStart w:id="51" w:name="_Toc227142053"/>
      <w:r w:rsidRPr="00CA41D2">
        <w:rPr>
          <w:lang w:val="en-AU"/>
        </w:rPr>
        <w:lastRenderedPageBreak/>
        <w:t>Data Ingestion Framework</w:t>
      </w:r>
      <w:bookmarkStart w:id="52" w:name="_Toc184725306"/>
      <w:bookmarkEnd w:id="51"/>
    </w:p>
    <w:p w14:paraId="2D3E1A25" w14:textId="77777777" w:rsidR="00BB3A29" w:rsidRPr="00CA41D2" w:rsidRDefault="00BB3A29" w:rsidP="00A549FD">
      <w:pPr>
        <w:pStyle w:val="Heading3"/>
        <w:rPr>
          <w:lang w:val="en-AU"/>
        </w:rPr>
      </w:pPr>
      <w:r w:rsidRPr="00CA41D2">
        <w:rPr>
          <w:lang w:val="en-AU"/>
        </w:rPr>
        <w:t>Ingestion Pipelines</w:t>
      </w:r>
      <w:bookmarkEnd w:id="52"/>
    </w:p>
    <w:p w14:paraId="0DA8C924" w14:textId="3A6510F3" w:rsidR="00092064" w:rsidRPr="00092064" w:rsidRDefault="00907C60" w:rsidP="00092064">
      <w:pPr>
        <w:rPr>
          <w:lang w:eastAsia="ja-JP"/>
        </w:rPr>
      </w:pPr>
      <w:r>
        <w:t>Ingestion pipelines serve as the entry point to the data platform, leveraging a framework that utilises both native and custom connectors to extract data from various source systems.</w:t>
      </w:r>
    </w:p>
    <w:p w14:paraId="427DC885" w14:textId="77777777" w:rsidR="00BB3A29" w:rsidRPr="00CA41D2" w:rsidRDefault="00BB3A29" w:rsidP="000244BF">
      <w:pPr>
        <w:pStyle w:val="Heading4"/>
        <w:rPr>
          <w:lang w:val="en-AU"/>
        </w:rPr>
      </w:pPr>
      <w:bookmarkStart w:id="53" w:name="_Toc184725307"/>
      <w:r w:rsidRPr="00CA41D2">
        <w:rPr>
          <w:lang w:val="en-AU"/>
        </w:rPr>
        <w:t xml:space="preserve">Copy Data </w:t>
      </w:r>
      <w:bookmarkEnd w:id="53"/>
      <w:r w:rsidRPr="00CA41D2">
        <w:rPr>
          <w:lang w:val="en-AU"/>
        </w:rPr>
        <w:t>Activity</w:t>
      </w:r>
    </w:p>
    <w:p w14:paraId="6E82704E" w14:textId="24CA2890" w:rsidR="00BB3A29" w:rsidRPr="00CA41D2" w:rsidRDefault="00BB3A29" w:rsidP="00BB3A29">
      <w:pPr>
        <w:rPr>
          <w:lang w:eastAsia="ja-JP"/>
        </w:rPr>
      </w:pPr>
      <w:r w:rsidRPr="00CA41D2">
        <w:rPr>
          <w:lang w:eastAsia="ja-JP"/>
        </w:rPr>
        <w:t xml:space="preserve">The ingestion pipeline's core task is to run copy data activities </w:t>
      </w:r>
      <w:r w:rsidR="00150759">
        <w:rPr>
          <w:lang w:eastAsia="ja-JP"/>
        </w:rPr>
        <w:t xml:space="preserve">using </w:t>
      </w:r>
      <w:r w:rsidRPr="00CA41D2">
        <w:rPr>
          <w:lang w:eastAsia="ja-JP"/>
        </w:rPr>
        <w:t>and manage activities within the MS Fabric environment. The conceptual diagram for this process is shown below:</w:t>
      </w:r>
    </w:p>
    <w:p w14:paraId="1D1B3FF2" w14:textId="42A0D84A" w:rsidR="00BB3A29" w:rsidRPr="00CA41D2" w:rsidRDefault="00BB3A29" w:rsidP="00BB3A29">
      <w:pPr>
        <w:rPr>
          <w:lang w:eastAsia="ja-JP"/>
        </w:rPr>
      </w:pPr>
      <w:r w:rsidRPr="00CA41D2">
        <w:rPr>
          <w:noProof/>
          <w:lang w:eastAsia="ja-JP"/>
        </w:rPr>
        <w:drawing>
          <wp:inline distT="0" distB="0" distL="0" distR="0" wp14:anchorId="7734C520" wp14:editId="5613B6FD">
            <wp:extent cx="2727737" cy="6513116"/>
            <wp:effectExtent l="0" t="0" r="0" b="2540"/>
            <wp:docPr id="138589719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97194" name="Picture 1" descr="A diagram of a company&#10;&#10;Description automatically generated"/>
                    <pic:cNvPicPr/>
                  </pic:nvPicPr>
                  <pic:blipFill>
                    <a:blip r:embed="rId29"/>
                    <a:stretch>
                      <a:fillRect/>
                    </a:stretch>
                  </pic:blipFill>
                  <pic:spPr>
                    <a:xfrm>
                      <a:off x="0" y="0"/>
                      <a:ext cx="2734598" cy="6529498"/>
                    </a:xfrm>
                    <a:prstGeom prst="rect">
                      <a:avLst/>
                    </a:prstGeom>
                  </pic:spPr>
                </pic:pic>
              </a:graphicData>
            </a:graphic>
          </wp:inline>
        </w:drawing>
      </w:r>
    </w:p>
    <w:p w14:paraId="3970F810" w14:textId="4FCE2204" w:rsidR="00BB3A29" w:rsidRPr="00CA41D2" w:rsidRDefault="00BB3A29" w:rsidP="00BB3A29">
      <w:pPr>
        <w:pStyle w:val="ListParagraph"/>
        <w:numPr>
          <w:ilvl w:val="0"/>
          <w:numId w:val="5"/>
        </w:numPr>
        <w:rPr>
          <w:lang w:eastAsia="ja-JP"/>
        </w:rPr>
      </w:pPr>
      <w:r w:rsidRPr="00CA41D2">
        <w:rPr>
          <w:lang w:eastAsia="ja-JP"/>
        </w:rPr>
        <w:lastRenderedPageBreak/>
        <w:t xml:space="preserve">Source Data Connection: Fabric connection to existing source </w:t>
      </w:r>
      <w:r w:rsidR="0083542A">
        <w:rPr>
          <w:lang w:eastAsia="ja-JP"/>
        </w:rPr>
        <w:t>systems</w:t>
      </w:r>
      <w:r w:rsidRPr="00CA41D2">
        <w:rPr>
          <w:lang w:eastAsia="ja-JP"/>
        </w:rPr>
        <w:t xml:space="preserve"> using </w:t>
      </w:r>
      <w:r w:rsidR="008D7289">
        <w:rPr>
          <w:lang w:eastAsia="ja-JP"/>
        </w:rPr>
        <w:t xml:space="preserve">a </w:t>
      </w:r>
      <w:r w:rsidRPr="00CA41D2">
        <w:rPr>
          <w:lang w:eastAsia="ja-JP"/>
        </w:rPr>
        <w:t>gateway, with awareness of the ingestion patterns shown below</w:t>
      </w:r>
    </w:p>
    <w:p w14:paraId="3DE94CCA" w14:textId="5B72B73E" w:rsidR="00BB3A29" w:rsidRPr="00CA41D2" w:rsidRDefault="00BB3A29" w:rsidP="00BB3A29">
      <w:pPr>
        <w:pStyle w:val="ListParagraph"/>
        <w:numPr>
          <w:ilvl w:val="0"/>
          <w:numId w:val="5"/>
        </w:numPr>
        <w:rPr>
          <w:lang w:val="en-US" w:eastAsia="ja-JP"/>
        </w:rPr>
      </w:pPr>
      <w:r w:rsidRPr="6E856EEE">
        <w:rPr>
          <w:lang w:val="en-US" w:eastAsia="ja-JP"/>
        </w:rPr>
        <w:t>Copy Data Activity: Utili</w:t>
      </w:r>
      <w:r w:rsidR="0083542A">
        <w:rPr>
          <w:lang w:val="en-US" w:eastAsia="ja-JP"/>
        </w:rPr>
        <w:t>s</w:t>
      </w:r>
      <w:r w:rsidRPr="6E856EEE">
        <w:rPr>
          <w:lang w:val="en-US" w:eastAsia="ja-JP"/>
        </w:rPr>
        <w:t xml:space="preserve">ing out-of-the-box connectors to extract data from sources and load it into </w:t>
      </w:r>
      <w:r w:rsidR="004D2CF8">
        <w:rPr>
          <w:lang w:val="en-US" w:eastAsia="ja-JP"/>
        </w:rPr>
        <w:t xml:space="preserve">the </w:t>
      </w:r>
      <w:r w:rsidR="00150759" w:rsidRPr="6E856EEE">
        <w:rPr>
          <w:lang w:val="en-US" w:eastAsia="ja-JP"/>
        </w:rPr>
        <w:t>bronze</w:t>
      </w:r>
      <w:r w:rsidRPr="6E856EEE">
        <w:rPr>
          <w:lang w:val="en-US" w:eastAsia="ja-JP"/>
        </w:rPr>
        <w:t xml:space="preserve"> area within MS Fabric using Pipeline Copy Activity and the ingestion patterns documented here. </w:t>
      </w:r>
    </w:p>
    <w:p w14:paraId="3A33A618" w14:textId="77777777" w:rsidR="00BB3A29" w:rsidRPr="00CA41D2" w:rsidRDefault="00BB3A29" w:rsidP="00A549FD">
      <w:pPr>
        <w:pStyle w:val="Heading3"/>
        <w:rPr>
          <w:lang w:val="en-AU"/>
        </w:rPr>
      </w:pPr>
      <w:bookmarkStart w:id="54" w:name="_Toc184725308"/>
      <w:r w:rsidRPr="00CA41D2">
        <w:rPr>
          <w:lang w:val="en-AU"/>
        </w:rPr>
        <w:t>Triggers</w:t>
      </w:r>
      <w:bookmarkEnd w:id="54"/>
    </w:p>
    <w:p w14:paraId="6A77AFD9" w14:textId="77777777" w:rsidR="00BB3A29" w:rsidRPr="00CA41D2" w:rsidRDefault="00BB3A29" w:rsidP="000244BF">
      <w:pPr>
        <w:pStyle w:val="Heading4"/>
        <w:rPr>
          <w:lang w:val="en-AU"/>
        </w:rPr>
      </w:pPr>
      <w:bookmarkStart w:id="55" w:name="_Toc184725309"/>
      <w:r w:rsidRPr="00CA41D2">
        <w:rPr>
          <w:lang w:val="en-AU"/>
        </w:rPr>
        <w:t>Schedule triggers</w:t>
      </w:r>
      <w:bookmarkEnd w:id="55"/>
    </w:p>
    <w:p w14:paraId="0CA1FC77" w14:textId="740BE961" w:rsidR="00BB3A29" w:rsidRPr="00CA41D2" w:rsidRDefault="00BB3A29" w:rsidP="00BB3A29">
      <w:pPr>
        <w:rPr>
          <w:lang w:eastAsia="ja-JP"/>
        </w:rPr>
      </w:pPr>
      <w:r w:rsidRPr="00CA41D2">
        <w:rPr>
          <w:lang w:eastAsia="ja-JP"/>
        </w:rPr>
        <w:t xml:space="preserve">Schedule triggers in Microsoft Fabric are used to automate the execution of Fabric items like pipelines or notebooks at a specific time or on a recurring schedule. These triggers are ideal for running workflows or processes that </w:t>
      </w:r>
      <w:r w:rsidR="00B75E5E">
        <w:rPr>
          <w:lang w:eastAsia="ja-JP"/>
        </w:rPr>
        <w:t>must</w:t>
      </w:r>
      <w:r w:rsidRPr="00CA41D2">
        <w:rPr>
          <w:lang w:eastAsia="ja-JP"/>
        </w:rPr>
        <w:t xml:space="preserve"> be executed </w:t>
      </w:r>
      <w:r w:rsidR="00B75E5E">
        <w:rPr>
          <w:lang w:eastAsia="ja-JP"/>
        </w:rPr>
        <w:t>consistently</w:t>
      </w:r>
      <w:r w:rsidRPr="00CA41D2">
        <w:rPr>
          <w:lang w:eastAsia="ja-JP"/>
        </w:rPr>
        <w:t>, such as daily data ingestion or weekly report generation.</w:t>
      </w:r>
    </w:p>
    <w:p w14:paraId="3D5F1289" w14:textId="77777777" w:rsidR="00BB3A29" w:rsidRPr="00CA41D2" w:rsidRDefault="00BB3A29" w:rsidP="00BB3A29">
      <w:pPr>
        <w:rPr>
          <w:lang w:eastAsia="ja-JP"/>
        </w:rPr>
      </w:pPr>
      <w:r w:rsidRPr="00CA41D2">
        <w:rPr>
          <w:lang w:eastAsia="ja-JP"/>
        </w:rPr>
        <w:t>A schedule trigger is directly attached to a specific Fabric item (e.g., a pipeline or a notebook) and executes that item based on the predefined schedule.</w:t>
      </w:r>
    </w:p>
    <w:p w14:paraId="0356D92E" w14:textId="77777777" w:rsidR="00BB3A29" w:rsidRPr="00CA41D2" w:rsidRDefault="00BB3A29" w:rsidP="00BB3A29">
      <w:pPr>
        <w:rPr>
          <w:lang w:eastAsia="ja-JP"/>
        </w:rPr>
      </w:pPr>
      <w:r w:rsidRPr="00CA41D2">
        <w:rPr>
          <w:noProof/>
          <w:lang w:eastAsia="ja-JP"/>
        </w:rPr>
        <w:drawing>
          <wp:inline distT="0" distB="0" distL="0" distR="0" wp14:anchorId="1BAB1987" wp14:editId="0DFF0672">
            <wp:extent cx="5850890" cy="573405"/>
            <wp:effectExtent l="0" t="0" r="0" b="0"/>
            <wp:docPr id="12584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45841" name=""/>
                    <pic:cNvPicPr/>
                  </pic:nvPicPr>
                  <pic:blipFill>
                    <a:blip r:embed="rId30"/>
                    <a:stretch>
                      <a:fillRect/>
                    </a:stretch>
                  </pic:blipFill>
                  <pic:spPr>
                    <a:xfrm>
                      <a:off x="0" y="0"/>
                      <a:ext cx="5850890" cy="573405"/>
                    </a:xfrm>
                    <a:prstGeom prst="rect">
                      <a:avLst/>
                    </a:prstGeom>
                  </pic:spPr>
                </pic:pic>
              </a:graphicData>
            </a:graphic>
          </wp:inline>
        </w:drawing>
      </w:r>
    </w:p>
    <w:p w14:paraId="35D67129" w14:textId="77777777" w:rsidR="00BB3A29" w:rsidRPr="00CA41D2" w:rsidRDefault="00BB3A29" w:rsidP="000244BF">
      <w:pPr>
        <w:pStyle w:val="Heading4"/>
        <w:rPr>
          <w:lang w:val="en-AU"/>
        </w:rPr>
      </w:pPr>
      <w:bookmarkStart w:id="56" w:name="_Toc184725310"/>
      <w:r w:rsidRPr="00CA41D2">
        <w:rPr>
          <w:lang w:val="en-AU"/>
        </w:rPr>
        <w:t>Storage triggers</w:t>
      </w:r>
      <w:bookmarkEnd w:id="56"/>
    </w:p>
    <w:p w14:paraId="7EBFF540" w14:textId="77777777" w:rsidR="00BB3A29" w:rsidRPr="00CA41D2" w:rsidRDefault="00BB3A29" w:rsidP="00BB3A29">
      <w:pPr>
        <w:rPr>
          <w:lang w:val="en-US" w:eastAsia="ja-JP"/>
        </w:rPr>
      </w:pPr>
      <w:r w:rsidRPr="6E856EEE">
        <w:rPr>
          <w:lang w:val="en-US" w:eastAsia="ja-JP"/>
        </w:rPr>
        <w:t>Storage triggers in Microsoft Fabric initiate the execution of Fabric items (e.g., pipelines or notebooks) when specific events occur in storage, such as when files are created, updated, or deleted. These triggers are particularly useful for event-driven workflows, such as processing new data as soon as it is uploaded to a storage location.</w:t>
      </w:r>
    </w:p>
    <w:p w14:paraId="2530A3C5" w14:textId="77777777" w:rsidR="00BB3A29" w:rsidRPr="00CA41D2" w:rsidRDefault="00BB3A29" w:rsidP="00BB3A29">
      <w:pPr>
        <w:rPr>
          <w:lang w:eastAsia="ja-JP"/>
        </w:rPr>
      </w:pPr>
      <w:r w:rsidRPr="00CA41D2">
        <w:rPr>
          <w:lang w:eastAsia="ja-JP"/>
        </w:rPr>
        <w:t>Storage triggers are attached to Fabric items and rely on monitoring events in connected storage services to activate the corresponding workflows.</w:t>
      </w:r>
      <w:r w:rsidRPr="00CA41D2">
        <w:rPr>
          <w:noProof/>
          <w:lang w:eastAsia="ja-JP"/>
        </w:rPr>
        <w:drawing>
          <wp:inline distT="0" distB="0" distL="0" distR="0" wp14:anchorId="0BA6F1F3" wp14:editId="1E9CA30A">
            <wp:extent cx="5850890" cy="494665"/>
            <wp:effectExtent l="0" t="0" r="0" b="635"/>
            <wp:docPr id="26718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81269" name=""/>
                    <pic:cNvPicPr/>
                  </pic:nvPicPr>
                  <pic:blipFill>
                    <a:blip r:embed="rId31"/>
                    <a:stretch>
                      <a:fillRect/>
                    </a:stretch>
                  </pic:blipFill>
                  <pic:spPr>
                    <a:xfrm>
                      <a:off x="0" y="0"/>
                      <a:ext cx="5850890" cy="494665"/>
                    </a:xfrm>
                    <a:prstGeom prst="rect">
                      <a:avLst/>
                    </a:prstGeom>
                  </pic:spPr>
                </pic:pic>
              </a:graphicData>
            </a:graphic>
          </wp:inline>
        </w:drawing>
      </w:r>
    </w:p>
    <w:p w14:paraId="5607786F" w14:textId="77777777" w:rsidR="00BB3A29" w:rsidRPr="00CA41D2" w:rsidRDefault="00BB3A29" w:rsidP="00A549FD">
      <w:pPr>
        <w:pStyle w:val="Heading3"/>
        <w:rPr>
          <w:lang w:val="en-AU"/>
        </w:rPr>
      </w:pPr>
      <w:bookmarkStart w:id="57" w:name="_Toc184725311"/>
      <w:r w:rsidRPr="00CA41D2">
        <w:rPr>
          <w:lang w:val="en-AU"/>
        </w:rPr>
        <w:t>Ingestion control store</w:t>
      </w:r>
      <w:bookmarkEnd w:id="57"/>
    </w:p>
    <w:p w14:paraId="77A4192E" w14:textId="77777777" w:rsidR="00BB3A29" w:rsidRPr="00CA41D2" w:rsidRDefault="00BB3A29" w:rsidP="00BB3A29">
      <w:pPr>
        <w:rPr>
          <w:lang w:eastAsia="ja-JP"/>
        </w:rPr>
      </w:pPr>
      <w:r w:rsidRPr="00CA41D2">
        <w:rPr>
          <w:lang w:eastAsia="ja-JP"/>
        </w:rPr>
        <w:t>Below is a conceptual diagram showing the ingestion control store and how it interacts with Data pipelines within the platform.</w:t>
      </w:r>
    </w:p>
    <w:p w14:paraId="6D66F843" w14:textId="77777777" w:rsidR="00BB3A29" w:rsidRDefault="00BB3A29" w:rsidP="00BB3A29">
      <w:pPr>
        <w:rPr>
          <w:lang w:eastAsia="ja-JP"/>
        </w:rPr>
      </w:pPr>
      <w:r w:rsidRPr="00CA41D2">
        <w:rPr>
          <w:noProof/>
          <w:lang w:eastAsia="ja-JP"/>
        </w:rPr>
        <w:drawing>
          <wp:inline distT="0" distB="0" distL="0" distR="0" wp14:anchorId="7A276D1A" wp14:editId="559180AB">
            <wp:extent cx="5850890" cy="866775"/>
            <wp:effectExtent l="0" t="0" r="0" b="9525"/>
            <wp:docPr id="58711953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19539" name="Picture 1" descr="A diagram of a process&#10;&#10;Description automatically generated"/>
                    <pic:cNvPicPr/>
                  </pic:nvPicPr>
                  <pic:blipFill>
                    <a:blip r:embed="rId32"/>
                    <a:stretch>
                      <a:fillRect/>
                    </a:stretch>
                  </pic:blipFill>
                  <pic:spPr>
                    <a:xfrm>
                      <a:off x="0" y="0"/>
                      <a:ext cx="5850890" cy="866775"/>
                    </a:xfrm>
                    <a:prstGeom prst="rect">
                      <a:avLst/>
                    </a:prstGeom>
                  </pic:spPr>
                </pic:pic>
              </a:graphicData>
            </a:graphic>
          </wp:inline>
        </w:drawing>
      </w:r>
    </w:p>
    <w:p w14:paraId="47E2FE69" w14:textId="7A5A002B" w:rsidR="00B42A53" w:rsidRDefault="00B42A53" w:rsidP="00BB3A29">
      <w:pPr>
        <w:rPr>
          <w:lang w:eastAsia="ja-JP"/>
        </w:rPr>
      </w:pPr>
      <w:r>
        <w:rPr>
          <w:lang w:eastAsia="ja-JP"/>
        </w:rPr>
        <w:t xml:space="preserve">The Ingestion Control Store is named </w:t>
      </w:r>
      <w:r w:rsidR="00762365" w:rsidRPr="00762365">
        <w:rPr>
          <w:lang w:eastAsia="ja-JP"/>
        </w:rPr>
        <w:t>FDWH_IngestionControlStore</w:t>
      </w:r>
      <w:r w:rsidR="00762365">
        <w:rPr>
          <w:lang w:eastAsia="ja-JP"/>
        </w:rPr>
        <w:t xml:space="preserve"> located under the Workspace folder </w:t>
      </w:r>
      <w:r w:rsidR="003E0BEA">
        <w:rPr>
          <w:lang w:eastAsia="ja-JP"/>
        </w:rPr>
        <w:t>09 Metadata</w:t>
      </w:r>
      <w:r w:rsidR="00A77278">
        <w:rPr>
          <w:lang w:eastAsia="ja-JP"/>
        </w:rPr>
        <w:t xml:space="preserve"> </w:t>
      </w:r>
      <w:r w:rsidR="003E0BEA">
        <w:rPr>
          <w:lang w:eastAsia="ja-JP"/>
        </w:rPr>
        <w:t>/</w:t>
      </w:r>
      <w:r w:rsidR="00A77278">
        <w:rPr>
          <w:lang w:eastAsia="ja-JP"/>
        </w:rPr>
        <w:t xml:space="preserve"> 03 Datawarehouses.</w:t>
      </w:r>
    </w:p>
    <w:p w14:paraId="554DCD2D" w14:textId="492980FD" w:rsidR="00A77278" w:rsidRDefault="00A77278" w:rsidP="00BB3A29">
      <w:pPr>
        <w:rPr>
          <w:lang w:eastAsia="ja-JP"/>
        </w:rPr>
      </w:pPr>
      <w:r>
        <w:rPr>
          <w:lang w:eastAsia="ja-JP"/>
        </w:rPr>
        <w:t xml:space="preserve">Section 8.1.1 </w:t>
      </w:r>
      <w:r w:rsidRPr="00A77278">
        <w:rPr>
          <w:lang w:eastAsia="ja-JP"/>
        </w:rPr>
        <w:t>Tools for Data Ingestion to Bronze</w:t>
      </w:r>
      <w:r>
        <w:rPr>
          <w:lang w:eastAsia="ja-JP"/>
        </w:rPr>
        <w:t xml:space="preserve"> contains details on how to add objects to this structure for ingestion.</w:t>
      </w:r>
    </w:p>
    <w:p w14:paraId="28083A96" w14:textId="2728160F" w:rsidR="00B42A53" w:rsidRPr="00CA41D2" w:rsidRDefault="00B42A53" w:rsidP="00BB3A29">
      <w:pPr>
        <w:rPr>
          <w:lang w:eastAsia="ja-JP"/>
        </w:rPr>
      </w:pPr>
      <w:r>
        <w:rPr>
          <w:lang w:eastAsia="ja-JP"/>
        </w:rPr>
        <w:t xml:space="preserve">Please see section </w:t>
      </w:r>
      <w:r w:rsidRPr="00B42A53">
        <w:rPr>
          <w:lang w:eastAsia="ja-JP"/>
        </w:rPr>
        <w:t>3.2.3.2</w:t>
      </w:r>
      <w:r>
        <w:rPr>
          <w:lang w:eastAsia="ja-JP"/>
        </w:rPr>
        <w:t xml:space="preserve"> </w:t>
      </w:r>
      <w:r w:rsidRPr="00B42A53">
        <w:rPr>
          <w:lang w:eastAsia="ja-JP"/>
        </w:rPr>
        <w:t>Ingestion control store schema</w:t>
      </w:r>
      <w:r>
        <w:rPr>
          <w:lang w:eastAsia="ja-JP"/>
        </w:rPr>
        <w:t xml:space="preserve"> for more details.</w:t>
      </w:r>
    </w:p>
    <w:p w14:paraId="224F1A9A" w14:textId="77777777" w:rsidR="00BB3A29" w:rsidRPr="00CA41D2" w:rsidRDefault="00BB3A29" w:rsidP="000244BF">
      <w:pPr>
        <w:pStyle w:val="Heading4"/>
        <w:rPr>
          <w:lang w:val="en-AU"/>
        </w:rPr>
      </w:pPr>
      <w:bookmarkStart w:id="58" w:name="_Toc184725312"/>
      <w:r w:rsidRPr="00CA41D2">
        <w:rPr>
          <w:lang w:val="en-AU"/>
        </w:rPr>
        <w:lastRenderedPageBreak/>
        <w:t>Watermark</w:t>
      </w:r>
      <w:bookmarkEnd w:id="58"/>
    </w:p>
    <w:p w14:paraId="4FBC4DF3" w14:textId="0F13BB51" w:rsidR="00BB3A29" w:rsidRPr="00CA41D2" w:rsidRDefault="00BB3A29" w:rsidP="00BB3A29">
      <w:pPr>
        <w:rPr>
          <w:lang w:val="en-US" w:eastAsia="ja-JP"/>
        </w:rPr>
      </w:pPr>
      <w:r w:rsidRPr="6E856EEE">
        <w:rPr>
          <w:lang w:val="en-US" w:eastAsia="ja-JP"/>
        </w:rPr>
        <w:t xml:space="preserve">To ensure that our data ingestion process is efficient and incremental, we will implement control tables with watermark logic and are hosted in Fabric SQL Database. Watermarks will help track the last successfully ingested records and ensure that only new or updated records are processed during subsequent runs. This approach </w:t>
      </w:r>
      <w:r w:rsidR="003B2E6F">
        <w:rPr>
          <w:lang w:val="en-US" w:eastAsia="ja-JP"/>
        </w:rPr>
        <w:t>minimises</w:t>
      </w:r>
      <w:r w:rsidRPr="6E856EEE">
        <w:rPr>
          <w:lang w:val="en-US" w:eastAsia="ja-JP"/>
        </w:rPr>
        <w:t xml:space="preserve"> data duplication and optimi</w:t>
      </w:r>
      <w:r w:rsidR="00EE54FB">
        <w:rPr>
          <w:lang w:val="en-US" w:eastAsia="ja-JP"/>
        </w:rPr>
        <w:t>s</w:t>
      </w:r>
      <w:r w:rsidRPr="6E856EEE">
        <w:rPr>
          <w:lang w:val="en-US" w:eastAsia="ja-JP"/>
        </w:rPr>
        <w:t xml:space="preserve">es resource usage. </w:t>
      </w:r>
      <w:r w:rsidR="00FC7DA1" w:rsidRPr="6E856EEE">
        <w:rPr>
          <w:lang w:val="en-US" w:eastAsia="ja-JP"/>
        </w:rPr>
        <w:t>Records are</w:t>
      </w:r>
      <w:r w:rsidRPr="6E856EEE">
        <w:rPr>
          <w:lang w:val="en-US" w:eastAsia="ja-JP"/>
        </w:rPr>
        <w:t xml:space="preserve"> inserted into this table once notebook processing starts.</w:t>
      </w:r>
    </w:p>
    <w:p w14:paraId="0607527A" w14:textId="77777777" w:rsidR="00BB3A29" w:rsidRPr="00CA41D2" w:rsidRDefault="00BB3A29" w:rsidP="000244BF">
      <w:pPr>
        <w:pStyle w:val="Heading4"/>
        <w:rPr>
          <w:lang w:val="en-AU"/>
        </w:rPr>
      </w:pPr>
      <w:bookmarkStart w:id="59" w:name="_Toc184725313"/>
      <w:r w:rsidRPr="00CA41D2">
        <w:rPr>
          <w:lang w:val="en-AU"/>
        </w:rPr>
        <w:t>Ingestion control store schema</w:t>
      </w:r>
      <w:bookmarkEnd w:id="59"/>
    </w:p>
    <w:p w14:paraId="61F3B4B6" w14:textId="1934E3C4" w:rsidR="00BB3A29" w:rsidRPr="00CA41D2" w:rsidRDefault="003B2E6F" w:rsidP="00BB3A29">
      <w:pPr>
        <w:rPr>
          <w:lang w:eastAsia="ja-JP"/>
        </w:rPr>
      </w:pPr>
      <w:r>
        <w:rPr>
          <w:lang w:eastAsia="ja-JP"/>
        </w:rPr>
        <w:t>The</w:t>
      </w:r>
      <w:r w:rsidR="00BB3A29" w:rsidRPr="00CA41D2">
        <w:rPr>
          <w:lang w:eastAsia="ja-JP"/>
        </w:rPr>
        <w:t xml:space="preserve"> details of the Microsoft Fabric Control Table schema that supports and tracks data ingestion pipelines over time</w:t>
      </w:r>
      <w:r>
        <w:rPr>
          <w:lang w:eastAsia="ja-JP"/>
        </w:rPr>
        <w:t xml:space="preserve"> are below</w:t>
      </w:r>
      <w:r w:rsidR="00BB3A29" w:rsidRPr="00CA41D2">
        <w:rPr>
          <w:lang w:eastAsia="ja-JP"/>
        </w:rPr>
        <w:t xml:space="preserve">. </w:t>
      </w:r>
    </w:p>
    <w:p w14:paraId="5D689244" w14:textId="77777777" w:rsidR="00BB3A29" w:rsidRPr="00CA41D2" w:rsidRDefault="00BB3A29" w:rsidP="00BB3A29">
      <w:pPr>
        <w:rPr>
          <w:lang w:eastAsia="ja-JP"/>
        </w:rPr>
      </w:pPr>
      <w:r w:rsidRPr="00CA41D2">
        <w:rPr>
          <w:lang w:eastAsia="ja-JP"/>
        </w:rPr>
        <w:t>Data within the control store is read prior to ingestion, and results are written back upon completion.</w:t>
      </w:r>
    </w:p>
    <w:tbl>
      <w:tblPr>
        <w:tblStyle w:val="ListTable4-Accent51"/>
        <w:tblW w:w="5000" w:type="pct"/>
        <w:tblLook w:val="06A0" w:firstRow="1" w:lastRow="0" w:firstColumn="1" w:lastColumn="0" w:noHBand="1" w:noVBand="1"/>
      </w:tblPr>
      <w:tblGrid>
        <w:gridCol w:w="3902"/>
        <w:gridCol w:w="5302"/>
      </w:tblGrid>
      <w:tr w:rsidR="00BB3A29" w:rsidRPr="005124FB" w14:paraId="052E0E1E"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0FC026FA" w14:textId="77777777" w:rsidR="00BB3A29" w:rsidRPr="00CA41D2" w:rsidRDefault="00BB3A29" w:rsidP="000244BF">
            <w:pPr>
              <w:pStyle w:val="TableStyle"/>
            </w:pPr>
            <w:r w:rsidRPr="00CA41D2">
              <w:t>Control Table Column</w:t>
            </w:r>
          </w:p>
        </w:tc>
        <w:tc>
          <w:tcPr>
            <w:tcW w:w="2880" w:type="pct"/>
            <w:hideMark/>
          </w:tcPr>
          <w:p w14:paraId="59A40A5A"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5124FB" w14:paraId="550358AC"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2E04C32" w14:textId="77777777" w:rsidR="00BB3A29" w:rsidRPr="00CA41D2" w:rsidRDefault="00BB3A29" w:rsidP="000244BF">
            <w:pPr>
              <w:pStyle w:val="TableStyle"/>
            </w:pPr>
            <w:r w:rsidRPr="00CA41D2">
              <w:t>Id</w:t>
            </w:r>
          </w:p>
        </w:tc>
        <w:tc>
          <w:tcPr>
            <w:tcW w:w="2880" w:type="pct"/>
            <w:hideMark/>
          </w:tcPr>
          <w:p w14:paraId="01D7F5F5"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Unique identifier for each control table record.</w:t>
            </w:r>
          </w:p>
        </w:tc>
      </w:tr>
      <w:tr w:rsidR="00BB3A29" w:rsidRPr="005124FB" w14:paraId="4D37427B"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7C6D9FD1" w14:textId="77777777" w:rsidR="00BB3A29" w:rsidRPr="00CA41D2" w:rsidRDefault="00BB3A29" w:rsidP="000244BF">
            <w:pPr>
              <w:pStyle w:val="TableStyle"/>
              <w:rPr>
                <w:lang w:val="en-US"/>
              </w:rPr>
            </w:pPr>
            <w:r w:rsidRPr="6E856EEE">
              <w:rPr>
                <w:lang w:val="en-US"/>
              </w:rPr>
              <w:t>SourceObjectSettings</w:t>
            </w:r>
          </w:p>
        </w:tc>
        <w:tc>
          <w:tcPr>
            <w:tcW w:w="2880" w:type="pct"/>
            <w:hideMark/>
          </w:tcPr>
          <w:p w14:paraId="149903E6"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Configuration settings for the source object, including metadata and specific properties.</w:t>
            </w:r>
          </w:p>
        </w:tc>
      </w:tr>
      <w:tr w:rsidR="00BB3A29" w:rsidRPr="005124FB" w14:paraId="6439A6F9"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BFE3DCD" w14:textId="77777777" w:rsidR="00BB3A29" w:rsidRPr="00CA41D2" w:rsidRDefault="00BB3A29" w:rsidP="000244BF">
            <w:pPr>
              <w:pStyle w:val="TableStyle"/>
              <w:rPr>
                <w:lang w:val="en-US"/>
              </w:rPr>
            </w:pPr>
            <w:r w:rsidRPr="6E856EEE">
              <w:rPr>
                <w:lang w:val="en-US"/>
              </w:rPr>
              <w:t>SourceConnectionSettingsName</w:t>
            </w:r>
          </w:p>
        </w:tc>
        <w:tc>
          <w:tcPr>
            <w:tcW w:w="2880" w:type="pct"/>
            <w:hideMark/>
          </w:tcPr>
          <w:p w14:paraId="4395C880"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Name of the connection settings used to access the source system.</w:t>
            </w:r>
          </w:p>
        </w:tc>
      </w:tr>
      <w:tr w:rsidR="00BB3A29" w:rsidRPr="005124FB" w14:paraId="2C837BF4"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12C77B72" w14:textId="77777777" w:rsidR="00BB3A29" w:rsidRPr="00CA41D2" w:rsidRDefault="00BB3A29" w:rsidP="000244BF">
            <w:pPr>
              <w:pStyle w:val="TableStyle"/>
              <w:rPr>
                <w:lang w:val="en-US"/>
              </w:rPr>
            </w:pPr>
            <w:r w:rsidRPr="6E856EEE">
              <w:rPr>
                <w:lang w:val="en-US"/>
              </w:rPr>
              <w:t>CopySourceSettings</w:t>
            </w:r>
          </w:p>
        </w:tc>
        <w:tc>
          <w:tcPr>
            <w:tcW w:w="2880" w:type="pct"/>
            <w:hideMark/>
          </w:tcPr>
          <w:p w14:paraId="09D787D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Settings related to how data is extracted from the source during the pipeline process.</w:t>
            </w:r>
          </w:p>
        </w:tc>
      </w:tr>
      <w:tr w:rsidR="00BB3A29" w:rsidRPr="005124FB" w14:paraId="2CCD1D7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4B371D9A" w14:textId="77777777" w:rsidR="00BB3A29" w:rsidRPr="00CA41D2" w:rsidRDefault="00BB3A29" w:rsidP="000244BF">
            <w:pPr>
              <w:pStyle w:val="TableStyle"/>
              <w:rPr>
                <w:lang w:val="en-US"/>
              </w:rPr>
            </w:pPr>
            <w:r w:rsidRPr="6E856EEE">
              <w:rPr>
                <w:lang w:val="en-US"/>
              </w:rPr>
              <w:t>SinkObjectSettings</w:t>
            </w:r>
          </w:p>
        </w:tc>
        <w:tc>
          <w:tcPr>
            <w:tcW w:w="2880" w:type="pct"/>
            <w:hideMark/>
          </w:tcPr>
          <w:p w14:paraId="1C776E3F"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Configuration settings for the sink object, defining where and how data is loaded.</w:t>
            </w:r>
          </w:p>
        </w:tc>
      </w:tr>
      <w:tr w:rsidR="00BB3A29" w:rsidRPr="005124FB" w14:paraId="10A73FBC"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3EF0E27" w14:textId="77777777" w:rsidR="00BB3A29" w:rsidRPr="00CA41D2" w:rsidRDefault="00BB3A29" w:rsidP="000244BF">
            <w:pPr>
              <w:pStyle w:val="TableStyle"/>
              <w:rPr>
                <w:lang w:val="en-US"/>
              </w:rPr>
            </w:pPr>
            <w:r w:rsidRPr="6E856EEE">
              <w:rPr>
                <w:lang w:val="en-US"/>
              </w:rPr>
              <w:t>SinkConnectionSettingsName</w:t>
            </w:r>
          </w:p>
        </w:tc>
        <w:tc>
          <w:tcPr>
            <w:tcW w:w="2880" w:type="pct"/>
            <w:hideMark/>
          </w:tcPr>
          <w:p w14:paraId="14FEDE6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Name of the connection settings used to access the sink system.</w:t>
            </w:r>
          </w:p>
        </w:tc>
      </w:tr>
      <w:tr w:rsidR="00BB3A29" w:rsidRPr="005124FB" w14:paraId="35E9F1BC"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7B44BDC0" w14:textId="77777777" w:rsidR="00BB3A29" w:rsidRPr="00CA41D2" w:rsidRDefault="00BB3A29" w:rsidP="000244BF">
            <w:pPr>
              <w:pStyle w:val="TableStyle"/>
              <w:rPr>
                <w:lang w:val="en-US"/>
              </w:rPr>
            </w:pPr>
            <w:r w:rsidRPr="6E856EEE">
              <w:rPr>
                <w:lang w:val="en-US"/>
              </w:rPr>
              <w:t>CopySinkSettings</w:t>
            </w:r>
          </w:p>
        </w:tc>
        <w:tc>
          <w:tcPr>
            <w:tcW w:w="2880" w:type="pct"/>
            <w:hideMark/>
          </w:tcPr>
          <w:p w14:paraId="17306045"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Settings related to how data is written to the sink during the pipeline process.</w:t>
            </w:r>
          </w:p>
        </w:tc>
      </w:tr>
      <w:tr w:rsidR="00BB3A29" w:rsidRPr="005124FB" w14:paraId="342A7BDB"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6AEB9BC0" w14:textId="77777777" w:rsidR="00BB3A29" w:rsidRPr="00CA41D2" w:rsidRDefault="00BB3A29" w:rsidP="000244BF">
            <w:pPr>
              <w:pStyle w:val="TableStyle"/>
              <w:rPr>
                <w:lang w:val="en-US"/>
              </w:rPr>
            </w:pPr>
            <w:r w:rsidRPr="6E856EEE">
              <w:rPr>
                <w:lang w:val="en-US"/>
              </w:rPr>
              <w:t>CopyActivitySettings</w:t>
            </w:r>
          </w:p>
        </w:tc>
        <w:tc>
          <w:tcPr>
            <w:tcW w:w="2880" w:type="pct"/>
            <w:hideMark/>
          </w:tcPr>
          <w:p w14:paraId="6BC30883"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Detailed settings for the copy activity in the pipeline, such as transformations or mappings.</w:t>
            </w:r>
          </w:p>
        </w:tc>
      </w:tr>
      <w:tr w:rsidR="00BB3A29" w:rsidRPr="005124FB" w14:paraId="35CDA8BE"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CDE5A8C" w14:textId="77777777" w:rsidR="00BB3A29" w:rsidRPr="00CA41D2" w:rsidRDefault="00BB3A29" w:rsidP="000244BF">
            <w:pPr>
              <w:pStyle w:val="TableStyle"/>
              <w:rPr>
                <w:lang w:val="en-US"/>
              </w:rPr>
            </w:pPr>
            <w:r w:rsidRPr="6E856EEE">
              <w:rPr>
                <w:lang w:val="en-US"/>
              </w:rPr>
              <w:t>TopLevelPipelineName</w:t>
            </w:r>
          </w:p>
        </w:tc>
        <w:tc>
          <w:tcPr>
            <w:tcW w:w="2880" w:type="pct"/>
            <w:hideMark/>
          </w:tcPr>
          <w:p w14:paraId="59448C77"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Name of the pipeline orchestrating the data movement and transformation.</w:t>
            </w:r>
          </w:p>
        </w:tc>
      </w:tr>
      <w:tr w:rsidR="00BB3A29" w:rsidRPr="005124FB" w14:paraId="09B9134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2DCF5000" w14:textId="77777777" w:rsidR="00BB3A29" w:rsidRPr="00CA41D2" w:rsidRDefault="00BB3A29" w:rsidP="000244BF">
            <w:pPr>
              <w:pStyle w:val="TableStyle"/>
              <w:rPr>
                <w:lang w:val="en-US"/>
              </w:rPr>
            </w:pPr>
            <w:r w:rsidRPr="6E856EEE">
              <w:rPr>
                <w:lang w:val="en-US"/>
              </w:rPr>
              <w:t>TriggerName</w:t>
            </w:r>
          </w:p>
        </w:tc>
        <w:tc>
          <w:tcPr>
            <w:tcW w:w="2880" w:type="pct"/>
            <w:hideMark/>
          </w:tcPr>
          <w:p w14:paraId="053CD4B7"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Name of the trigger that initiates the pipeline execution.</w:t>
            </w:r>
          </w:p>
        </w:tc>
      </w:tr>
      <w:tr w:rsidR="00BB3A29" w:rsidRPr="005124FB" w14:paraId="6A577A2B"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1C243C85" w14:textId="77777777" w:rsidR="00BB3A29" w:rsidRPr="00CA41D2" w:rsidRDefault="00BB3A29" w:rsidP="000244BF">
            <w:pPr>
              <w:pStyle w:val="TableStyle"/>
              <w:rPr>
                <w:lang w:val="en-US"/>
              </w:rPr>
            </w:pPr>
            <w:r w:rsidRPr="6E856EEE">
              <w:rPr>
                <w:lang w:val="en-US"/>
              </w:rPr>
              <w:t>DataLoadingBehaviorSettings</w:t>
            </w:r>
          </w:p>
        </w:tc>
        <w:tc>
          <w:tcPr>
            <w:tcW w:w="2880" w:type="pct"/>
            <w:hideMark/>
          </w:tcPr>
          <w:p w14:paraId="35326B9F"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Defines whether the data load is full load or delta load and the corresponding configurations.</w:t>
            </w:r>
          </w:p>
        </w:tc>
      </w:tr>
      <w:tr w:rsidR="00BB3A29" w:rsidRPr="005124FB" w14:paraId="3F5438BA"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38F6A16F" w14:textId="77777777" w:rsidR="00BB3A29" w:rsidRPr="00CA41D2" w:rsidRDefault="00BB3A29" w:rsidP="000244BF">
            <w:pPr>
              <w:pStyle w:val="TableStyle"/>
              <w:rPr>
                <w:lang w:val="en-US"/>
              </w:rPr>
            </w:pPr>
            <w:r w:rsidRPr="6E856EEE">
              <w:rPr>
                <w:lang w:val="en-US"/>
              </w:rPr>
              <w:t>CopyEnabled</w:t>
            </w:r>
          </w:p>
        </w:tc>
        <w:tc>
          <w:tcPr>
            <w:tcW w:w="2880" w:type="pct"/>
            <w:hideMark/>
          </w:tcPr>
          <w:p w14:paraId="689BE2AF"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Boolean flag to indicate whether the copy operation is enabled or disabled.</w:t>
            </w:r>
          </w:p>
        </w:tc>
      </w:tr>
    </w:tbl>
    <w:p w14:paraId="6725238B" w14:textId="015D51E4" w:rsidR="00892F4D" w:rsidRPr="00CA41D2" w:rsidRDefault="00892F4D" w:rsidP="000244BF">
      <w:pPr>
        <w:pStyle w:val="Heading4"/>
        <w:rPr>
          <w:lang w:val="en-AU"/>
        </w:rPr>
      </w:pPr>
      <w:bookmarkStart w:id="60" w:name="_Toc184725314"/>
      <w:r w:rsidRPr="00CA41D2">
        <w:rPr>
          <w:lang w:val="en-AU"/>
        </w:rPr>
        <w:t>Standard control store functions</w:t>
      </w:r>
    </w:p>
    <w:p w14:paraId="6EFC60A9" w14:textId="77777777" w:rsidR="00892F4D" w:rsidRPr="00CA41D2" w:rsidRDefault="00892F4D" w:rsidP="000244BF">
      <w:pPr>
        <w:pStyle w:val="Heading5"/>
        <w:rPr>
          <w:lang w:val="en-AU"/>
        </w:rPr>
      </w:pPr>
      <w:r w:rsidRPr="00CA41D2">
        <w:rPr>
          <w:lang w:val="en-AU"/>
        </w:rPr>
        <w:t>Stored Procedures</w:t>
      </w:r>
    </w:p>
    <w:p w14:paraId="3A7281B9" w14:textId="40B44CA3" w:rsidR="001A4611" w:rsidRPr="001A4611" w:rsidRDefault="00D973BE" w:rsidP="001A4611">
      <w:pPr>
        <w:pStyle w:val="Heading6"/>
      </w:pPr>
      <w:r>
        <w:t>&lt;Source&gt;</w:t>
      </w:r>
      <w:r w:rsidR="00352FB7" w:rsidRPr="00352FB7">
        <w:t>_MainControlTable_UpdateWatermarkColumnValue</w:t>
      </w:r>
    </w:p>
    <w:p w14:paraId="6D2E4AF6" w14:textId="73D56439" w:rsidR="00D973BE" w:rsidRPr="00D973BE" w:rsidRDefault="00D973BE" w:rsidP="00E95A3C">
      <w:r>
        <w:t xml:space="preserve">This stored procedure </w:t>
      </w:r>
      <w:r w:rsidR="003B2E6F">
        <w:t>updates</w:t>
      </w:r>
      <w:r>
        <w:t xml:space="preserve"> the watermark date of a </w:t>
      </w:r>
      <w:commentRangeStart w:id="61"/>
      <w:r>
        <w:t>particular object in DeltaLoad or DeltaLoadWithQuery based on the latest watermark of the current ingestion.</w:t>
      </w:r>
      <w:commentRangeEnd w:id="61"/>
      <w:r w:rsidRPr="00D973BE">
        <w:rPr>
          <w:rStyle w:val="CommentReference"/>
          <w:sz w:val="22"/>
          <w:szCs w:val="22"/>
        </w:rPr>
        <w:commentReference w:id="61"/>
      </w:r>
    </w:p>
    <w:tbl>
      <w:tblPr>
        <w:tblStyle w:val="ListTable4-Accent51"/>
        <w:tblW w:w="5000" w:type="pct"/>
        <w:tblLook w:val="04A0" w:firstRow="1" w:lastRow="0" w:firstColumn="1" w:lastColumn="0" w:noHBand="0" w:noVBand="1"/>
      </w:tblPr>
      <w:tblGrid>
        <w:gridCol w:w="3328"/>
        <w:gridCol w:w="5876"/>
      </w:tblGrid>
      <w:tr w:rsidR="00352FB7" w14:paraId="70317AC3"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pct"/>
            <w:hideMark/>
          </w:tcPr>
          <w:p w14:paraId="188D56D7" w14:textId="77777777" w:rsidR="00352FB7" w:rsidRDefault="00352FB7" w:rsidP="000244BF">
            <w:pPr>
              <w:pStyle w:val="TableStyle"/>
            </w:pPr>
            <w:r>
              <w:t>Parameter Name</w:t>
            </w:r>
          </w:p>
        </w:tc>
        <w:tc>
          <w:tcPr>
            <w:tcW w:w="3192" w:type="pct"/>
            <w:hideMark/>
          </w:tcPr>
          <w:p w14:paraId="014932E0" w14:textId="77777777" w:rsidR="00352FB7" w:rsidRDefault="00352FB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352FB7" w14:paraId="4990120D" w14:textId="77777777" w:rsidTr="00E95A3C">
        <w:tc>
          <w:tcPr>
            <w:cnfStyle w:val="001000000000" w:firstRow="0" w:lastRow="0" w:firstColumn="1" w:lastColumn="0" w:oddVBand="0" w:evenVBand="0" w:oddHBand="0" w:evenHBand="0" w:firstRowFirstColumn="0" w:firstRowLastColumn="0" w:lastRowFirstColumn="0" w:lastRowLastColumn="0"/>
            <w:tcW w:w="1808" w:type="pct"/>
            <w:hideMark/>
          </w:tcPr>
          <w:p w14:paraId="353F7E4E" w14:textId="3AB8F2E7" w:rsidR="00352FB7" w:rsidRDefault="00352FB7" w:rsidP="000244BF">
            <w:pPr>
              <w:pStyle w:val="TableStyle"/>
            </w:pPr>
            <w:r w:rsidRPr="00352FB7">
              <w:t>watermarkColumnStartValue</w:t>
            </w:r>
          </w:p>
        </w:tc>
        <w:tc>
          <w:tcPr>
            <w:tcW w:w="3192" w:type="pct"/>
            <w:hideMark/>
          </w:tcPr>
          <w:p w14:paraId="5FDD5844" w14:textId="1F44B14D" w:rsidR="00352FB7" w:rsidRDefault="00D973BE" w:rsidP="000244BF">
            <w:pPr>
              <w:pStyle w:val="TableStyle"/>
              <w:cnfStyle w:val="000000000000" w:firstRow="0" w:lastRow="0" w:firstColumn="0" w:lastColumn="0" w:oddVBand="0" w:evenVBand="0" w:oddHBand="0" w:evenHBand="0" w:firstRowFirstColumn="0" w:firstRowLastColumn="0" w:lastRowFirstColumn="0" w:lastRowLastColumn="0"/>
            </w:pPr>
            <w:r>
              <w:t>The new watermark date to be written</w:t>
            </w:r>
          </w:p>
        </w:tc>
      </w:tr>
      <w:tr w:rsidR="00352FB7" w14:paraId="0F3FBA4A" w14:textId="77777777" w:rsidTr="00E95A3C">
        <w:tc>
          <w:tcPr>
            <w:cnfStyle w:val="001000000000" w:firstRow="0" w:lastRow="0" w:firstColumn="1" w:lastColumn="0" w:oddVBand="0" w:evenVBand="0" w:oddHBand="0" w:evenHBand="0" w:firstRowFirstColumn="0" w:firstRowLastColumn="0" w:lastRowFirstColumn="0" w:lastRowLastColumn="0"/>
            <w:tcW w:w="1808" w:type="pct"/>
            <w:hideMark/>
          </w:tcPr>
          <w:p w14:paraId="37116566" w14:textId="220B50CF" w:rsidR="00352FB7" w:rsidRDefault="00D973BE" w:rsidP="000244BF">
            <w:pPr>
              <w:pStyle w:val="TableStyle"/>
            </w:pPr>
            <w:r w:rsidRPr="00D973BE">
              <w:t>Id</w:t>
            </w:r>
          </w:p>
        </w:tc>
        <w:tc>
          <w:tcPr>
            <w:tcW w:w="3192" w:type="pct"/>
            <w:hideMark/>
          </w:tcPr>
          <w:p w14:paraId="316BCA61" w14:textId="1D368E69" w:rsidR="00352FB7" w:rsidRDefault="00D973BE" w:rsidP="000244BF">
            <w:pPr>
              <w:pStyle w:val="TableStyle"/>
              <w:cnfStyle w:val="000000000000" w:firstRow="0" w:lastRow="0" w:firstColumn="0" w:lastColumn="0" w:oddVBand="0" w:evenVBand="0" w:oddHBand="0" w:evenHBand="0" w:firstRowFirstColumn="0" w:firstRowLastColumn="0" w:lastRowFirstColumn="0" w:lastRowLastColumn="0"/>
            </w:pPr>
            <w:r>
              <w:t>Id of the object whose watermark needs to be updated</w:t>
            </w:r>
          </w:p>
        </w:tc>
      </w:tr>
    </w:tbl>
    <w:p w14:paraId="099C03BD" w14:textId="563F94FB" w:rsidR="00892F4D" w:rsidRDefault="00D973BE" w:rsidP="00892F4D">
      <w:r>
        <w:t xml:space="preserve">Result: </w:t>
      </w:r>
      <w:r w:rsidR="003B2E6F">
        <w:t>The watermark</w:t>
      </w:r>
      <w:r w:rsidR="00165A5A">
        <w:t xml:space="preserve"> start value is updated at the end of an ingestion activity</w:t>
      </w:r>
      <w:r w:rsidR="003B2E6F">
        <w:t xml:space="preserve"> and is</w:t>
      </w:r>
      <w:r w:rsidR="00165A5A">
        <w:t xml:space="preserve"> ready to be inspected by the next run.</w:t>
      </w:r>
    </w:p>
    <w:p w14:paraId="2F782846" w14:textId="0F62F251" w:rsidR="001A4611" w:rsidRPr="001A4611" w:rsidRDefault="00F94E54" w:rsidP="001A4611">
      <w:pPr>
        <w:pStyle w:val="Heading6"/>
      </w:pPr>
      <w:r w:rsidRPr="00F94E54">
        <w:t>ResetAllWatermarks</w:t>
      </w:r>
      <w:r w:rsidR="00B10BF3">
        <w:t>, &lt;Source&gt;_ResetAllWatermarks</w:t>
      </w:r>
    </w:p>
    <w:p w14:paraId="217CA83F" w14:textId="53DFDDBE" w:rsidR="00F94E54" w:rsidRPr="00E95A3C" w:rsidRDefault="00F94E54" w:rsidP="00E95A3C">
      <w:r>
        <w:t xml:space="preserve">This </w:t>
      </w:r>
      <w:r w:rsidR="003B2E6F">
        <w:t>stored</w:t>
      </w:r>
      <w:r w:rsidR="00B10BF3">
        <w:t xml:space="preserve"> procedure resets watermarks </w:t>
      </w:r>
      <w:r w:rsidR="00BC4945">
        <w:t>for all (or given) sources so that ingestion can restart. This is only intended to be run manually as an intervention.</w:t>
      </w:r>
    </w:p>
    <w:p w14:paraId="2091338E" w14:textId="77777777" w:rsidR="001A4611" w:rsidRDefault="001A4611">
      <w:pPr>
        <w:rPr>
          <w:rFonts w:asciiTheme="majorHAnsi" w:eastAsiaTheme="majorEastAsia" w:hAnsiTheme="majorHAnsi" w:cstheme="majorBidi"/>
          <w:iCs/>
          <w:color w:val="004F8A"/>
          <w:lang w:eastAsia="ja-JP"/>
        </w:rPr>
      </w:pPr>
      <w:r>
        <w:br w:type="page"/>
      </w:r>
    </w:p>
    <w:p w14:paraId="4596E19A" w14:textId="10B8E761" w:rsidR="008152D4" w:rsidRPr="00CA41D2" w:rsidRDefault="007C0A0D" w:rsidP="000244BF">
      <w:pPr>
        <w:pStyle w:val="Heading4"/>
        <w:rPr>
          <w:lang w:val="en-AU"/>
        </w:rPr>
      </w:pPr>
      <w:r w:rsidRPr="00CA41D2">
        <w:rPr>
          <w:lang w:val="en-AU"/>
        </w:rPr>
        <w:lastRenderedPageBreak/>
        <w:t>Ingestion control store s</w:t>
      </w:r>
      <w:r w:rsidR="008152D4" w:rsidRPr="00CA41D2">
        <w:rPr>
          <w:lang w:val="en-AU"/>
        </w:rPr>
        <w:t>upporting functions</w:t>
      </w:r>
    </w:p>
    <w:p w14:paraId="7863A8C7" w14:textId="7957B103" w:rsidR="008152D4" w:rsidRPr="00CA41D2" w:rsidRDefault="008152D4" w:rsidP="000244BF">
      <w:pPr>
        <w:pStyle w:val="Heading5"/>
        <w:rPr>
          <w:lang w:val="en-AU"/>
        </w:rPr>
      </w:pPr>
      <w:r w:rsidRPr="00CA41D2">
        <w:rPr>
          <w:lang w:val="en-AU"/>
        </w:rPr>
        <w:t>Stored Procedures</w:t>
      </w:r>
    </w:p>
    <w:p w14:paraId="561D3148" w14:textId="13B4718B" w:rsidR="001A4611" w:rsidRPr="001A4611" w:rsidRDefault="00117E75" w:rsidP="001A4611">
      <w:pPr>
        <w:pStyle w:val="Heading6"/>
      </w:pPr>
      <w:r w:rsidRPr="00117E75">
        <w:t>sp_InsertControlTableObject</w:t>
      </w:r>
    </w:p>
    <w:p w14:paraId="45492478" w14:textId="2907C826" w:rsidR="00117E75" w:rsidRDefault="00117E75" w:rsidP="00117E75">
      <w:r>
        <w:t xml:space="preserve">The stored procedure </w:t>
      </w:r>
      <w:r w:rsidRPr="001A4611">
        <w:rPr>
          <w:rFonts w:ascii="Courier New" w:hAnsi="Courier New" w:cs="Courier New"/>
          <w:b/>
          <w:highlight w:val="lightGray"/>
        </w:rPr>
        <w:t>sp_InsertControlTableObject</w:t>
      </w:r>
      <w:r>
        <w:t xml:space="preserve"> is designed to facilitate the management and automation of data ingestion workflows within the Azure Data Factory environment. It dynamically inserts configuration details into the associated main control table based on the provided input parameters. </w:t>
      </w:r>
      <w:r w:rsidR="000B6FAF">
        <w:t xml:space="preserve">This allows staff to add new objects </w:t>
      </w:r>
      <w:r w:rsidR="00FF0963">
        <w:t>to the table</w:t>
      </w:r>
      <w:r w:rsidR="00536131">
        <w:t>,</w:t>
      </w:r>
      <w:r w:rsidR="00FF0963">
        <w:t xml:space="preserve"> which will be active upon next ingestion, with watermarks tracked (if applicable), and allows optional use of a watermark query.</w:t>
      </w:r>
    </w:p>
    <w:p w14:paraId="76B74E80" w14:textId="3D475FD2" w:rsidR="00117E75" w:rsidRDefault="00117E75" w:rsidP="00117E75">
      <w:r>
        <w:t xml:space="preserve">This procedure streamlines data ingestion configuration by </w:t>
      </w:r>
      <w:r w:rsidR="00502F2D">
        <w:t>centralising</w:t>
      </w:r>
      <w:r>
        <w:t xml:space="preserve"> various settings and </w:t>
      </w:r>
      <w:r w:rsidR="00502F2D">
        <w:t>behaviours</w:t>
      </w:r>
      <w:r>
        <w:t xml:space="preserve">, significantly reducing manual interventions and ensuring consistency in data pipeline executions. The stored procedure intelligently selects the target control table based on the input TableName, and then inserts comprehensive settings that govern source, sink, copy </w:t>
      </w:r>
      <w:r w:rsidR="003B2E6F">
        <w:t>behaviours</w:t>
      </w:r>
      <w:r>
        <w:t xml:space="preserve">, and watermark management. </w:t>
      </w:r>
    </w:p>
    <w:p w14:paraId="5064753F" w14:textId="3BFDE5C5" w:rsidR="007C0A0D" w:rsidRDefault="00117E75" w:rsidP="00E95A3C">
      <w:r>
        <w:t>It automates critical aspects of data load activities</w:t>
      </w:r>
      <w:r w:rsidR="003B2E6F">
        <w:t>,</w:t>
      </w:r>
      <w:r>
        <w:t xml:space="preserve"> including source and destination definitions, copy </w:t>
      </w:r>
      <w:r w:rsidR="003B2E6F">
        <w:t>behaviours</w:t>
      </w:r>
      <w:r>
        <w:t>, and data loading parameters such as incremental loading settings, providing support for delta or full data loading scenarios.</w:t>
      </w:r>
    </w:p>
    <w:tbl>
      <w:tblPr>
        <w:tblStyle w:val="ListTable4-Accent51"/>
        <w:tblW w:w="0" w:type="auto"/>
        <w:tblLook w:val="04A0" w:firstRow="1" w:lastRow="0" w:firstColumn="1" w:lastColumn="0" w:noHBand="0" w:noVBand="1"/>
      </w:tblPr>
      <w:tblGrid>
        <w:gridCol w:w="2081"/>
        <w:gridCol w:w="6290"/>
      </w:tblGrid>
      <w:tr w:rsidR="007C0A0D" w14:paraId="37CF67BC"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2BF83" w14:textId="77777777" w:rsidR="007C0A0D" w:rsidRDefault="007C0A0D" w:rsidP="000244BF">
            <w:pPr>
              <w:pStyle w:val="TableStyle"/>
            </w:pPr>
            <w:r>
              <w:t>Parameter Name</w:t>
            </w:r>
          </w:p>
        </w:tc>
        <w:tc>
          <w:tcPr>
            <w:tcW w:w="0" w:type="auto"/>
            <w:hideMark/>
          </w:tcPr>
          <w:p w14:paraId="53A9E552" w14:textId="77777777" w:rsidR="007C0A0D" w:rsidRDefault="007C0A0D"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7C0A0D" w14:paraId="7D0E8E72"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ACB752F" w14:textId="77777777" w:rsidR="007C0A0D" w:rsidRDefault="007C0A0D" w:rsidP="000244BF">
            <w:pPr>
              <w:pStyle w:val="TableStyle"/>
            </w:pPr>
            <w:r>
              <w:t>TableName</w:t>
            </w:r>
          </w:p>
        </w:tc>
        <w:tc>
          <w:tcPr>
            <w:tcW w:w="0" w:type="auto"/>
            <w:hideMark/>
          </w:tcPr>
          <w:p w14:paraId="5A5B5667" w14:textId="5D04643F"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Identifies the target control table</w:t>
            </w:r>
          </w:p>
        </w:tc>
      </w:tr>
      <w:tr w:rsidR="007C0A0D" w14:paraId="712B4318"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327BB43C" w14:textId="77777777" w:rsidR="007C0A0D" w:rsidRDefault="007C0A0D" w:rsidP="000244BF">
            <w:pPr>
              <w:pStyle w:val="TableStyle"/>
            </w:pPr>
            <w:r>
              <w:t>SourceObjectSettings</w:t>
            </w:r>
          </w:p>
        </w:tc>
        <w:tc>
          <w:tcPr>
            <w:tcW w:w="0" w:type="auto"/>
            <w:hideMark/>
          </w:tcPr>
          <w:p w14:paraId="4EBE2F59"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JSON configuration defining the source object details (e.g., API name).</w:t>
            </w:r>
          </w:p>
        </w:tc>
      </w:tr>
      <w:tr w:rsidR="007C0A0D" w14:paraId="427A7B21"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3B9E0CA" w14:textId="77777777" w:rsidR="007C0A0D" w:rsidRDefault="007C0A0D" w:rsidP="000244BF">
            <w:pPr>
              <w:pStyle w:val="TableStyle"/>
            </w:pPr>
            <w:r>
              <w:t>CopySourceSettings</w:t>
            </w:r>
          </w:p>
        </w:tc>
        <w:tc>
          <w:tcPr>
            <w:tcW w:w="0" w:type="auto"/>
            <w:hideMark/>
          </w:tcPr>
          <w:p w14:paraId="2CF15C9B"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JSON settings defining the copy source details (query-based data extraction settings).</w:t>
            </w:r>
          </w:p>
        </w:tc>
      </w:tr>
      <w:tr w:rsidR="007C0A0D" w14:paraId="61086EE8"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6FD26C24" w14:textId="77777777" w:rsidR="007C0A0D" w:rsidRDefault="007C0A0D" w:rsidP="000244BF">
            <w:pPr>
              <w:pStyle w:val="TableStyle"/>
            </w:pPr>
            <w:r>
              <w:t>SinkObjectSettings</w:t>
            </w:r>
          </w:p>
        </w:tc>
        <w:tc>
          <w:tcPr>
            <w:tcW w:w="0" w:type="auto"/>
            <w:hideMark/>
          </w:tcPr>
          <w:p w14:paraId="768B8208"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JSON configuration defining the target sink storage settings (file name, file system).</w:t>
            </w:r>
          </w:p>
        </w:tc>
      </w:tr>
      <w:tr w:rsidR="007C0A0D" w14:paraId="4C172BE7"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1B9399D1" w14:textId="77777777" w:rsidR="007C0A0D" w:rsidRDefault="007C0A0D" w:rsidP="000244BF">
            <w:pPr>
              <w:pStyle w:val="TableStyle"/>
            </w:pPr>
            <w:r>
              <w:t>DataLoadingBehavior</w:t>
            </w:r>
          </w:p>
        </w:tc>
        <w:tc>
          <w:tcPr>
            <w:tcW w:w="0" w:type="auto"/>
            <w:hideMark/>
          </w:tcPr>
          <w:p w14:paraId="0880B11C" w14:textId="607E2CE4"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 xml:space="preserve">Determines the loading </w:t>
            </w:r>
            <w:r w:rsidR="001624EC">
              <w:t>behaviour</w:t>
            </w:r>
            <w:r>
              <w:t xml:space="preserve"> (e.g., Delta or Full load).</w:t>
            </w:r>
          </w:p>
        </w:tc>
      </w:tr>
      <w:tr w:rsidR="007C0A0D" w14:paraId="5030B698"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FFC279E" w14:textId="77777777" w:rsidR="007C0A0D" w:rsidRDefault="007C0A0D" w:rsidP="000244BF">
            <w:pPr>
              <w:pStyle w:val="TableStyle"/>
            </w:pPr>
            <w:r>
              <w:t>WatermarkColumnName</w:t>
            </w:r>
          </w:p>
        </w:tc>
        <w:tc>
          <w:tcPr>
            <w:tcW w:w="0" w:type="auto"/>
            <w:hideMark/>
          </w:tcPr>
          <w:p w14:paraId="7788A50C"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Column used to track incremental data loading (optional).</w:t>
            </w:r>
          </w:p>
        </w:tc>
      </w:tr>
      <w:tr w:rsidR="007C0A0D" w14:paraId="22BD207D"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77D9BB29" w14:textId="77777777" w:rsidR="007C0A0D" w:rsidRDefault="007C0A0D" w:rsidP="000244BF">
            <w:pPr>
              <w:pStyle w:val="TableStyle"/>
            </w:pPr>
            <w:r>
              <w:t>WatermarkQuery</w:t>
            </w:r>
          </w:p>
        </w:tc>
        <w:tc>
          <w:tcPr>
            <w:tcW w:w="0" w:type="auto"/>
            <w:hideMark/>
          </w:tcPr>
          <w:p w14:paraId="76EDFAD8"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SQL query to calculate the watermark date for incremental loading (optional).</w:t>
            </w:r>
          </w:p>
        </w:tc>
      </w:tr>
    </w:tbl>
    <w:p w14:paraId="32FD8FDC" w14:textId="2A62191A" w:rsidR="008F63BA" w:rsidRPr="008F63BA" w:rsidRDefault="007C0A0D" w:rsidP="00E95A3C">
      <w:r>
        <w:t xml:space="preserve">This stored procedure configures and inserts entries into ingestion control tables, </w:t>
      </w:r>
      <w:r w:rsidR="00627B2D">
        <w:t>centralising</w:t>
      </w:r>
      <w:r>
        <w:t xml:space="preserve"> the management of data ingestion processes and </w:t>
      </w:r>
      <w:r w:rsidR="00627B2D">
        <w:t>behaviours</w:t>
      </w:r>
      <w:r>
        <w:t>. It enables dynamic handling of pipeline configurations and supports incremental data loading through watermarking, facilitating efficient and scalable data ingestion operations.</w:t>
      </w:r>
    </w:p>
    <w:p w14:paraId="49F53672" w14:textId="1A70020E" w:rsidR="008152D4" w:rsidRPr="00CA41D2" w:rsidRDefault="008152D4" w:rsidP="000244BF">
      <w:pPr>
        <w:pStyle w:val="Heading5"/>
        <w:rPr>
          <w:lang w:val="en-AU"/>
        </w:rPr>
      </w:pPr>
      <w:r w:rsidRPr="00CA41D2">
        <w:rPr>
          <w:lang w:val="en-AU"/>
        </w:rPr>
        <w:t>Views</w:t>
      </w:r>
    </w:p>
    <w:p w14:paraId="2EE9CA07" w14:textId="4F455CFC" w:rsidR="007C0A0D" w:rsidRDefault="001A7440" w:rsidP="007C0A0D">
      <w:pPr>
        <w:pStyle w:val="Heading6"/>
      </w:pPr>
      <w:r>
        <w:t>V_&lt;Source&gt;ControlTable</w:t>
      </w:r>
    </w:p>
    <w:p w14:paraId="5835703A" w14:textId="5CCE8095" w:rsidR="000B6FAF" w:rsidRDefault="000B6FAF" w:rsidP="000B6FAF">
      <w:r>
        <w:t>The purpose of th</w:t>
      </w:r>
      <w:r w:rsidR="00DD7D27">
        <w:t xml:space="preserve">e Control Table </w:t>
      </w:r>
      <w:r>
        <w:t xml:space="preserve">view is to provide a centralised </w:t>
      </w:r>
      <w:r w:rsidR="00DD7D27">
        <w:t xml:space="preserve">view </w:t>
      </w:r>
      <w:r>
        <w:t>for managing and monitoring data ingestion processes across various source systems</w:t>
      </w:r>
      <w:r w:rsidR="00DD7D27">
        <w:t>, for example</w:t>
      </w:r>
      <w:r w:rsidR="00627B2D">
        <w:t>,</w:t>
      </w:r>
      <w:r w:rsidR="00DD7D27">
        <w:t xml:space="preserve"> Salesforce or BAMC</w:t>
      </w:r>
      <w:r>
        <w:t xml:space="preserve">. It lists key configuration details to facilitate efficient and accurate data loading, ensuring consistency and reliability across ingestion workflows. </w:t>
      </w:r>
      <w:r w:rsidR="0004532F">
        <w:t>The view supports streamlined data management by</w:t>
      </w:r>
      <w:r>
        <w:t xml:space="preserve"> consolidating critical metadata such as source objects, associated queries, and loading behaviours</w:t>
      </w:r>
      <w:r w:rsidR="00DD7D27">
        <w:t>.</w:t>
      </w:r>
    </w:p>
    <w:p w14:paraId="6DD58F3B" w14:textId="6E10AE0D" w:rsidR="000B6FAF" w:rsidRDefault="000B6FAF" w:rsidP="000B6FAF">
      <w:r>
        <w:t>The view captures essential attributes such as the type of data load (full or incremental delta), the source database objects involved, and queries used to extract or update the data. It also specifies watermark details, including columns and queries used to determine the most recent data loaded. This functionality enables precise tracking of data freshness and completeness, making it easier for teams to monitor data currency and quickly identify any potential issues or delays in the ingestion pipeline.</w:t>
      </w:r>
    </w:p>
    <w:p w14:paraId="2450470F" w14:textId="34E4B50F" w:rsidR="001A7440" w:rsidRPr="001A7440" w:rsidRDefault="000B6FAF" w:rsidP="00E95A3C">
      <w:r>
        <w:t xml:space="preserve">Overall, this structured representation enhances transparency and simplifies administration tasks, enabling data engineers and analysts to efficiently verify and validate the ingestion status. It serves as </w:t>
      </w:r>
      <w:r>
        <w:lastRenderedPageBreak/>
        <w:t>an essential reference point to ensure all datasets remain current, accurate, and readily accessible for downstream analytics and reporting requirements.</w:t>
      </w:r>
    </w:p>
    <w:tbl>
      <w:tblPr>
        <w:tblStyle w:val="ListTable4-Accent51"/>
        <w:tblW w:w="5000" w:type="pct"/>
        <w:tblLook w:val="04A0" w:firstRow="1" w:lastRow="0" w:firstColumn="1" w:lastColumn="0" w:noHBand="0" w:noVBand="1"/>
      </w:tblPr>
      <w:tblGrid>
        <w:gridCol w:w="4985"/>
        <w:gridCol w:w="4219"/>
      </w:tblGrid>
      <w:tr w:rsidR="008A48A7" w:rsidRPr="008A48A7" w14:paraId="75307AD7" w14:textId="77777777" w:rsidTr="00E95A3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4AB583E8" w14:textId="77777777" w:rsidR="008A48A7" w:rsidRPr="008A48A7" w:rsidRDefault="008A48A7" w:rsidP="000244BF">
            <w:pPr>
              <w:pStyle w:val="TableStyle"/>
            </w:pPr>
            <w:r w:rsidRPr="008A48A7">
              <w:t>Column Name</w:t>
            </w:r>
          </w:p>
        </w:tc>
        <w:tc>
          <w:tcPr>
            <w:tcW w:w="0" w:type="pct"/>
            <w:hideMark/>
          </w:tcPr>
          <w:p w14:paraId="30923CBA" w14:textId="77777777" w:rsidR="008A48A7" w:rsidRPr="008A48A7" w:rsidRDefault="008A48A7" w:rsidP="000244BF">
            <w:pPr>
              <w:pStyle w:val="TableStyle"/>
              <w:cnfStyle w:val="100000000000" w:firstRow="1" w:lastRow="0" w:firstColumn="0" w:lastColumn="0" w:oddVBand="0" w:evenVBand="0" w:oddHBand="0" w:evenHBand="0" w:firstRowFirstColumn="0" w:firstRowLastColumn="0" w:lastRowFirstColumn="0" w:lastRowLastColumn="0"/>
            </w:pPr>
            <w:r w:rsidRPr="008A48A7">
              <w:t>Description</w:t>
            </w:r>
          </w:p>
        </w:tc>
      </w:tr>
      <w:tr w:rsidR="008A48A7" w:rsidRPr="008A48A7" w14:paraId="4B1B64D5"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5FE5910D" w14:textId="77777777" w:rsidR="008A48A7" w:rsidRPr="008A48A7" w:rsidRDefault="008A48A7" w:rsidP="000244BF">
            <w:pPr>
              <w:pStyle w:val="TableStyle"/>
            </w:pPr>
            <w:r w:rsidRPr="008A48A7">
              <w:t>Id</w:t>
            </w:r>
          </w:p>
        </w:tc>
        <w:tc>
          <w:tcPr>
            <w:tcW w:w="0" w:type="pct"/>
            <w:hideMark/>
          </w:tcPr>
          <w:p w14:paraId="04FA7ED0"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Unique identifier for each ingestion configuration entry.</w:t>
            </w:r>
          </w:p>
        </w:tc>
      </w:tr>
      <w:tr w:rsidR="008A48A7" w:rsidRPr="008A48A7" w14:paraId="6B91E2BE"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53EE4348" w14:textId="77777777" w:rsidR="008A48A7" w:rsidRPr="008A48A7" w:rsidRDefault="008A48A7" w:rsidP="000244BF">
            <w:pPr>
              <w:pStyle w:val="TableStyle"/>
            </w:pPr>
            <w:r w:rsidRPr="008A48A7">
              <w:t>SourceObject</w:t>
            </w:r>
          </w:p>
        </w:tc>
        <w:tc>
          <w:tcPr>
            <w:tcW w:w="0" w:type="pct"/>
            <w:hideMark/>
          </w:tcPr>
          <w:p w14:paraId="7698099A"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Name of the source object or table from which data is extracted.</w:t>
            </w:r>
          </w:p>
        </w:tc>
      </w:tr>
      <w:tr w:rsidR="008A48A7" w:rsidRPr="008A48A7" w14:paraId="44C6E0A6"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665A8AD7" w14:textId="77777777" w:rsidR="008A48A7" w:rsidRPr="008A48A7" w:rsidRDefault="008A48A7" w:rsidP="000244BF">
            <w:pPr>
              <w:pStyle w:val="TableStyle"/>
            </w:pPr>
            <w:r w:rsidRPr="008A48A7">
              <w:t>SourceQuery</w:t>
            </w:r>
          </w:p>
        </w:tc>
        <w:tc>
          <w:tcPr>
            <w:tcW w:w="0" w:type="pct"/>
            <w:hideMark/>
          </w:tcPr>
          <w:p w14:paraId="3A8D51FE"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SQL query used to retrieve data from the source object.</w:t>
            </w:r>
          </w:p>
        </w:tc>
      </w:tr>
      <w:tr w:rsidR="008A48A7" w:rsidRPr="008A48A7" w14:paraId="74070EC6"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45E5DE0A" w14:textId="77777777" w:rsidR="008A48A7" w:rsidRPr="008A48A7" w:rsidRDefault="008A48A7" w:rsidP="000244BF">
            <w:pPr>
              <w:pStyle w:val="TableStyle"/>
            </w:pPr>
            <w:r w:rsidRPr="008A48A7">
              <w:t>DataLoadingBehaviour</w:t>
            </w:r>
          </w:p>
        </w:tc>
        <w:tc>
          <w:tcPr>
            <w:tcW w:w="0" w:type="pct"/>
            <w:hideMark/>
          </w:tcPr>
          <w:p w14:paraId="1E83F0A3"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Specifies the type of data load, e.g., FullLoad or DeltaLoad.</w:t>
            </w:r>
          </w:p>
        </w:tc>
      </w:tr>
      <w:tr w:rsidR="008A48A7" w:rsidRPr="008A48A7" w14:paraId="3DE37778"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6CE59186" w14:textId="77777777" w:rsidR="008A48A7" w:rsidRPr="008A48A7" w:rsidRDefault="008A48A7" w:rsidP="000244BF">
            <w:pPr>
              <w:pStyle w:val="TableStyle"/>
            </w:pPr>
            <w:r w:rsidRPr="008A48A7">
              <w:t>WatermarkColumn</w:t>
            </w:r>
          </w:p>
        </w:tc>
        <w:tc>
          <w:tcPr>
            <w:tcW w:w="0" w:type="pct"/>
            <w:hideMark/>
          </w:tcPr>
          <w:p w14:paraId="3E0CB8D1"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Column used to identify the latest incremental data (if applicable).</w:t>
            </w:r>
          </w:p>
        </w:tc>
      </w:tr>
      <w:tr w:rsidR="008A48A7" w:rsidRPr="008A48A7" w14:paraId="2B4B1EDF"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6B58544A" w14:textId="77777777" w:rsidR="008A48A7" w:rsidRPr="008A48A7" w:rsidRDefault="008A48A7" w:rsidP="000244BF">
            <w:pPr>
              <w:pStyle w:val="TableStyle"/>
            </w:pPr>
            <w:r w:rsidRPr="008A48A7">
              <w:t>WatermarkQuery</w:t>
            </w:r>
          </w:p>
        </w:tc>
        <w:tc>
          <w:tcPr>
            <w:tcW w:w="0" w:type="pct"/>
            <w:hideMark/>
          </w:tcPr>
          <w:p w14:paraId="36A68043"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SQL query to retrieve the latest watermark value (if applicable).</w:t>
            </w:r>
          </w:p>
        </w:tc>
      </w:tr>
      <w:tr w:rsidR="008A48A7" w:rsidRPr="008A48A7" w14:paraId="4C2B9E49"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2C185A29" w14:textId="77777777" w:rsidR="008A48A7" w:rsidRPr="008A48A7" w:rsidRDefault="008A48A7" w:rsidP="000244BF">
            <w:pPr>
              <w:pStyle w:val="TableStyle"/>
            </w:pPr>
            <w:r w:rsidRPr="008A48A7">
              <w:t>LatestWatermarkValue</w:t>
            </w:r>
          </w:p>
        </w:tc>
        <w:tc>
          <w:tcPr>
            <w:tcW w:w="0" w:type="pct"/>
            <w:hideMark/>
          </w:tcPr>
          <w:p w14:paraId="3D47B455"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Timestamp indicating the last successful incremental load point.</w:t>
            </w:r>
          </w:p>
        </w:tc>
      </w:tr>
    </w:tbl>
    <w:p w14:paraId="7CAFAA13" w14:textId="77777777" w:rsidR="001A4A19" w:rsidRDefault="001A4A19" w:rsidP="008152D4"/>
    <w:p w14:paraId="0459F557" w14:textId="415889EA" w:rsidR="008152D4" w:rsidRDefault="001A4A19" w:rsidP="008152D4">
      <w:r w:rsidRPr="001A4A19">
        <w:rPr>
          <w:noProof/>
        </w:rPr>
        <w:drawing>
          <wp:inline distT="0" distB="0" distL="0" distR="0" wp14:anchorId="2E8BD4E2" wp14:editId="53C324B3">
            <wp:extent cx="5850890" cy="935990"/>
            <wp:effectExtent l="0" t="0" r="0" b="0"/>
            <wp:docPr id="1389325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25451" name="Picture 1" descr="A screenshot of a computer&#10;&#10;AI-generated content may be incorrect."/>
                    <pic:cNvPicPr/>
                  </pic:nvPicPr>
                  <pic:blipFill>
                    <a:blip r:embed="rId37"/>
                    <a:stretch>
                      <a:fillRect/>
                    </a:stretch>
                  </pic:blipFill>
                  <pic:spPr>
                    <a:xfrm>
                      <a:off x="0" y="0"/>
                      <a:ext cx="5850890" cy="935990"/>
                    </a:xfrm>
                    <a:prstGeom prst="rect">
                      <a:avLst/>
                    </a:prstGeom>
                  </pic:spPr>
                </pic:pic>
              </a:graphicData>
            </a:graphic>
          </wp:inline>
        </w:drawing>
      </w:r>
    </w:p>
    <w:p w14:paraId="0289A426" w14:textId="77777777" w:rsidR="00116920" w:rsidRDefault="00116920" w:rsidP="00116920">
      <w:r>
        <w:t>There are three levels of pipelines are within the metadata driven copy.</w:t>
      </w:r>
    </w:p>
    <w:p w14:paraId="26DE6D5B" w14:textId="21E0FA4A" w:rsidR="00116920" w:rsidRPr="00CA41D2" w:rsidRDefault="00116920" w:rsidP="00A549FD">
      <w:pPr>
        <w:pStyle w:val="Heading3"/>
        <w:rPr>
          <w:lang w:val="en-AU"/>
        </w:rPr>
      </w:pPr>
      <w:r w:rsidRPr="00CA41D2">
        <w:rPr>
          <w:lang w:val="en-AU"/>
        </w:rPr>
        <w:t xml:space="preserve">Metadata Driven </w:t>
      </w:r>
      <w:r w:rsidR="00FE61B8" w:rsidRPr="00CA41D2">
        <w:rPr>
          <w:lang w:val="en-AU"/>
        </w:rPr>
        <w:t>Ingestion to Bronze</w:t>
      </w:r>
    </w:p>
    <w:p w14:paraId="2144B8CE" w14:textId="4F7A6E18" w:rsidR="00AA6F27" w:rsidRPr="00CA41D2" w:rsidRDefault="00AA6F27" w:rsidP="000244BF">
      <w:pPr>
        <w:pStyle w:val="Heading4"/>
      </w:pPr>
      <w:r w:rsidRPr="6E856EEE">
        <w:t>MetadataDrivenCopyTask_xxx_TopLevel</w:t>
      </w:r>
    </w:p>
    <w:p w14:paraId="64727673" w14:textId="77777777" w:rsidR="00AA6F27" w:rsidRDefault="00AA6F27" w:rsidP="00E95A3C">
      <w:r>
        <w:t>This pipeline will calculate the total number of objects (tables etc.) required to be copied in this run, come up with the number of sequential batches based on the max allowed concurrent copy task, and then execute another pipeline to copy different batches sequentially.</w:t>
      </w:r>
    </w:p>
    <w:p w14:paraId="1636FBC9" w14:textId="77777777" w:rsidR="00AA6F27" w:rsidRPr="00CA41D2" w:rsidRDefault="00AA6F27" w:rsidP="00FE61B8">
      <w:pPr>
        <w:pStyle w:val="Heading5"/>
        <w:rPr>
          <w:lang w:val="en-AU"/>
        </w:rPr>
      </w:pPr>
      <w:r w:rsidRPr="00CA41D2">
        <w:rPr>
          <w:lang w:val="en-AU"/>
        </w:rPr>
        <w:t>Parameters</w:t>
      </w:r>
    </w:p>
    <w:tbl>
      <w:tblPr>
        <w:tblStyle w:val="ListTable4-Accent51"/>
        <w:tblW w:w="5000" w:type="pct"/>
        <w:tblLook w:val="04A0" w:firstRow="1" w:lastRow="0" w:firstColumn="1" w:lastColumn="0" w:noHBand="0" w:noVBand="1"/>
      </w:tblPr>
      <w:tblGrid>
        <w:gridCol w:w="4107"/>
        <w:gridCol w:w="5097"/>
      </w:tblGrid>
      <w:tr w:rsidR="00887C1C" w14:paraId="447177E9" w14:textId="77777777" w:rsidTr="008B0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25B29003" w14:textId="77777777" w:rsidR="00AA6F27" w:rsidRDefault="00AA6F27" w:rsidP="000244BF">
            <w:pPr>
              <w:pStyle w:val="TableStyle"/>
              <w:rPr>
                <w:rFonts w:ascii="Times New Roman" w:hAnsi="Times New Roman" w:cs="Times New Roman"/>
                <w:color w:val="auto"/>
              </w:rPr>
            </w:pPr>
            <w:r>
              <w:t>Parameters name</w:t>
            </w:r>
          </w:p>
        </w:tc>
        <w:tc>
          <w:tcPr>
            <w:tcW w:w="2769" w:type="pct"/>
            <w:hideMark/>
          </w:tcPr>
          <w:p w14:paraId="4E4B93C9"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344C8BFC"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50120314" w14:textId="77777777" w:rsidR="00AA6F27" w:rsidRDefault="00AA6F27" w:rsidP="000244BF">
            <w:pPr>
              <w:pStyle w:val="TableStyle"/>
            </w:pPr>
            <w:r>
              <w:t>MaxNumberOfConcurrentTasks</w:t>
            </w:r>
          </w:p>
        </w:tc>
        <w:tc>
          <w:tcPr>
            <w:tcW w:w="2769" w:type="pct"/>
            <w:hideMark/>
          </w:tcPr>
          <w:p w14:paraId="5E0D0382"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You can always change the max number of concurrent copy activities run before pipeline run. The default value will be the one you input in copy data tool.</w:t>
            </w:r>
          </w:p>
        </w:tc>
      </w:tr>
      <w:tr w:rsidR="00887C1C" w14:paraId="6B191662"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77A322C0" w14:textId="77777777" w:rsidR="00AA6F27" w:rsidRDefault="00AA6F27" w:rsidP="000244BF">
            <w:pPr>
              <w:pStyle w:val="TableStyle"/>
            </w:pPr>
            <w:r>
              <w:t>MainControlTableName</w:t>
            </w:r>
          </w:p>
        </w:tc>
        <w:tc>
          <w:tcPr>
            <w:tcW w:w="2769" w:type="pct"/>
            <w:hideMark/>
          </w:tcPr>
          <w:p w14:paraId="487928A5"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table name of main control table. The pipeline will get the metadata from this table before run</w:t>
            </w:r>
          </w:p>
        </w:tc>
      </w:tr>
      <w:tr w:rsidR="00887C1C" w14:paraId="63C637A6"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3C7CA2A4" w14:textId="77777777" w:rsidR="00AA6F27" w:rsidRDefault="00AA6F27" w:rsidP="000244BF">
            <w:pPr>
              <w:pStyle w:val="TableStyle"/>
            </w:pPr>
            <w:r>
              <w:t>ConnectionControlTableName</w:t>
            </w:r>
          </w:p>
        </w:tc>
        <w:tc>
          <w:tcPr>
            <w:tcW w:w="2769" w:type="pct"/>
            <w:hideMark/>
          </w:tcPr>
          <w:p w14:paraId="14783CE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table name of connection control table (optional). The pipeline will get the metadata related to data store connection before run</w:t>
            </w:r>
          </w:p>
        </w:tc>
      </w:tr>
      <w:tr w:rsidR="00887C1C" w14:paraId="462CE265"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4651B631" w14:textId="77777777" w:rsidR="00AA6F27" w:rsidRDefault="00AA6F27" w:rsidP="000244BF">
            <w:pPr>
              <w:pStyle w:val="TableStyle"/>
            </w:pPr>
            <w:r>
              <w:t>MaxNumberOfObjectsReturnedFromLookupActivity</w:t>
            </w:r>
          </w:p>
        </w:tc>
        <w:tc>
          <w:tcPr>
            <w:tcW w:w="2769" w:type="pct"/>
            <w:hideMark/>
          </w:tcPr>
          <w:p w14:paraId="47C75C4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In order to avoid reaching the limit of output lookup activity, there is a way to define the max number of objects returned by lookup activity. In most cases, the default value is not required to be changed.</w:t>
            </w:r>
          </w:p>
        </w:tc>
      </w:tr>
      <w:tr w:rsidR="00887C1C" w14:paraId="71C57CF2"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42F61029" w14:textId="77777777" w:rsidR="00AA6F27" w:rsidRDefault="00AA6F27" w:rsidP="000244BF">
            <w:pPr>
              <w:pStyle w:val="TableStyle"/>
            </w:pPr>
            <w:r>
              <w:t>windowStart</w:t>
            </w:r>
          </w:p>
        </w:tc>
        <w:tc>
          <w:tcPr>
            <w:tcW w:w="2769" w:type="pct"/>
            <w:hideMark/>
          </w:tcPr>
          <w:p w14:paraId="74D6DC1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When you input dynamic value (for example, yyyy/mm/dd) as folder path, the parameter is used to pass the current trigger time to pipeline in order to fill the dynamic folder path. When the pipeline is triggered by schedule trigger or tumbling windows trigger, users do not need to input the value of this parameter. Sample value: 2021-01-25T01:49:28Z</w:t>
            </w:r>
          </w:p>
        </w:tc>
      </w:tr>
    </w:tbl>
    <w:p w14:paraId="6FE5E970" w14:textId="0F5FBAB0" w:rsidR="00AA6F27" w:rsidRPr="00CA41D2" w:rsidRDefault="00AA6F27" w:rsidP="00FE61B8">
      <w:pPr>
        <w:pStyle w:val="Heading5"/>
        <w:rPr>
          <w:lang w:val="en-AU"/>
        </w:rPr>
      </w:pPr>
      <w:r w:rsidRPr="00CA41D2">
        <w:rPr>
          <w:lang w:val="en-AU"/>
        </w:rPr>
        <w:lastRenderedPageBreak/>
        <w:t>Activities</w:t>
      </w:r>
    </w:p>
    <w:tbl>
      <w:tblPr>
        <w:tblStyle w:val="ListTable4-Accent51"/>
        <w:tblW w:w="5000" w:type="pct"/>
        <w:tblLook w:val="04A0" w:firstRow="1" w:lastRow="0" w:firstColumn="1" w:lastColumn="0" w:noHBand="0" w:noVBand="1"/>
      </w:tblPr>
      <w:tblGrid>
        <w:gridCol w:w="2891"/>
        <w:gridCol w:w="806"/>
        <w:gridCol w:w="5507"/>
      </w:tblGrid>
      <w:tr w:rsidR="00887C1C" w14:paraId="476F0E4A" w14:textId="77777777" w:rsidTr="00887C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pct"/>
            <w:hideMark/>
          </w:tcPr>
          <w:p w14:paraId="623959BB" w14:textId="77777777" w:rsidR="00AA6F27" w:rsidRDefault="00AA6F27" w:rsidP="000244BF">
            <w:pPr>
              <w:pStyle w:val="TableStyle"/>
              <w:rPr>
                <w:rFonts w:ascii="Times New Roman" w:hAnsi="Times New Roman" w:cs="Times New Roman"/>
              </w:rPr>
            </w:pPr>
            <w:r>
              <w:t>Activity name</w:t>
            </w:r>
          </w:p>
        </w:tc>
        <w:tc>
          <w:tcPr>
            <w:tcW w:w="485" w:type="pct"/>
            <w:hideMark/>
          </w:tcPr>
          <w:p w14:paraId="4D345870"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3326" w:type="pct"/>
            <w:hideMark/>
          </w:tcPr>
          <w:p w14:paraId="6C31A40A"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318CA94F" w14:textId="77777777" w:rsidTr="00887C1C">
        <w:tc>
          <w:tcPr>
            <w:cnfStyle w:val="001000000000" w:firstRow="0" w:lastRow="0" w:firstColumn="1" w:lastColumn="0" w:oddVBand="0" w:evenVBand="0" w:oddHBand="0" w:evenHBand="0" w:firstRowFirstColumn="0" w:firstRowLastColumn="0" w:lastRowFirstColumn="0" w:lastRowLastColumn="0"/>
            <w:tcW w:w="1188" w:type="pct"/>
            <w:hideMark/>
          </w:tcPr>
          <w:p w14:paraId="0A841410" w14:textId="77777777" w:rsidR="00AA6F27" w:rsidRDefault="00AA6F27" w:rsidP="000244BF">
            <w:pPr>
              <w:pStyle w:val="TableStyle"/>
            </w:pPr>
            <w:r>
              <w:t>GetSumOfObjectsToCopy</w:t>
            </w:r>
          </w:p>
        </w:tc>
        <w:tc>
          <w:tcPr>
            <w:tcW w:w="485" w:type="pct"/>
            <w:hideMark/>
          </w:tcPr>
          <w:p w14:paraId="080261D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Lookup</w:t>
            </w:r>
          </w:p>
        </w:tc>
        <w:tc>
          <w:tcPr>
            <w:tcW w:w="3326" w:type="pct"/>
            <w:hideMark/>
          </w:tcPr>
          <w:p w14:paraId="5E7109AA"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Calculate the total number of objects (tables etc.) required to be copied in this run.</w:t>
            </w:r>
          </w:p>
        </w:tc>
      </w:tr>
      <w:tr w:rsidR="00887C1C" w14:paraId="233E0DF9" w14:textId="77777777" w:rsidTr="00887C1C">
        <w:tc>
          <w:tcPr>
            <w:cnfStyle w:val="001000000000" w:firstRow="0" w:lastRow="0" w:firstColumn="1" w:lastColumn="0" w:oddVBand="0" w:evenVBand="0" w:oddHBand="0" w:evenHBand="0" w:firstRowFirstColumn="0" w:firstRowLastColumn="0" w:lastRowFirstColumn="0" w:lastRowLastColumn="0"/>
            <w:tcW w:w="1188" w:type="pct"/>
            <w:hideMark/>
          </w:tcPr>
          <w:p w14:paraId="7C47FA69" w14:textId="77777777" w:rsidR="00AA6F27" w:rsidRDefault="00AA6F27" w:rsidP="000244BF">
            <w:pPr>
              <w:pStyle w:val="TableStyle"/>
            </w:pPr>
            <w:r>
              <w:t>CopyBatchesOfObjectsSequentially</w:t>
            </w:r>
          </w:p>
        </w:tc>
        <w:tc>
          <w:tcPr>
            <w:tcW w:w="485" w:type="pct"/>
            <w:hideMark/>
          </w:tcPr>
          <w:p w14:paraId="705E8F9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ForEach</w:t>
            </w:r>
          </w:p>
        </w:tc>
        <w:tc>
          <w:tcPr>
            <w:tcW w:w="3326" w:type="pct"/>
            <w:hideMark/>
          </w:tcPr>
          <w:p w14:paraId="76B89BC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Come up with the number of sequential batches based on the max allowed concurrent copy tasks, and then execute another pipeline to copy different batches sequentially.</w:t>
            </w:r>
          </w:p>
        </w:tc>
      </w:tr>
      <w:tr w:rsidR="00887C1C" w14:paraId="0F422923" w14:textId="77777777" w:rsidTr="00887C1C">
        <w:tc>
          <w:tcPr>
            <w:cnfStyle w:val="001000000000" w:firstRow="0" w:lastRow="0" w:firstColumn="1" w:lastColumn="0" w:oddVBand="0" w:evenVBand="0" w:oddHBand="0" w:evenHBand="0" w:firstRowFirstColumn="0" w:firstRowLastColumn="0" w:lastRowFirstColumn="0" w:lastRowLastColumn="0"/>
            <w:tcW w:w="1188" w:type="pct"/>
            <w:hideMark/>
          </w:tcPr>
          <w:p w14:paraId="1EAABEBC" w14:textId="77777777" w:rsidR="00AA6F27" w:rsidRDefault="00AA6F27" w:rsidP="000244BF">
            <w:pPr>
              <w:pStyle w:val="TableStyle"/>
            </w:pPr>
            <w:r>
              <w:t>CopyObjectsInOneBtach</w:t>
            </w:r>
          </w:p>
        </w:tc>
        <w:tc>
          <w:tcPr>
            <w:tcW w:w="485" w:type="pct"/>
            <w:hideMark/>
          </w:tcPr>
          <w:p w14:paraId="1763EB65"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Pipeline</w:t>
            </w:r>
          </w:p>
        </w:tc>
        <w:tc>
          <w:tcPr>
            <w:tcW w:w="3326" w:type="pct"/>
            <w:hideMark/>
          </w:tcPr>
          <w:p w14:paraId="6F4A44E6"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another pipeline to copy one batch of objects. The objects belonging to this batch will be copied in parallel.</w:t>
            </w:r>
          </w:p>
        </w:tc>
      </w:tr>
    </w:tbl>
    <w:p w14:paraId="7830E7AC" w14:textId="77777777" w:rsidR="00AA6F27" w:rsidRPr="00CA41D2" w:rsidRDefault="00AA6F27" w:rsidP="00FE61B8">
      <w:pPr>
        <w:pStyle w:val="Heading4"/>
      </w:pPr>
      <w:r w:rsidRPr="6E856EEE">
        <w:t>MetadataDrivenCopyTask_xxx_ MiddleLevel</w:t>
      </w:r>
    </w:p>
    <w:p w14:paraId="0734A806" w14:textId="77777777" w:rsidR="00AA6F27" w:rsidRDefault="00AA6F27" w:rsidP="00E95A3C">
      <w:r>
        <w:t>This pipeline will copy one batch of objects. The objects belonging to this batch will be copied in parallel.</w:t>
      </w:r>
    </w:p>
    <w:p w14:paraId="563D63E8" w14:textId="129C21A3" w:rsidR="00AA6F27" w:rsidRPr="00CA41D2" w:rsidRDefault="00AA6F27" w:rsidP="00FE61B8">
      <w:pPr>
        <w:pStyle w:val="Heading5"/>
        <w:rPr>
          <w:lang w:val="en-AU"/>
        </w:rPr>
      </w:pPr>
      <w:r w:rsidRPr="00CA41D2">
        <w:rPr>
          <w:lang w:val="en-AU"/>
        </w:rPr>
        <w:t>Parameters</w:t>
      </w:r>
    </w:p>
    <w:tbl>
      <w:tblPr>
        <w:tblStyle w:val="ListTable4-Accent51"/>
        <w:tblW w:w="0" w:type="auto"/>
        <w:tblLook w:val="04A0" w:firstRow="1" w:lastRow="0" w:firstColumn="1" w:lastColumn="0" w:noHBand="0" w:noVBand="1"/>
      </w:tblPr>
      <w:tblGrid>
        <w:gridCol w:w="4046"/>
        <w:gridCol w:w="5158"/>
      </w:tblGrid>
      <w:tr w:rsidR="00887C1C" w14:paraId="61029793"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E9DAA" w14:textId="77777777" w:rsidR="00AA6F27" w:rsidRDefault="00AA6F27" w:rsidP="000244BF">
            <w:pPr>
              <w:pStyle w:val="TableStyle"/>
              <w:rPr>
                <w:rFonts w:ascii="Times New Roman" w:hAnsi="Times New Roman" w:cs="Times New Roman"/>
              </w:rPr>
            </w:pPr>
            <w:r>
              <w:t>Parameters name</w:t>
            </w:r>
          </w:p>
        </w:tc>
        <w:tc>
          <w:tcPr>
            <w:tcW w:w="0" w:type="auto"/>
            <w:hideMark/>
          </w:tcPr>
          <w:p w14:paraId="73634930"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3FE0FBEE"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4C1F1465" w14:textId="77777777" w:rsidR="00AA6F27" w:rsidRDefault="00AA6F27" w:rsidP="000244BF">
            <w:pPr>
              <w:pStyle w:val="TableStyle"/>
            </w:pPr>
            <w:r>
              <w:t>MaxNumberOfObjectsReturnedFromLookupActivity</w:t>
            </w:r>
          </w:p>
        </w:tc>
        <w:tc>
          <w:tcPr>
            <w:tcW w:w="0" w:type="auto"/>
            <w:hideMark/>
          </w:tcPr>
          <w:p w14:paraId="5F5E4DF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In order to avoid reaching the limit of output lookup activity, there is a way to define the max number of objects returned by lookup activity. In most case, the default value is not required to be changed.</w:t>
            </w:r>
          </w:p>
        </w:tc>
      </w:tr>
      <w:tr w:rsidR="00887C1C" w14:paraId="1FB44CC8"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352DAA16" w14:textId="77777777" w:rsidR="00AA6F27" w:rsidRDefault="00AA6F27" w:rsidP="000244BF">
            <w:pPr>
              <w:pStyle w:val="TableStyle"/>
            </w:pPr>
            <w:r>
              <w:t>TopLevelPipelineName</w:t>
            </w:r>
          </w:p>
        </w:tc>
        <w:tc>
          <w:tcPr>
            <w:tcW w:w="0" w:type="auto"/>
            <w:hideMark/>
          </w:tcPr>
          <w:p w14:paraId="33E2D28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top layer pipeline.</w:t>
            </w:r>
          </w:p>
        </w:tc>
      </w:tr>
      <w:tr w:rsidR="00887C1C" w14:paraId="4A8B59CC"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62F25B29" w14:textId="77777777" w:rsidR="00AA6F27" w:rsidRDefault="00AA6F27" w:rsidP="000244BF">
            <w:pPr>
              <w:pStyle w:val="TableStyle"/>
            </w:pPr>
            <w:r>
              <w:t>TriggerName</w:t>
            </w:r>
          </w:p>
        </w:tc>
        <w:tc>
          <w:tcPr>
            <w:tcW w:w="0" w:type="auto"/>
            <w:hideMark/>
          </w:tcPr>
          <w:p w14:paraId="06A0312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trigger.</w:t>
            </w:r>
          </w:p>
        </w:tc>
      </w:tr>
      <w:tr w:rsidR="00887C1C" w14:paraId="633416B7"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5F00C7C4" w14:textId="77777777" w:rsidR="00AA6F27" w:rsidRDefault="00AA6F27" w:rsidP="000244BF">
            <w:pPr>
              <w:pStyle w:val="TableStyle"/>
            </w:pPr>
            <w:r>
              <w:t>CurrentSequentialNumberOfBatch</w:t>
            </w:r>
          </w:p>
        </w:tc>
        <w:tc>
          <w:tcPr>
            <w:tcW w:w="0" w:type="auto"/>
            <w:hideMark/>
          </w:tcPr>
          <w:p w14:paraId="3BFC902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ID of sequential batch.</w:t>
            </w:r>
          </w:p>
        </w:tc>
      </w:tr>
      <w:tr w:rsidR="00887C1C" w14:paraId="7344D274"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60585ACC" w14:textId="77777777" w:rsidR="00AA6F27" w:rsidRDefault="00AA6F27" w:rsidP="000244BF">
            <w:pPr>
              <w:pStyle w:val="TableStyle"/>
            </w:pPr>
            <w:r>
              <w:t>SumOfObjectsToCopy</w:t>
            </w:r>
          </w:p>
        </w:tc>
        <w:tc>
          <w:tcPr>
            <w:tcW w:w="0" w:type="auto"/>
            <w:hideMark/>
          </w:tcPr>
          <w:p w14:paraId="38A028AA"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total number of objects to copy.</w:t>
            </w:r>
          </w:p>
        </w:tc>
      </w:tr>
      <w:tr w:rsidR="00887C1C" w14:paraId="7AD1D4D9"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324A9E08" w14:textId="77777777" w:rsidR="00AA6F27" w:rsidRDefault="00AA6F27" w:rsidP="000244BF">
            <w:pPr>
              <w:pStyle w:val="TableStyle"/>
            </w:pPr>
            <w:r>
              <w:t>SumOfObjectsToCopyForCurrentBatch</w:t>
            </w:r>
          </w:p>
        </w:tc>
        <w:tc>
          <w:tcPr>
            <w:tcW w:w="0" w:type="auto"/>
            <w:hideMark/>
          </w:tcPr>
          <w:p w14:paraId="739D7657"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number of objects to copy in current batch.</w:t>
            </w:r>
          </w:p>
        </w:tc>
      </w:tr>
      <w:tr w:rsidR="00887C1C" w14:paraId="1721EAFF"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5EDF82BD" w14:textId="77777777" w:rsidR="00AA6F27" w:rsidRDefault="00AA6F27" w:rsidP="000244BF">
            <w:pPr>
              <w:pStyle w:val="TableStyle"/>
            </w:pPr>
            <w:r>
              <w:t>MainControlTableName</w:t>
            </w:r>
          </w:p>
        </w:tc>
        <w:tc>
          <w:tcPr>
            <w:tcW w:w="0" w:type="auto"/>
            <w:hideMark/>
          </w:tcPr>
          <w:p w14:paraId="3FA77AE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main control table.</w:t>
            </w:r>
          </w:p>
        </w:tc>
      </w:tr>
      <w:tr w:rsidR="00887C1C" w14:paraId="0D215191"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0B4109A3" w14:textId="77777777" w:rsidR="00AA6F27" w:rsidRDefault="00AA6F27" w:rsidP="000244BF">
            <w:pPr>
              <w:pStyle w:val="TableStyle"/>
            </w:pPr>
            <w:r>
              <w:t>ConnectionControlTableName</w:t>
            </w:r>
          </w:p>
        </w:tc>
        <w:tc>
          <w:tcPr>
            <w:tcW w:w="0" w:type="auto"/>
            <w:hideMark/>
          </w:tcPr>
          <w:p w14:paraId="591B7340"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connection control table.</w:t>
            </w:r>
          </w:p>
        </w:tc>
      </w:tr>
    </w:tbl>
    <w:p w14:paraId="6D0034C1" w14:textId="7C4EAE6F" w:rsidR="00AA6F27" w:rsidRPr="00CA41D2" w:rsidRDefault="00AA6F27" w:rsidP="00FE61B8">
      <w:pPr>
        <w:pStyle w:val="Heading5"/>
        <w:rPr>
          <w:lang w:val="en-AU"/>
        </w:rPr>
      </w:pPr>
      <w:r w:rsidRPr="00CA41D2">
        <w:rPr>
          <w:lang w:val="en-AU"/>
        </w:rPr>
        <w:t>Activities</w:t>
      </w:r>
    </w:p>
    <w:tbl>
      <w:tblPr>
        <w:tblStyle w:val="ListTable4-Accent51"/>
        <w:tblW w:w="0" w:type="auto"/>
        <w:tblLook w:val="04A0" w:firstRow="1" w:lastRow="0" w:firstColumn="1" w:lastColumn="0" w:noHBand="0" w:noVBand="1"/>
      </w:tblPr>
      <w:tblGrid>
        <w:gridCol w:w="2872"/>
        <w:gridCol w:w="1015"/>
        <w:gridCol w:w="5317"/>
      </w:tblGrid>
      <w:tr w:rsidR="00887C1C" w14:paraId="61266701" w14:textId="77777777" w:rsidTr="00887C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4D0FE" w14:textId="77777777" w:rsidR="00AA6F27" w:rsidRDefault="00AA6F27" w:rsidP="000244BF">
            <w:pPr>
              <w:pStyle w:val="TableStyle"/>
              <w:rPr>
                <w:rFonts w:ascii="Times New Roman" w:hAnsi="Times New Roman" w:cs="Times New Roman"/>
              </w:rPr>
            </w:pPr>
            <w:r>
              <w:t>Activity name</w:t>
            </w:r>
          </w:p>
        </w:tc>
        <w:tc>
          <w:tcPr>
            <w:tcW w:w="0" w:type="auto"/>
            <w:hideMark/>
          </w:tcPr>
          <w:p w14:paraId="3A0263EF"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0" w:type="auto"/>
            <w:hideMark/>
          </w:tcPr>
          <w:p w14:paraId="08C0A27E"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165B575C"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194A8A26" w14:textId="77777777" w:rsidR="00AA6F27" w:rsidRDefault="00AA6F27" w:rsidP="000244BF">
            <w:pPr>
              <w:pStyle w:val="TableStyle"/>
            </w:pPr>
            <w:r>
              <w:t>DivideOneBatchIntoMultipleGroups</w:t>
            </w:r>
          </w:p>
        </w:tc>
        <w:tc>
          <w:tcPr>
            <w:tcW w:w="0" w:type="auto"/>
            <w:hideMark/>
          </w:tcPr>
          <w:p w14:paraId="5BA2A626"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ForEach</w:t>
            </w:r>
          </w:p>
        </w:tc>
        <w:tc>
          <w:tcPr>
            <w:tcW w:w="0" w:type="auto"/>
            <w:hideMark/>
          </w:tcPr>
          <w:p w14:paraId="09CCF18D" w14:textId="45C78F4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 xml:space="preserve">Divide objects from </w:t>
            </w:r>
            <w:r w:rsidR="00E00CE6">
              <w:t xml:space="preserve">a </w:t>
            </w:r>
            <w:r>
              <w:t xml:space="preserve">single batch into multiple parallel groups to avoid reaching the output limit of </w:t>
            </w:r>
            <w:r w:rsidR="00E00CE6">
              <w:t xml:space="preserve">the </w:t>
            </w:r>
            <w:r>
              <w:t>lookup activity.</w:t>
            </w:r>
          </w:p>
        </w:tc>
      </w:tr>
      <w:tr w:rsidR="00887C1C" w14:paraId="6A69FDE9"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4933338C" w14:textId="77777777" w:rsidR="00AA6F27" w:rsidRDefault="00AA6F27" w:rsidP="000244BF">
            <w:pPr>
              <w:pStyle w:val="TableStyle"/>
            </w:pPr>
            <w:r>
              <w:t>GetObjectsPerGroupToCopy</w:t>
            </w:r>
          </w:p>
        </w:tc>
        <w:tc>
          <w:tcPr>
            <w:tcW w:w="0" w:type="auto"/>
            <w:hideMark/>
          </w:tcPr>
          <w:p w14:paraId="4C4D548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Lookup</w:t>
            </w:r>
          </w:p>
        </w:tc>
        <w:tc>
          <w:tcPr>
            <w:tcW w:w="0" w:type="auto"/>
            <w:hideMark/>
          </w:tcPr>
          <w:p w14:paraId="4DAFC01D" w14:textId="6F6931E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Get objects (tables</w:t>
            </w:r>
            <w:r w:rsidR="00E00CE6">
              <w:t>,</w:t>
            </w:r>
            <w:r>
              <w:t xml:space="preserve"> etc.) from</w:t>
            </w:r>
            <w:r w:rsidR="00E00CE6">
              <w:t xml:space="preserve"> the</w:t>
            </w:r>
            <w:r>
              <w:t xml:space="preserve"> control table required to be copied in this group. The order of objects to be copied </w:t>
            </w:r>
            <w:r w:rsidR="006D7F19">
              <w:t>follows</w:t>
            </w:r>
            <w:r>
              <w:t xml:space="preserve"> the TaskId in </w:t>
            </w:r>
            <w:r w:rsidR="006D7F19">
              <w:t xml:space="preserve">the </w:t>
            </w:r>
            <w:r>
              <w:t>control table (ORDER BY [TaskId] DESC).</w:t>
            </w:r>
          </w:p>
        </w:tc>
      </w:tr>
      <w:tr w:rsidR="00887C1C" w14:paraId="1A1C3DC5"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7F3ECAA1" w14:textId="77777777" w:rsidR="00AA6F27" w:rsidRDefault="00AA6F27" w:rsidP="000244BF">
            <w:pPr>
              <w:pStyle w:val="TableStyle"/>
            </w:pPr>
            <w:r>
              <w:t>CopyObjectsInOneGroup</w:t>
            </w:r>
          </w:p>
        </w:tc>
        <w:tc>
          <w:tcPr>
            <w:tcW w:w="0" w:type="auto"/>
            <w:hideMark/>
          </w:tcPr>
          <w:p w14:paraId="26F06D6A"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Pipeline</w:t>
            </w:r>
          </w:p>
        </w:tc>
        <w:tc>
          <w:tcPr>
            <w:tcW w:w="0" w:type="auto"/>
            <w:hideMark/>
          </w:tcPr>
          <w:p w14:paraId="70A236C6"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another pipeline to copy objects from one group. The objects belonging to this group will be copied in parallel.</w:t>
            </w:r>
          </w:p>
        </w:tc>
      </w:tr>
    </w:tbl>
    <w:p w14:paraId="487A8183" w14:textId="77777777" w:rsidR="00AA6F27" w:rsidRPr="00CA41D2" w:rsidRDefault="00AA6F27" w:rsidP="00FE61B8">
      <w:pPr>
        <w:pStyle w:val="Heading4"/>
      </w:pPr>
      <w:r w:rsidRPr="6E856EEE">
        <w:t>MetadataDrivenCopyTask_xxx_ BottomLevel</w:t>
      </w:r>
    </w:p>
    <w:p w14:paraId="1EC75B5A" w14:textId="77777777" w:rsidR="00AA6F27" w:rsidRDefault="00AA6F27" w:rsidP="00E95A3C">
      <w:r>
        <w:t>This pipeline will copy objects from one group. The objects belonging to this group will be copied in parallel.</w:t>
      </w:r>
    </w:p>
    <w:p w14:paraId="196E52FB" w14:textId="3AEE0D5D" w:rsidR="00AA6F27" w:rsidRPr="00CA41D2" w:rsidRDefault="00AA6F27" w:rsidP="00FE61B8">
      <w:pPr>
        <w:pStyle w:val="Heading5"/>
        <w:rPr>
          <w:lang w:val="en-AU"/>
        </w:rPr>
      </w:pPr>
      <w:r w:rsidRPr="00CA41D2">
        <w:rPr>
          <w:lang w:val="en-AU"/>
        </w:rPr>
        <w:t>Parameters</w:t>
      </w:r>
    </w:p>
    <w:tbl>
      <w:tblPr>
        <w:tblStyle w:val="ListTable4-Accent51"/>
        <w:tblW w:w="0" w:type="auto"/>
        <w:tblLook w:val="04A0" w:firstRow="1" w:lastRow="0" w:firstColumn="1" w:lastColumn="0" w:noHBand="0" w:noVBand="1"/>
      </w:tblPr>
      <w:tblGrid>
        <w:gridCol w:w="2477"/>
        <w:gridCol w:w="6727"/>
      </w:tblGrid>
      <w:tr w:rsidR="00887C1C" w:rsidRPr="00887C1C" w14:paraId="23C810F3"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21DA8" w14:textId="77777777" w:rsidR="00AA6F27" w:rsidRPr="00887C1C" w:rsidRDefault="00AA6F27" w:rsidP="00887C1C">
            <w:pPr>
              <w:rPr>
                <w:rFonts w:ascii="Times New Roman" w:hAnsi="Times New Roman" w:cs="Times New Roman"/>
              </w:rPr>
            </w:pPr>
            <w:r w:rsidRPr="00887C1C">
              <w:t>Parameters name</w:t>
            </w:r>
          </w:p>
        </w:tc>
        <w:tc>
          <w:tcPr>
            <w:tcW w:w="0" w:type="auto"/>
            <w:hideMark/>
          </w:tcPr>
          <w:p w14:paraId="0CE891E6" w14:textId="77777777" w:rsidR="00AA6F27" w:rsidRPr="00887C1C" w:rsidRDefault="00AA6F27" w:rsidP="00887C1C">
            <w:pPr>
              <w:cnfStyle w:val="100000000000" w:firstRow="1" w:lastRow="0" w:firstColumn="0" w:lastColumn="0" w:oddVBand="0" w:evenVBand="0" w:oddHBand="0" w:evenHBand="0" w:firstRowFirstColumn="0" w:firstRowLastColumn="0" w:lastRowFirstColumn="0" w:lastRowLastColumn="0"/>
            </w:pPr>
            <w:r w:rsidRPr="00887C1C">
              <w:t>Description</w:t>
            </w:r>
          </w:p>
        </w:tc>
      </w:tr>
      <w:tr w:rsidR="00887C1C" w:rsidRPr="00887C1C" w14:paraId="7D14562F"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7E735102" w14:textId="77777777" w:rsidR="00AA6F27" w:rsidRPr="00887C1C" w:rsidRDefault="00AA6F27" w:rsidP="00887C1C">
            <w:r w:rsidRPr="00887C1C">
              <w:t>ObjectsPerGroupToCopy</w:t>
            </w:r>
          </w:p>
        </w:tc>
        <w:tc>
          <w:tcPr>
            <w:tcW w:w="0" w:type="auto"/>
            <w:hideMark/>
          </w:tcPr>
          <w:p w14:paraId="28F7B86F" w14:textId="77777777" w:rsidR="00AA6F27" w:rsidRPr="00887C1C" w:rsidRDefault="00AA6F27" w:rsidP="00887C1C">
            <w:pPr>
              <w:cnfStyle w:val="000000000000" w:firstRow="0" w:lastRow="0" w:firstColumn="0" w:lastColumn="0" w:oddVBand="0" w:evenVBand="0" w:oddHBand="0" w:evenHBand="0" w:firstRowFirstColumn="0" w:firstRowLastColumn="0" w:lastRowFirstColumn="0" w:lastRowLastColumn="0"/>
            </w:pPr>
            <w:r w:rsidRPr="00887C1C">
              <w:t>The number of objects to copy in current group.</w:t>
            </w:r>
          </w:p>
        </w:tc>
      </w:tr>
      <w:tr w:rsidR="00887C1C" w:rsidRPr="00887C1C" w14:paraId="19B63D96"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5AED8CD" w14:textId="77777777" w:rsidR="00AA6F27" w:rsidRPr="00887C1C" w:rsidRDefault="00AA6F27" w:rsidP="00887C1C">
            <w:r w:rsidRPr="00887C1C">
              <w:t>ConnectionControlTableName</w:t>
            </w:r>
          </w:p>
        </w:tc>
        <w:tc>
          <w:tcPr>
            <w:tcW w:w="0" w:type="auto"/>
            <w:hideMark/>
          </w:tcPr>
          <w:p w14:paraId="3FBFF316" w14:textId="77777777" w:rsidR="00AA6F27" w:rsidRPr="00887C1C" w:rsidRDefault="00AA6F27" w:rsidP="00887C1C">
            <w:pPr>
              <w:cnfStyle w:val="000000000000" w:firstRow="0" w:lastRow="0" w:firstColumn="0" w:lastColumn="0" w:oddVBand="0" w:evenVBand="0" w:oddHBand="0" w:evenHBand="0" w:firstRowFirstColumn="0" w:firstRowLastColumn="0" w:lastRowFirstColumn="0" w:lastRowLastColumn="0"/>
            </w:pPr>
            <w:r w:rsidRPr="00887C1C">
              <w:t>The name of connection control table.</w:t>
            </w:r>
          </w:p>
        </w:tc>
      </w:tr>
      <w:tr w:rsidR="00887C1C" w:rsidRPr="00887C1C" w14:paraId="75F32A30"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63A57B94" w14:textId="77777777" w:rsidR="00AA6F27" w:rsidRPr="00887C1C" w:rsidRDefault="00AA6F27" w:rsidP="00887C1C">
            <w:r w:rsidRPr="00887C1C">
              <w:t>windowStart</w:t>
            </w:r>
          </w:p>
        </w:tc>
        <w:tc>
          <w:tcPr>
            <w:tcW w:w="0" w:type="auto"/>
            <w:hideMark/>
          </w:tcPr>
          <w:p w14:paraId="5E82D04E" w14:textId="77777777" w:rsidR="00AA6F27" w:rsidRPr="00887C1C" w:rsidRDefault="00AA6F27" w:rsidP="00887C1C">
            <w:pPr>
              <w:cnfStyle w:val="000000000000" w:firstRow="0" w:lastRow="0" w:firstColumn="0" w:lastColumn="0" w:oddVBand="0" w:evenVBand="0" w:oddHBand="0" w:evenHBand="0" w:firstRowFirstColumn="0" w:firstRowLastColumn="0" w:lastRowFirstColumn="0" w:lastRowLastColumn="0"/>
            </w:pPr>
            <w:r w:rsidRPr="00887C1C">
              <w:t>It used to pass the current trigger time to pipeline in order to fill the dynamic folder path if configured by user.</w:t>
            </w:r>
          </w:p>
        </w:tc>
      </w:tr>
    </w:tbl>
    <w:p w14:paraId="7E645A2C" w14:textId="58B289DF" w:rsidR="00AA6F27" w:rsidRPr="00CA41D2" w:rsidRDefault="00AA6F27" w:rsidP="00FE61B8">
      <w:pPr>
        <w:pStyle w:val="Heading5"/>
        <w:rPr>
          <w:lang w:val="en-AU"/>
        </w:rPr>
      </w:pPr>
      <w:r w:rsidRPr="00CA41D2">
        <w:rPr>
          <w:lang w:val="en-AU"/>
        </w:rPr>
        <w:t>Activities</w:t>
      </w:r>
    </w:p>
    <w:tbl>
      <w:tblPr>
        <w:tblStyle w:val="ListTable4-Accent51"/>
        <w:tblW w:w="0" w:type="auto"/>
        <w:tblLook w:val="04A0" w:firstRow="1" w:lastRow="0" w:firstColumn="1" w:lastColumn="0" w:noHBand="0" w:noVBand="1"/>
      </w:tblPr>
      <w:tblGrid>
        <w:gridCol w:w="2908"/>
        <w:gridCol w:w="1365"/>
        <w:gridCol w:w="4931"/>
      </w:tblGrid>
      <w:tr w:rsidR="00887C1C" w14:paraId="00136167"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44FCE" w14:textId="77777777" w:rsidR="00AA6F27" w:rsidRDefault="00AA6F27" w:rsidP="00887C1C">
            <w:pPr>
              <w:rPr>
                <w:rFonts w:ascii="Times New Roman" w:hAnsi="Times New Roman" w:cs="Times New Roman"/>
              </w:rPr>
            </w:pPr>
            <w:r>
              <w:t>Activity name</w:t>
            </w:r>
          </w:p>
        </w:tc>
        <w:tc>
          <w:tcPr>
            <w:tcW w:w="0" w:type="auto"/>
            <w:hideMark/>
          </w:tcPr>
          <w:p w14:paraId="53D67B8F" w14:textId="77777777" w:rsidR="00AA6F27" w:rsidRDefault="00AA6F27" w:rsidP="00887C1C">
            <w:pPr>
              <w:cnfStyle w:val="100000000000" w:firstRow="1" w:lastRow="0" w:firstColumn="0" w:lastColumn="0" w:oddVBand="0" w:evenVBand="0" w:oddHBand="0" w:evenHBand="0" w:firstRowFirstColumn="0" w:firstRowLastColumn="0" w:lastRowFirstColumn="0" w:lastRowLastColumn="0"/>
            </w:pPr>
            <w:r>
              <w:t>Activity type</w:t>
            </w:r>
          </w:p>
        </w:tc>
        <w:tc>
          <w:tcPr>
            <w:tcW w:w="0" w:type="auto"/>
            <w:hideMark/>
          </w:tcPr>
          <w:p w14:paraId="664F022D" w14:textId="77777777" w:rsidR="00AA6F27" w:rsidRDefault="00AA6F27" w:rsidP="00887C1C">
            <w:pPr>
              <w:cnfStyle w:val="100000000000" w:firstRow="1" w:lastRow="0" w:firstColumn="0" w:lastColumn="0" w:oddVBand="0" w:evenVBand="0" w:oddHBand="0" w:evenHBand="0" w:firstRowFirstColumn="0" w:firstRowLastColumn="0" w:lastRowFirstColumn="0" w:lastRowLastColumn="0"/>
            </w:pPr>
            <w:r>
              <w:t>Description</w:t>
            </w:r>
          </w:p>
        </w:tc>
      </w:tr>
      <w:tr w:rsidR="00887C1C" w14:paraId="17C26035"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028C52DC" w14:textId="77777777" w:rsidR="00AA6F27" w:rsidRDefault="00AA6F27" w:rsidP="00887C1C">
            <w:r>
              <w:t>ListObjectsFromOneGroup</w:t>
            </w:r>
          </w:p>
        </w:tc>
        <w:tc>
          <w:tcPr>
            <w:tcW w:w="0" w:type="auto"/>
            <w:hideMark/>
          </w:tcPr>
          <w:p w14:paraId="5C537C5E"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ForEach</w:t>
            </w:r>
          </w:p>
        </w:tc>
        <w:tc>
          <w:tcPr>
            <w:tcW w:w="0" w:type="auto"/>
            <w:hideMark/>
          </w:tcPr>
          <w:p w14:paraId="09D6FD5C" w14:textId="6C705092" w:rsidR="00AA6F27" w:rsidRDefault="00AA6F27" w:rsidP="00887C1C">
            <w:pPr>
              <w:cnfStyle w:val="000000000000" w:firstRow="0" w:lastRow="0" w:firstColumn="0" w:lastColumn="0" w:oddVBand="0" w:evenVBand="0" w:oddHBand="0" w:evenHBand="0" w:firstRowFirstColumn="0" w:firstRowLastColumn="0" w:lastRowFirstColumn="0" w:lastRowLastColumn="0"/>
            </w:pPr>
            <w:r>
              <w:t xml:space="preserve">List objects from one group and iterate </w:t>
            </w:r>
            <w:r w:rsidR="00FD3E1F">
              <w:t xml:space="preserve">over </w:t>
            </w:r>
            <w:r>
              <w:t>each of them to downstream activities.</w:t>
            </w:r>
          </w:p>
        </w:tc>
      </w:tr>
      <w:tr w:rsidR="00887C1C" w14:paraId="0509196E"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16F1840F" w14:textId="77777777" w:rsidR="00AA6F27" w:rsidRDefault="00AA6F27" w:rsidP="00887C1C">
            <w:r>
              <w:t>RouteJobsBasedOnLoadingBehavior</w:t>
            </w:r>
          </w:p>
        </w:tc>
        <w:tc>
          <w:tcPr>
            <w:tcW w:w="0" w:type="auto"/>
            <w:hideMark/>
          </w:tcPr>
          <w:p w14:paraId="4A63ECC5"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Switch</w:t>
            </w:r>
          </w:p>
        </w:tc>
        <w:tc>
          <w:tcPr>
            <w:tcW w:w="0" w:type="auto"/>
            <w:hideMark/>
          </w:tcPr>
          <w:p w14:paraId="767F19AE"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Check the loading behavior for each object. If it is default or FullLoad case, do full load. If it is DeltaLoad case, do incremental load via watermark column to identify changes</w:t>
            </w:r>
          </w:p>
        </w:tc>
      </w:tr>
      <w:tr w:rsidR="00887C1C" w14:paraId="73F501A3"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4921561F" w14:textId="77777777" w:rsidR="00AA6F27" w:rsidRDefault="00AA6F27" w:rsidP="00887C1C">
            <w:r>
              <w:lastRenderedPageBreak/>
              <w:t>FullLoadOneObject</w:t>
            </w:r>
          </w:p>
        </w:tc>
        <w:tc>
          <w:tcPr>
            <w:tcW w:w="0" w:type="auto"/>
            <w:hideMark/>
          </w:tcPr>
          <w:p w14:paraId="1EF1AFD7"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Copy</w:t>
            </w:r>
          </w:p>
        </w:tc>
        <w:tc>
          <w:tcPr>
            <w:tcW w:w="0" w:type="auto"/>
            <w:hideMark/>
          </w:tcPr>
          <w:p w14:paraId="38F39702"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Take a full snapshot on this object and copy it to the destination.</w:t>
            </w:r>
          </w:p>
        </w:tc>
      </w:tr>
      <w:tr w:rsidR="00887C1C" w14:paraId="66832E56"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194CC939" w14:textId="77777777" w:rsidR="00AA6F27" w:rsidRDefault="00AA6F27" w:rsidP="00887C1C">
            <w:r>
              <w:t>DeltaLoadOneObject</w:t>
            </w:r>
          </w:p>
        </w:tc>
        <w:tc>
          <w:tcPr>
            <w:tcW w:w="0" w:type="auto"/>
            <w:hideMark/>
          </w:tcPr>
          <w:p w14:paraId="31D03EB0"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Copy</w:t>
            </w:r>
          </w:p>
        </w:tc>
        <w:tc>
          <w:tcPr>
            <w:tcW w:w="0" w:type="auto"/>
            <w:hideMark/>
          </w:tcPr>
          <w:p w14:paraId="1D01BB82"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Copy the changed data only from last time via comparing the value in watermark column to identify changes.</w:t>
            </w:r>
          </w:p>
        </w:tc>
      </w:tr>
      <w:tr w:rsidR="00887C1C" w14:paraId="424DBEB8"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5195775A" w14:textId="77777777" w:rsidR="00AA6F27" w:rsidRDefault="00AA6F27" w:rsidP="00887C1C">
            <w:r>
              <w:t>GetMaxWatermarkValue</w:t>
            </w:r>
          </w:p>
        </w:tc>
        <w:tc>
          <w:tcPr>
            <w:tcW w:w="0" w:type="auto"/>
            <w:hideMark/>
          </w:tcPr>
          <w:p w14:paraId="6E1096ED"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Lookup</w:t>
            </w:r>
          </w:p>
        </w:tc>
        <w:tc>
          <w:tcPr>
            <w:tcW w:w="0" w:type="auto"/>
            <w:hideMark/>
          </w:tcPr>
          <w:p w14:paraId="0D7AFD22"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Query the source object to get the max value from watermark column.</w:t>
            </w:r>
          </w:p>
        </w:tc>
      </w:tr>
      <w:tr w:rsidR="00887C1C" w14:paraId="54F5487B"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3B9A699E" w14:textId="77777777" w:rsidR="00AA6F27" w:rsidRDefault="00AA6F27" w:rsidP="00887C1C">
            <w:r>
              <w:t>UpdateWatermarkColumnValue</w:t>
            </w:r>
          </w:p>
        </w:tc>
        <w:tc>
          <w:tcPr>
            <w:tcW w:w="0" w:type="auto"/>
            <w:hideMark/>
          </w:tcPr>
          <w:p w14:paraId="2DD2A4E5"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StoreProcedure</w:t>
            </w:r>
          </w:p>
        </w:tc>
        <w:tc>
          <w:tcPr>
            <w:tcW w:w="0" w:type="auto"/>
            <w:hideMark/>
          </w:tcPr>
          <w:p w14:paraId="050CBE83"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Write back the new watermark value to control table to be used next time.</w:t>
            </w:r>
          </w:p>
        </w:tc>
      </w:tr>
    </w:tbl>
    <w:p w14:paraId="5410E2F1" w14:textId="528E1945" w:rsidR="005950A8" w:rsidRPr="00CA41D2" w:rsidRDefault="005950A8" w:rsidP="000244BF">
      <w:pPr>
        <w:pStyle w:val="Heading4"/>
        <w:rPr>
          <w:lang w:val="en-AU"/>
        </w:rPr>
      </w:pPr>
      <w:r w:rsidRPr="00CA41D2">
        <w:rPr>
          <w:lang w:val="en-AU"/>
        </w:rPr>
        <w:t>More details</w:t>
      </w:r>
      <w:r w:rsidR="005C5BBE" w:rsidRPr="00CA41D2">
        <w:rPr>
          <w:lang w:val="en-AU"/>
        </w:rPr>
        <w:t xml:space="preserve"> on the </w:t>
      </w:r>
      <w:r w:rsidR="00553515">
        <w:rPr>
          <w:lang w:val="en-AU"/>
        </w:rPr>
        <w:t>metadata-driven</w:t>
      </w:r>
      <w:r w:rsidR="005C5BBE" w:rsidRPr="00CA41D2">
        <w:rPr>
          <w:lang w:val="en-AU"/>
        </w:rPr>
        <w:t xml:space="preserve"> copy framework</w:t>
      </w:r>
    </w:p>
    <w:p w14:paraId="2D81C2F1" w14:textId="75668C2A" w:rsidR="005950A8" w:rsidRDefault="005950A8" w:rsidP="005950A8">
      <w:r>
        <w:t xml:space="preserve">For more details on the metadata driven copy framework please see details </w:t>
      </w:r>
      <w:r w:rsidR="00581DEF">
        <w:t>in Microsoft documentation below:</w:t>
      </w:r>
    </w:p>
    <w:tbl>
      <w:tblPr>
        <w:tblStyle w:val="TableGrid"/>
        <w:tblW w:w="0" w:type="auto"/>
        <w:tblLook w:val="04A0" w:firstRow="1" w:lastRow="0" w:firstColumn="1" w:lastColumn="0" w:noHBand="0" w:noVBand="1"/>
      </w:tblPr>
      <w:tblGrid>
        <w:gridCol w:w="9204"/>
      </w:tblGrid>
      <w:tr w:rsidR="00581DEF" w:rsidRPr="00581DEF" w14:paraId="07E5E1B8" w14:textId="77777777" w:rsidTr="00E95A3C">
        <w:trPr>
          <w:trHeight w:val="340"/>
        </w:trPr>
        <w:tc>
          <w:tcPr>
            <w:tcW w:w="9204" w:type="dxa"/>
          </w:tcPr>
          <w:p w14:paraId="417A323B" w14:textId="12B5BCBA" w:rsidR="00581DEF" w:rsidRPr="00E95A3C" w:rsidRDefault="00581DEF" w:rsidP="005950A8">
            <w:pPr>
              <w:rPr>
                <w:i/>
                <w:iCs/>
              </w:rPr>
            </w:pPr>
            <w:hyperlink r:id="rId38" w:tgtFrame="_blank" w:tooltip="https://learn.microsoft.com/en-us/azure/data-factory/copy-data-tool-metadata-driven" w:history="1">
              <w:r w:rsidRPr="00E95A3C">
                <w:rPr>
                  <w:rStyle w:val="Hyperlink"/>
                  <w:i/>
                  <w:iCs/>
                </w:rPr>
                <w:t>Build large-scale data copy pipelines with metadata-driven approach in copy data tool - Microsoft</w:t>
              </w:r>
            </w:hyperlink>
          </w:p>
        </w:tc>
      </w:tr>
    </w:tbl>
    <w:p w14:paraId="47D41454" w14:textId="31E2BAB1" w:rsidR="00E85121" w:rsidRPr="00CA41D2" w:rsidRDefault="005C5BBE" w:rsidP="005C5BBE">
      <w:pPr>
        <w:pStyle w:val="Heading4"/>
        <w:rPr>
          <w:lang w:val="en-AU"/>
        </w:rPr>
      </w:pPr>
      <w:r w:rsidRPr="00CA41D2">
        <w:rPr>
          <w:lang w:val="en-AU"/>
        </w:rPr>
        <w:t>Source Connections and Service Accounts</w:t>
      </w:r>
    </w:p>
    <w:p w14:paraId="30EDA9AA" w14:textId="7A311122" w:rsidR="00274DDF" w:rsidRPr="00CA41D2" w:rsidRDefault="00274DDF" w:rsidP="00274DDF">
      <w:pPr>
        <w:rPr>
          <w:lang w:val="en-US" w:eastAsia="ja-JP"/>
        </w:rPr>
      </w:pPr>
      <w:r w:rsidRPr="6E856EEE">
        <w:rPr>
          <w:lang w:val="en-US" w:eastAsia="ja-JP"/>
        </w:rPr>
        <w:t xml:space="preserve">All Bronze pipelines connect to the associated source systems </w:t>
      </w:r>
      <w:r w:rsidR="009B63C2">
        <w:rPr>
          <w:lang w:val="en-US" w:eastAsia="ja-JP"/>
        </w:rPr>
        <w:t xml:space="preserve">either </w:t>
      </w:r>
      <w:r w:rsidRPr="6E856EEE">
        <w:rPr>
          <w:lang w:val="en-US" w:eastAsia="ja-JP"/>
        </w:rPr>
        <w:t>via Service Accounts</w:t>
      </w:r>
      <w:r w:rsidR="00663BD6" w:rsidRPr="6E856EEE">
        <w:rPr>
          <w:lang w:val="en-US" w:eastAsia="ja-JP"/>
        </w:rPr>
        <w:t xml:space="preserve"> created </w:t>
      </w:r>
      <w:r w:rsidR="00EF0D87" w:rsidRPr="6E856EEE">
        <w:rPr>
          <w:lang w:val="en-US" w:eastAsia="ja-JP"/>
        </w:rPr>
        <w:t>on-prem and Synced to</w:t>
      </w:r>
      <w:r w:rsidR="00663BD6" w:rsidRPr="6E856EEE">
        <w:rPr>
          <w:lang w:val="en-US" w:eastAsia="ja-JP"/>
        </w:rPr>
        <w:t xml:space="preserve"> EntraID</w:t>
      </w:r>
      <w:r w:rsidR="009B63C2">
        <w:rPr>
          <w:lang w:val="en-US" w:eastAsia="ja-JP"/>
        </w:rPr>
        <w:t xml:space="preserve"> or Service Principal</w:t>
      </w:r>
      <w:r w:rsidRPr="6E856EEE">
        <w:rPr>
          <w:lang w:val="en-US" w:eastAsia="ja-JP"/>
        </w:rPr>
        <w:t>.</w:t>
      </w:r>
      <w:r w:rsidR="00EF0D87" w:rsidRPr="6E856EEE">
        <w:rPr>
          <w:lang w:val="en-US" w:eastAsia="ja-JP"/>
        </w:rPr>
        <w:t xml:space="preserve"> These </w:t>
      </w:r>
      <w:r w:rsidR="00553515">
        <w:rPr>
          <w:lang w:val="en-US" w:eastAsia="ja-JP"/>
        </w:rPr>
        <w:t>utilise</w:t>
      </w:r>
      <w:r w:rsidR="00EF0D87" w:rsidRPr="6E856EEE">
        <w:rPr>
          <w:lang w:val="en-US" w:eastAsia="ja-JP"/>
        </w:rPr>
        <w:t xml:space="preserve"> the </w:t>
      </w:r>
      <w:r w:rsidR="0026311E" w:rsidRPr="6E856EEE">
        <w:rPr>
          <w:lang w:val="en-US" w:eastAsia="ja-JP"/>
        </w:rPr>
        <w:t>@dpie.nsw.gov.au domain</w:t>
      </w:r>
      <w:r w:rsidR="00EF0D87" w:rsidRPr="6E856EEE">
        <w:rPr>
          <w:lang w:val="en-US" w:eastAsia="ja-JP"/>
        </w:rPr>
        <w:t>.</w:t>
      </w:r>
      <w:r w:rsidRPr="6E856EEE">
        <w:rPr>
          <w:lang w:val="en-US" w:eastAsia="ja-JP"/>
        </w:rPr>
        <w:t xml:space="preserve"> The details are listed below.</w:t>
      </w:r>
    </w:p>
    <w:tbl>
      <w:tblPr>
        <w:tblStyle w:val="ListTable4-Accent51"/>
        <w:tblW w:w="5000" w:type="pct"/>
        <w:tblLook w:val="04A0" w:firstRow="1" w:lastRow="0" w:firstColumn="1" w:lastColumn="0" w:noHBand="0" w:noVBand="1"/>
      </w:tblPr>
      <w:tblGrid>
        <w:gridCol w:w="1082"/>
        <w:gridCol w:w="1891"/>
        <w:gridCol w:w="1984"/>
        <w:gridCol w:w="4247"/>
      </w:tblGrid>
      <w:tr w:rsidR="00115F92" w:rsidRPr="007328D4" w14:paraId="4DFB88C2" w14:textId="77777777" w:rsidTr="00274DD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63779FEF" w14:textId="77777777" w:rsidR="00115F92" w:rsidRPr="007328D4" w:rsidRDefault="00115F92" w:rsidP="007328D4">
            <w:pPr>
              <w:pStyle w:val="TableStyle"/>
            </w:pPr>
            <w:r w:rsidRPr="007328D4">
              <w:t>Source System</w:t>
            </w:r>
          </w:p>
        </w:tc>
        <w:tc>
          <w:tcPr>
            <w:tcW w:w="1027" w:type="pct"/>
            <w:hideMark/>
          </w:tcPr>
          <w:p w14:paraId="4AA0AAF7" w14:textId="77777777" w:rsidR="00115F92" w:rsidRDefault="00115F92" w:rsidP="007328D4">
            <w:pPr>
              <w:pStyle w:val="TableStyle"/>
              <w:cnfStyle w:val="100000000000" w:firstRow="1" w:lastRow="0" w:firstColumn="0" w:lastColumn="0" w:oddVBand="0" w:evenVBand="0" w:oddHBand="0" w:evenHBand="0" w:firstRowFirstColumn="0" w:firstRowLastColumn="0" w:lastRowFirstColumn="0" w:lastRowLastColumn="0"/>
              <w:rPr>
                <w:b w:val="0"/>
                <w:bCs w:val="0"/>
              </w:rPr>
            </w:pPr>
            <w:r w:rsidRPr="007328D4">
              <w:t xml:space="preserve">Service </w:t>
            </w:r>
            <w:r>
              <w:t>Acc.</w:t>
            </w:r>
            <w:r w:rsidRPr="007328D4">
              <w:t xml:space="preserve"> Name</w:t>
            </w:r>
            <w:r>
              <w:t xml:space="preserve"> </w:t>
            </w:r>
          </w:p>
          <w:p w14:paraId="7F3F70CF" w14:textId="10CB90BD" w:rsidR="00115F92" w:rsidRPr="007328D4" w:rsidRDefault="00115F92" w:rsidP="007328D4">
            <w:pPr>
              <w:pStyle w:val="TableStyle"/>
              <w:cnfStyle w:val="100000000000" w:firstRow="1" w:lastRow="0" w:firstColumn="0" w:lastColumn="0" w:oddVBand="0" w:evenVBand="0" w:oddHBand="0" w:evenHBand="0" w:firstRowFirstColumn="0" w:firstRowLastColumn="0" w:lastRowFirstColumn="0" w:lastRowLastColumn="0"/>
            </w:pPr>
            <w:r>
              <w:t>Non Prod</w:t>
            </w:r>
          </w:p>
        </w:tc>
        <w:tc>
          <w:tcPr>
            <w:tcW w:w="1078" w:type="pct"/>
          </w:tcPr>
          <w:p w14:paraId="54FA5BA3" w14:textId="77777777" w:rsidR="00115F92" w:rsidRDefault="00115F92" w:rsidP="00115F92">
            <w:pPr>
              <w:pStyle w:val="TableStyle"/>
              <w:cnfStyle w:val="100000000000" w:firstRow="1" w:lastRow="0" w:firstColumn="0" w:lastColumn="0" w:oddVBand="0" w:evenVBand="0" w:oddHBand="0" w:evenHBand="0" w:firstRowFirstColumn="0" w:firstRowLastColumn="0" w:lastRowFirstColumn="0" w:lastRowLastColumn="0"/>
              <w:rPr>
                <w:b w:val="0"/>
                <w:bCs w:val="0"/>
              </w:rPr>
            </w:pPr>
            <w:r w:rsidRPr="007328D4">
              <w:t xml:space="preserve">Service </w:t>
            </w:r>
            <w:r>
              <w:t>Acc.</w:t>
            </w:r>
            <w:r w:rsidRPr="007328D4">
              <w:t xml:space="preserve"> Name</w:t>
            </w:r>
            <w:r>
              <w:t xml:space="preserve"> </w:t>
            </w:r>
          </w:p>
          <w:p w14:paraId="37AFBB2E" w14:textId="742C8DD1" w:rsidR="00115F92" w:rsidRPr="007328D4" w:rsidRDefault="00115F92" w:rsidP="00115F92">
            <w:pPr>
              <w:pStyle w:val="TableStyle"/>
              <w:cnfStyle w:val="100000000000" w:firstRow="1" w:lastRow="0" w:firstColumn="0" w:lastColumn="0" w:oddVBand="0" w:evenVBand="0" w:oddHBand="0" w:evenHBand="0" w:firstRowFirstColumn="0" w:firstRowLastColumn="0" w:lastRowFirstColumn="0" w:lastRowLastColumn="0"/>
            </w:pPr>
            <w:r>
              <w:t>Prod</w:t>
            </w:r>
          </w:p>
        </w:tc>
        <w:tc>
          <w:tcPr>
            <w:tcW w:w="2307" w:type="pct"/>
            <w:hideMark/>
          </w:tcPr>
          <w:p w14:paraId="3FD79F00" w14:textId="17D944A8" w:rsidR="00115F92" w:rsidRPr="007328D4" w:rsidRDefault="00115F92" w:rsidP="007328D4">
            <w:pPr>
              <w:pStyle w:val="TableStyle"/>
              <w:cnfStyle w:val="100000000000" w:firstRow="1" w:lastRow="0" w:firstColumn="0" w:lastColumn="0" w:oddVBand="0" w:evenVBand="0" w:oddHBand="0" w:evenHBand="0" w:firstRowFirstColumn="0" w:firstRowLastColumn="0" w:lastRowFirstColumn="0" w:lastRowLastColumn="0"/>
            </w:pPr>
            <w:r>
              <w:t>Purpose</w:t>
            </w:r>
          </w:p>
        </w:tc>
      </w:tr>
      <w:tr w:rsidR="00115F92" w:rsidRPr="007328D4" w14:paraId="44D86456"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45BA5870" w14:textId="77777777" w:rsidR="00115F92" w:rsidRPr="007328D4" w:rsidRDefault="00115F92" w:rsidP="007328D4">
            <w:pPr>
              <w:pStyle w:val="TableStyle"/>
            </w:pPr>
            <w:r w:rsidRPr="007328D4">
              <w:t>Salesforce</w:t>
            </w:r>
          </w:p>
        </w:tc>
        <w:tc>
          <w:tcPr>
            <w:tcW w:w="1027" w:type="pct"/>
            <w:hideMark/>
          </w:tcPr>
          <w:p w14:paraId="18DF91FD" w14:textId="38BB7390" w:rsidR="00115F92" w:rsidRPr="007328D4" w:rsidRDefault="00D334CA" w:rsidP="007328D4">
            <w:pPr>
              <w:pStyle w:val="TableStyle"/>
              <w:cnfStyle w:val="000000000000" w:firstRow="0" w:lastRow="0" w:firstColumn="0" w:lastColumn="0" w:oddVBand="0" w:evenVBand="0" w:oddHBand="0" w:evenHBand="0" w:firstRowFirstColumn="0" w:firstRowLastColumn="0" w:lastRowFirstColumn="0" w:lastRowLastColumn="0"/>
            </w:pPr>
            <w:r w:rsidRPr="00D334CA">
              <w:t>SVC-App-Salesforce-Fabric-nonPRD</w:t>
            </w:r>
          </w:p>
        </w:tc>
        <w:tc>
          <w:tcPr>
            <w:tcW w:w="1078" w:type="pct"/>
          </w:tcPr>
          <w:p w14:paraId="7F5F8718" w14:textId="5ACFBA15" w:rsidR="00115F92" w:rsidRPr="007328D4" w:rsidRDefault="00D334CA" w:rsidP="007328D4">
            <w:pPr>
              <w:pStyle w:val="TableStyle"/>
              <w:cnfStyle w:val="000000000000" w:firstRow="0" w:lastRow="0" w:firstColumn="0" w:lastColumn="0" w:oddVBand="0" w:evenVBand="0" w:oddHBand="0" w:evenHBand="0" w:firstRowFirstColumn="0" w:firstRowLastColumn="0" w:lastRowFirstColumn="0" w:lastRowLastColumn="0"/>
            </w:pPr>
            <w:r w:rsidRPr="00D334CA">
              <w:t>SVC-App-Salesforce-Fabric-PRD</w:t>
            </w:r>
          </w:p>
        </w:tc>
        <w:tc>
          <w:tcPr>
            <w:tcW w:w="2307" w:type="pct"/>
            <w:hideMark/>
          </w:tcPr>
          <w:p w14:paraId="53F04D75" w14:textId="3B342759" w:rsidR="00115F92" w:rsidRPr="007328D4" w:rsidRDefault="009B5495" w:rsidP="007328D4">
            <w:pPr>
              <w:pStyle w:val="TableStyle"/>
              <w:cnfStyle w:val="000000000000" w:firstRow="0" w:lastRow="0" w:firstColumn="0" w:lastColumn="0" w:oddVBand="0" w:evenVBand="0" w:oddHBand="0" w:evenHBand="0" w:firstRowFirstColumn="0" w:firstRowLastColumn="0" w:lastRowFirstColumn="0" w:lastRowLastColumn="0"/>
            </w:pPr>
            <w:r>
              <w:t xml:space="preserve">Connect to Salesforce Accounts that have read access to </w:t>
            </w:r>
            <w:r w:rsidR="00274DDF">
              <w:t xml:space="preserve">Salesforce </w:t>
            </w:r>
            <w:r w:rsidR="00115F92" w:rsidRPr="007328D4">
              <w:t>objects</w:t>
            </w:r>
          </w:p>
        </w:tc>
      </w:tr>
      <w:tr w:rsidR="00115F92" w:rsidRPr="007328D4" w14:paraId="541C3DD2"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3C8E011F" w14:textId="77777777" w:rsidR="00115F92" w:rsidRPr="007328D4" w:rsidRDefault="00115F92" w:rsidP="007328D4">
            <w:pPr>
              <w:pStyle w:val="TableStyle"/>
            </w:pPr>
            <w:r w:rsidRPr="007328D4">
              <w:t>SharePoint</w:t>
            </w:r>
          </w:p>
        </w:tc>
        <w:tc>
          <w:tcPr>
            <w:tcW w:w="1027" w:type="pct"/>
            <w:hideMark/>
          </w:tcPr>
          <w:p w14:paraId="2ECDDFD9" w14:textId="3B2EEDDF" w:rsidR="00115F92" w:rsidRPr="007328D4"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rsidRPr="00CD3752">
              <w:t>SVC-App-Sharepoint-Fabric-nonPRD</w:t>
            </w:r>
          </w:p>
        </w:tc>
        <w:tc>
          <w:tcPr>
            <w:tcW w:w="1078" w:type="pct"/>
          </w:tcPr>
          <w:p w14:paraId="533BDCAD" w14:textId="508481DB" w:rsidR="00115F92" w:rsidRPr="007328D4" w:rsidRDefault="00D334CA" w:rsidP="007328D4">
            <w:pPr>
              <w:pStyle w:val="TableStyle"/>
              <w:cnfStyle w:val="000000000000" w:firstRow="0" w:lastRow="0" w:firstColumn="0" w:lastColumn="0" w:oddVBand="0" w:evenVBand="0" w:oddHBand="0" w:evenHBand="0" w:firstRowFirstColumn="0" w:firstRowLastColumn="0" w:lastRowFirstColumn="0" w:lastRowLastColumn="0"/>
            </w:pPr>
            <w:r w:rsidRPr="00D334CA">
              <w:t>SVC-App-Sharepoint-Fabric-PRD</w:t>
            </w:r>
          </w:p>
        </w:tc>
        <w:tc>
          <w:tcPr>
            <w:tcW w:w="2307" w:type="pct"/>
            <w:hideMark/>
          </w:tcPr>
          <w:p w14:paraId="2B115CA7" w14:textId="04A42B1F" w:rsidR="00115F92" w:rsidRPr="007328D4" w:rsidRDefault="00115F92" w:rsidP="007328D4">
            <w:pPr>
              <w:pStyle w:val="TableStyle"/>
              <w:cnfStyle w:val="000000000000" w:firstRow="0" w:lastRow="0" w:firstColumn="0" w:lastColumn="0" w:oddVBand="0" w:evenVBand="0" w:oddHBand="0" w:evenHBand="0" w:firstRowFirstColumn="0" w:firstRowLastColumn="0" w:lastRowFirstColumn="0" w:lastRowLastColumn="0"/>
            </w:pPr>
            <w:r w:rsidRPr="007328D4">
              <w:t xml:space="preserve">Read access to </w:t>
            </w:r>
            <w:r w:rsidR="00274DDF">
              <w:t>SharePoint Sites and/or individual files</w:t>
            </w:r>
          </w:p>
        </w:tc>
      </w:tr>
      <w:tr w:rsidR="00115F92" w:rsidRPr="007328D4" w14:paraId="1C522E83"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5A7C823F" w14:textId="22E4512E" w:rsidR="00115F92" w:rsidRPr="007328D4" w:rsidRDefault="00115F92" w:rsidP="007328D4">
            <w:pPr>
              <w:pStyle w:val="TableStyle"/>
            </w:pPr>
            <w:r w:rsidRPr="007328D4">
              <w:t>ePlanning</w:t>
            </w:r>
          </w:p>
        </w:tc>
        <w:tc>
          <w:tcPr>
            <w:tcW w:w="1027" w:type="pct"/>
            <w:hideMark/>
          </w:tcPr>
          <w:p w14:paraId="759D865F" w14:textId="01C3ACCD" w:rsidR="00115F92" w:rsidRPr="007328D4"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1078" w:type="pct"/>
          </w:tcPr>
          <w:p w14:paraId="324EE8D6" w14:textId="1A2093D0" w:rsidR="00115F92" w:rsidRPr="007328D4"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2307" w:type="pct"/>
            <w:hideMark/>
          </w:tcPr>
          <w:p w14:paraId="3738E266" w14:textId="2346C086" w:rsidR="00115F92" w:rsidRPr="007328D4"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All required access is satisfied via Anonymous/Public access to the API</w:t>
            </w:r>
          </w:p>
        </w:tc>
      </w:tr>
      <w:tr w:rsidR="00CD3752" w:rsidRPr="007328D4" w14:paraId="3C009F61"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tcPr>
          <w:p w14:paraId="06A9DF81" w14:textId="0EE2049C" w:rsidR="00CD3752" w:rsidRPr="007328D4" w:rsidRDefault="00CD3752" w:rsidP="007328D4">
            <w:pPr>
              <w:pStyle w:val="TableStyle"/>
            </w:pPr>
            <w:r>
              <w:t>BioNet</w:t>
            </w:r>
          </w:p>
        </w:tc>
        <w:tc>
          <w:tcPr>
            <w:tcW w:w="1027" w:type="pct"/>
          </w:tcPr>
          <w:p w14:paraId="3DF0184D" w14:textId="188556D6" w:rsidR="00CD3752"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1078" w:type="pct"/>
          </w:tcPr>
          <w:p w14:paraId="3EE123E8" w14:textId="4E6108FD" w:rsidR="00CD3752"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2307" w:type="pct"/>
          </w:tcPr>
          <w:p w14:paraId="5E2B3E44" w14:textId="68A85037" w:rsidR="00CD3752"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All required access is satisfied via Anonymous/Public access to the API</w:t>
            </w:r>
          </w:p>
        </w:tc>
      </w:tr>
      <w:tr w:rsidR="00115F92" w:rsidRPr="007328D4" w14:paraId="6476A1CE"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17CF07B2" w14:textId="77777777" w:rsidR="00115F92" w:rsidRPr="007328D4" w:rsidRDefault="00115F92" w:rsidP="007328D4">
            <w:pPr>
              <w:pStyle w:val="TableStyle"/>
            </w:pPr>
            <w:r w:rsidRPr="007328D4">
              <w:t>GOULBDB</w:t>
            </w:r>
          </w:p>
        </w:tc>
        <w:tc>
          <w:tcPr>
            <w:tcW w:w="1027" w:type="pct"/>
            <w:hideMark/>
          </w:tcPr>
          <w:p w14:paraId="7C6702AA" w14:textId="5A7A2ED1" w:rsidR="00115F92" w:rsidRPr="007328D4"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 xml:space="preserve">Via DIO Connection </w:t>
            </w:r>
            <w:r w:rsidRPr="00274DDF">
              <w:t>'DCCEEW Biodiversity Calculator [</w:t>
            </w:r>
            <w:r>
              <w:t>Non-</w:t>
            </w:r>
            <w:r w:rsidRPr="00274DDF">
              <w:t>Prod]'</w:t>
            </w:r>
          </w:p>
        </w:tc>
        <w:tc>
          <w:tcPr>
            <w:tcW w:w="1078" w:type="pct"/>
          </w:tcPr>
          <w:p w14:paraId="1EA478EC" w14:textId="69B26B9A" w:rsidR="00115F92" w:rsidRPr="007328D4"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 xml:space="preserve">Via DIO Connection </w:t>
            </w:r>
            <w:r w:rsidRPr="00274DDF">
              <w:t>'DCCEEW Biodiversity Calculator [Prod]'</w:t>
            </w:r>
          </w:p>
        </w:tc>
        <w:tc>
          <w:tcPr>
            <w:tcW w:w="2307" w:type="pct"/>
            <w:hideMark/>
          </w:tcPr>
          <w:p w14:paraId="16DE2D25" w14:textId="6ECC25DA" w:rsidR="00115F92" w:rsidRPr="007328D4" w:rsidRDefault="00115F92" w:rsidP="007328D4">
            <w:pPr>
              <w:pStyle w:val="TableStyle"/>
              <w:cnfStyle w:val="000000000000" w:firstRow="0" w:lastRow="0" w:firstColumn="0" w:lastColumn="0" w:oddVBand="0" w:evenVBand="0" w:oddHBand="0" w:evenHBand="0" w:firstRowFirstColumn="0" w:firstRowLastColumn="0" w:lastRowFirstColumn="0" w:lastRowLastColumn="0"/>
            </w:pPr>
            <w:r w:rsidRPr="007328D4">
              <w:t xml:space="preserve">Read access </w:t>
            </w:r>
            <w:r w:rsidR="00274DDF">
              <w:t>to GOULBDB objects in the BiodiversityCalDB Schema</w:t>
            </w:r>
          </w:p>
        </w:tc>
      </w:tr>
      <w:tr w:rsidR="00E2274B" w:rsidRPr="007328D4" w14:paraId="16FD82B5"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tcPr>
          <w:p w14:paraId="1F6E297F" w14:textId="5B929EE3" w:rsidR="00E2274B" w:rsidRPr="007328D4" w:rsidRDefault="00E2274B" w:rsidP="007328D4">
            <w:pPr>
              <w:pStyle w:val="TableStyle"/>
            </w:pPr>
            <w:r>
              <w:t>Planning</w:t>
            </w:r>
          </w:p>
        </w:tc>
        <w:tc>
          <w:tcPr>
            <w:tcW w:w="1027" w:type="pct"/>
          </w:tcPr>
          <w:p w14:paraId="603ABCB5" w14:textId="1B2B1ACE" w:rsidR="00E2274B" w:rsidRDefault="009B63C2" w:rsidP="007328D4">
            <w:pPr>
              <w:pStyle w:val="TableStyle"/>
              <w:cnfStyle w:val="000000000000" w:firstRow="0" w:lastRow="0" w:firstColumn="0" w:lastColumn="0" w:oddVBand="0" w:evenVBand="0" w:oddHBand="0" w:evenHBand="0" w:firstRowFirstColumn="0" w:firstRowLastColumn="0" w:lastRowFirstColumn="0" w:lastRowLastColumn="0"/>
            </w:pPr>
            <w:r w:rsidRPr="009B63C2">
              <w:t>DPI-Datawarehouse-API-Access-dpt-DCCEEW-NON-PROD</w:t>
            </w:r>
            <w:r>
              <w:t xml:space="preserve"> (Service Principal)</w:t>
            </w:r>
          </w:p>
        </w:tc>
        <w:tc>
          <w:tcPr>
            <w:tcW w:w="1078" w:type="pct"/>
          </w:tcPr>
          <w:p w14:paraId="48666836" w14:textId="4BCE2D32" w:rsidR="00E2274B" w:rsidRDefault="009B63C2" w:rsidP="007328D4">
            <w:pPr>
              <w:pStyle w:val="TableStyle"/>
              <w:cnfStyle w:val="000000000000" w:firstRow="0" w:lastRow="0" w:firstColumn="0" w:lastColumn="0" w:oddVBand="0" w:evenVBand="0" w:oddHBand="0" w:evenHBand="0" w:firstRowFirstColumn="0" w:firstRowLastColumn="0" w:lastRowFirstColumn="0" w:lastRowLastColumn="0"/>
            </w:pPr>
            <w:r w:rsidRPr="009B63C2">
              <w:t>DPI-Datawarehouse-API-Access-dpt-DCCEEW-PROD</w:t>
            </w:r>
            <w:r>
              <w:t xml:space="preserve"> </w:t>
            </w:r>
          </w:p>
        </w:tc>
        <w:tc>
          <w:tcPr>
            <w:tcW w:w="2307" w:type="pct"/>
          </w:tcPr>
          <w:p w14:paraId="1BB8AE25" w14:textId="3367E993" w:rsidR="00E2274B" w:rsidRPr="007328D4" w:rsidRDefault="009B63C2" w:rsidP="007328D4">
            <w:pPr>
              <w:pStyle w:val="TableStyle"/>
              <w:cnfStyle w:val="000000000000" w:firstRow="0" w:lastRow="0" w:firstColumn="0" w:lastColumn="0" w:oddVBand="0" w:evenVBand="0" w:oddHBand="0" w:evenHBand="0" w:firstRowFirstColumn="0" w:firstRowLastColumn="0" w:lastRowFirstColumn="0" w:lastRowLastColumn="0"/>
            </w:pPr>
            <w:r>
              <w:t>Connect to Planning API to authenticate and access API</w:t>
            </w:r>
          </w:p>
        </w:tc>
      </w:tr>
    </w:tbl>
    <w:p w14:paraId="2BDF0258" w14:textId="77777777" w:rsidR="005C5BBE" w:rsidRPr="00CA41D2" w:rsidRDefault="005C5BBE" w:rsidP="005C5BBE">
      <w:pPr>
        <w:rPr>
          <w:lang w:eastAsia="ja-JP"/>
        </w:rPr>
      </w:pPr>
    </w:p>
    <w:p w14:paraId="257A5ACE" w14:textId="24ACAEA1" w:rsidR="005C5BBE" w:rsidRPr="00CA41D2" w:rsidRDefault="00967B0F" w:rsidP="005C5BBE">
      <w:pPr>
        <w:rPr>
          <w:lang w:eastAsia="ja-JP"/>
        </w:rPr>
      </w:pPr>
      <w:r w:rsidRPr="00CA41D2">
        <w:rPr>
          <w:lang w:eastAsia="ja-JP"/>
        </w:rPr>
        <w:t>Additionally, some Salesforce</w:t>
      </w:r>
      <w:r w:rsidR="00FF1146">
        <w:rPr>
          <w:lang w:eastAsia="ja-JP"/>
        </w:rPr>
        <w:t>-</w:t>
      </w:r>
      <w:r w:rsidRPr="00CA41D2">
        <w:rPr>
          <w:lang w:eastAsia="ja-JP"/>
        </w:rPr>
        <w:t xml:space="preserve">specific user accounts are associated with the </w:t>
      </w:r>
      <w:r w:rsidR="009B5495" w:rsidRPr="00CA41D2">
        <w:rPr>
          <w:lang w:eastAsia="ja-JP"/>
        </w:rPr>
        <w:t>Salesforce service accounts. The mapping is shown below:</w:t>
      </w:r>
    </w:p>
    <w:tbl>
      <w:tblPr>
        <w:tblStyle w:val="ListTable4-Accent51"/>
        <w:tblW w:w="5000" w:type="pct"/>
        <w:tblLook w:val="04A0" w:firstRow="1" w:lastRow="0" w:firstColumn="1" w:lastColumn="0" w:noHBand="0" w:noVBand="1"/>
      </w:tblPr>
      <w:tblGrid>
        <w:gridCol w:w="3350"/>
        <w:gridCol w:w="5854"/>
      </w:tblGrid>
      <w:tr w:rsidR="009B5495" w:rsidRPr="007328D4" w14:paraId="7732ADDE" w14:textId="77777777" w:rsidTr="009B549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20" w:type="pct"/>
            <w:hideMark/>
          </w:tcPr>
          <w:p w14:paraId="02F3DC92" w14:textId="3403C5CD" w:rsidR="009B5495" w:rsidRPr="007328D4" w:rsidRDefault="009B5495">
            <w:pPr>
              <w:pStyle w:val="TableStyle"/>
            </w:pPr>
            <w:r>
              <w:t>Salesforce EntraID Service Account</w:t>
            </w:r>
          </w:p>
        </w:tc>
        <w:tc>
          <w:tcPr>
            <w:tcW w:w="3180" w:type="pct"/>
            <w:hideMark/>
          </w:tcPr>
          <w:p w14:paraId="14B4DA5A" w14:textId="61024EC2" w:rsidR="009B5495" w:rsidRPr="007328D4" w:rsidRDefault="009B5495">
            <w:pPr>
              <w:pStyle w:val="TableStyle"/>
              <w:cnfStyle w:val="100000000000" w:firstRow="1" w:lastRow="0" w:firstColumn="0" w:lastColumn="0" w:oddVBand="0" w:evenVBand="0" w:oddHBand="0" w:evenHBand="0" w:firstRowFirstColumn="0" w:firstRowLastColumn="0" w:lastRowFirstColumn="0" w:lastRowLastColumn="0"/>
            </w:pPr>
            <w:r>
              <w:t>LMBC Salesforce Account</w:t>
            </w:r>
          </w:p>
        </w:tc>
      </w:tr>
      <w:tr w:rsidR="009B5495" w:rsidRPr="007328D4" w14:paraId="0AA4D380" w14:textId="77777777" w:rsidTr="009B5495">
        <w:trPr>
          <w:trHeight w:val="20"/>
        </w:trPr>
        <w:tc>
          <w:tcPr>
            <w:cnfStyle w:val="001000000000" w:firstRow="0" w:lastRow="0" w:firstColumn="1" w:lastColumn="0" w:oddVBand="0" w:evenVBand="0" w:oddHBand="0" w:evenHBand="0" w:firstRowFirstColumn="0" w:firstRowLastColumn="0" w:lastRowFirstColumn="0" w:lastRowLastColumn="0"/>
            <w:tcW w:w="1820" w:type="pct"/>
            <w:hideMark/>
          </w:tcPr>
          <w:p w14:paraId="6E450845" w14:textId="412D95A7" w:rsidR="009B5495" w:rsidRPr="007328D4" w:rsidRDefault="009B5495">
            <w:pPr>
              <w:pStyle w:val="TableStyle"/>
            </w:pPr>
            <w:r w:rsidRPr="00D334CA">
              <w:t>SVC-App-Salesforce-Fabric-nonPRD</w:t>
            </w:r>
          </w:p>
        </w:tc>
        <w:tc>
          <w:tcPr>
            <w:tcW w:w="3180" w:type="pct"/>
            <w:hideMark/>
          </w:tcPr>
          <w:p w14:paraId="695B2B30" w14:textId="3EC5CAFF" w:rsidR="009B5495" w:rsidRPr="007328D4" w:rsidRDefault="0000637D">
            <w:pPr>
              <w:pStyle w:val="TableStyle"/>
              <w:cnfStyle w:val="000000000000" w:firstRow="0" w:lastRow="0" w:firstColumn="0" w:lastColumn="0" w:oddVBand="0" w:evenVBand="0" w:oddHBand="0" w:evenHBand="0" w:firstRowFirstColumn="0" w:firstRowLastColumn="0" w:lastRowFirstColumn="0" w:lastRowLastColumn="0"/>
            </w:pPr>
            <w:r w:rsidRPr="0000637D">
              <w:t>svc-app-salesforce-fabric-nonprd@lmbc.com</w:t>
            </w:r>
          </w:p>
        </w:tc>
      </w:tr>
      <w:tr w:rsidR="009B5495" w:rsidRPr="007328D4" w14:paraId="3FE24BD1" w14:textId="77777777" w:rsidTr="009B5495">
        <w:trPr>
          <w:trHeight w:val="20"/>
        </w:trPr>
        <w:tc>
          <w:tcPr>
            <w:cnfStyle w:val="001000000000" w:firstRow="0" w:lastRow="0" w:firstColumn="1" w:lastColumn="0" w:oddVBand="0" w:evenVBand="0" w:oddHBand="0" w:evenHBand="0" w:firstRowFirstColumn="0" w:firstRowLastColumn="0" w:lastRowFirstColumn="0" w:lastRowLastColumn="0"/>
            <w:tcW w:w="1820" w:type="pct"/>
            <w:hideMark/>
          </w:tcPr>
          <w:p w14:paraId="70529257" w14:textId="1D041D65" w:rsidR="009B5495" w:rsidRPr="007328D4" w:rsidRDefault="009B5495" w:rsidP="009B5495">
            <w:pPr>
              <w:pStyle w:val="TableStyle"/>
            </w:pPr>
            <w:r w:rsidRPr="00D334CA">
              <w:t>SVC-App-Salesforce-Fabric-PRD</w:t>
            </w:r>
          </w:p>
        </w:tc>
        <w:tc>
          <w:tcPr>
            <w:tcW w:w="3180" w:type="pct"/>
            <w:hideMark/>
          </w:tcPr>
          <w:p w14:paraId="2AC50054" w14:textId="3F926027" w:rsidR="009B5495" w:rsidRPr="007328D4" w:rsidRDefault="008641E0" w:rsidP="009B5495">
            <w:pPr>
              <w:pStyle w:val="TableStyle"/>
              <w:cnfStyle w:val="000000000000" w:firstRow="0" w:lastRow="0" w:firstColumn="0" w:lastColumn="0" w:oddVBand="0" w:evenVBand="0" w:oddHBand="0" w:evenHBand="0" w:firstRowFirstColumn="0" w:firstRowLastColumn="0" w:lastRowFirstColumn="0" w:lastRowLastColumn="0"/>
            </w:pPr>
            <w:r w:rsidRPr="008641E0">
              <w:t>svc-app-salesforce-fabric-prd@lmbc.com</w:t>
            </w:r>
          </w:p>
        </w:tc>
      </w:tr>
    </w:tbl>
    <w:p w14:paraId="69AE6D82" w14:textId="77777777" w:rsidR="009B5495" w:rsidRPr="00CA41D2" w:rsidRDefault="009B5495" w:rsidP="005C5BBE">
      <w:pPr>
        <w:rPr>
          <w:lang w:eastAsia="ja-JP"/>
        </w:rPr>
      </w:pPr>
    </w:p>
    <w:p w14:paraId="04197D08" w14:textId="0243757C" w:rsidR="00E85121" w:rsidRPr="00CA41D2" w:rsidRDefault="00E85121" w:rsidP="00E85121">
      <w:pPr>
        <w:pStyle w:val="Heading3"/>
        <w:rPr>
          <w:lang w:val="en-AU"/>
        </w:rPr>
      </w:pPr>
      <w:r w:rsidRPr="00CA41D2">
        <w:rPr>
          <w:lang w:val="en-AU"/>
        </w:rPr>
        <w:t xml:space="preserve">Ingestion </w:t>
      </w:r>
      <w:r w:rsidR="00A30A19" w:rsidRPr="00CA41D2">
        <w:rPr>
          <w:lang w:val="en-AU"/>
        </w:rPr>
        <w:t xml:space="preserve">from Bronze </w:t>
      </w:r>
      <w:r w:rsidRPr="00CA41D2">
        <w:rPr>
          <w:lang w:val="en-AU"/>
        </w:rPr>
        <w:t xml:space="preserve">to </w:t>
      </w:r>
      <w:r w:rsidR="002B15C7" w:rsidRPr="00CA41D2">
        <w:rPr>
          <w:lang w:val="en-AU"/>
        </w:rPr>
        <w:t>Silver</w:t>
      </w:r>
    </w:p>
    <w:p w14:paraId="60DE5E71" w14:textId="64D790C7" w:rsidR="00E85121" w:rsidRPr="00CA41D2" w:rsidRDefault="00B61439" w:rsidP="00E85121">
      <w:pPr>
        <w:pStyle w:val="Heading4"/>
        <w:rPr>
          <w:lang w:val="en-AU"/>
        </w:rPr>
      </w:pPr>
      <w:r w:rsidRPr="00CA41D2">
        <w:rPr>
          <w:lang w:val="en-AU"/>
        </w:rPr>
        <w:t>Merge Bronze to Silver Pipeline</w:t>
      </w:r>
    </w:p>
    <w:p w14:paraId="6DABEFBE" w14:textId="3830BEF4" w:rsidR="00F56E1D" w:rsidRDefault="005B5CD3" w:rsidP="00F56E1D">
      <w:r w:rsidRPr="005B5CD3">
        <w:t xml:space="preserve">The L_MergeBronzeToSilver pipeline is </w:t>
      </w:r>
      <w:r w:rsidR="00F56E1D">
        <w:t>designed to manage the data transition</w:t>
      </w:r>
      <w:r w:rsidRPr="005B5CD3">
        <w:t xml:space="preserve"> from the Bronze layer to the Silver layer within the Fabric environment. </w:t>
      </w:r>
      <w:r w:rsidR="00F56E1D">
        <w:t>It uses a metadata-driven approach to apply transformations and execute Data Quality (DQ) checks as part of the ingestion process. The pipeline ensures that any data processed adheres to predefined quality standards and enforces error handling through conditional logic that validates DQ outcomes against a configurable tolerance threshold.</w:t>
      </w:r>
    </w:p>
    <w:p w14:paraId="36C8860F" w14:textId="77777777" w:rsidR="00F56E1D" w:rsidRDefault="00F56E1D" w:rsidP="00F56E1D">
      <w:r>
        <w:lastRenderedPageBreak/>
        <w:t>This pipeline is a reusable component that supports multiple ingestion use cases. Rather than creating separate pipelines for each data source, different master pipelines invoke L_MergeBronzeToSilver, passing specific parameters such as the data source type, batch ID, and Data Quality settings. This design promotes consistency and scalability across ingestion processes, enabling seamless integration of new data sources with minimal pipeline changes.</w:t>
      </w:r>
    </w:p>
    <w:p w14:paraId="340B73CB" w14:textId="0DB6BEF5" w:rsidR="00AC2B00" w:rsidRDefault="00332926" w:rsidP="00E85121">
      <w:r>
        <w:rPr>
          <w:noProof/>
        </w:rPr>
        <w:drawing>
          <wp:inline distT="0" distB="0" distL="0" distR="0" wp14:anchorId="5EFAEBFA" wp14:editId="5E39FB37">
            <wp:extent cx="4321834" cy="4117251"/>
            <wp:effectExtent l="0" t="0" r="2540" b="0"/>
            <wp:docPr id="1352451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51106" name="Picture 1" descr="A screenshot of a computer&#10;&#10;AI-generated content may be incorrect."/>
                    <pic:cNvPicPr/>
                  </pic:nvPicPr>
                  <pic:blipFill>
                    <a:blip r:embed="rId39"/>
                    <a:stretch>
                      <a:fillRect/>
                    </a:stretch>
                  </pic:blipFill>
                  <pic:spPr>
                    <a:xfrm>
                      <a:off x="0" y="0"/>
                      <a:ext cx="4324511" cy="4119801"/>
                    </a:xfrm>
                    <a:prstGeom prst="rect">
                      <a:avLst/>
                    </a:prstGeom>
                  </pic:spPr>
                </pic:pic>
              </a:graphicData>
            </a:graphic>
          </wp:inline>
        </w:drawing>
      </w:r>
    </w:p>
    <w:p w14:paraId="6A1F115E" w14:textId="77777777" w:rsidR="00AC2B00" w:rsidRDefault="00AC2B00" w:rsidP="00E85121"/>
    <w:p w14:paraId="3E635ED8" w14:textId="77777777" w:rsidR="00E85121" w:rsidRPr="00CA41D2" w:rsidRDefault="00E85121" w:rsidP="00E85121">
      <w:pPr>
        <w:pStyle w:val="Heading5"/>
        <w:rPr>
          <w:lang w:val="en-AU"/>
        </w:rPr>
      </w:pPr>
      <w:r w:rsidRPr="00CA41D2">
        <w:rPr>
          <w:lang w:val="en-AU"/>
        </w:rPr>
        <w:t>Parameters</w:t>
      </w:r>
    </w:p>
    <w:tbl>
      <w:tblPr>
        <w:tblStyle w:val="ListTable4-Accent51"/>
        <w:tblW w:w="5000" w:type="pct"/>
        <w:tblLook w:val="04A0" w:firstRow="1" w:lastRow="0" w:firstColumn="1" w:lastColumn="0" w:noHBand="0" w:noVBand="1"/>
      </w:tblPr>
      <w:tblGrid>
        <w:gridCol w:w="4107"/>
        <w:gridCol w:w="5097"/>
      </w:tblGrid>
      <w:tr w:rsidR="00E85121" w14:paraId="7C5DF2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053A5146" w14:textId="77777777" w:rsidR="00E85121" w:rsidRDefault="00E85121">
            <w:pPr>
              <w:pStyle w:val="TableStyle"/>
              <w:rPr>
                <w:rFonts w:ascii="Times New Roman" w:hAnsi="Times New Roman" w:cs="Times New Roman"/>
                <w:color w:val="auto"/>
              </w:rPr>
            </w:pPr>
            <w:r>
              <w:t>Parameters name</w:t>
            </w:r>
          </w:p>
        </w:tc>
        <w:tc>
          <w:tcPr>
            <w:tcW w:w="2769" w:type="pct"/>
            <w:hideMark/>
          </w:tcPr>
          <w:p w14:paraId="294CA4E0" w14:textId="77777777" w:rsidR="00E85121" w:rsidRDefault="00E85121">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E85121" w14:paraId="04DD8E2A"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3B3D47DD" w14:textId="5738B3A5" w:rsidR="00E85121" w:rsidRDefault="00130BFB">
            <w:pPr>
              <w:pStyle w:val="TableStyle"/>
            </w:pPr>
            <w:r w:rsidRPr="00130BFB">
              <w:t>dataLoadBehaviour</w:t>
            </w:r>
          </w:p>
        </w:tc>
        <w:tc>
          <w:tcPr>
            <w:tcW w:w="2769" w:type="pct"/>
            <w:hideMark/>
          </w:tcPr>
          <w:p w14:paraId="38FAB424" w14:textId="1BEF07FD" w:rsidR="00E85121" w:rsidRDefault="00D94C52">
            <w:pPr>
              <w:pStyle w:val="TableStyle"/>
              <w:cnfStyle w:val="000000000000" w:firstRow="0" w:lastRow="0" w:firstColumn="0" w:lastColumn="0" w:oddVBand="0" w:evenVBand="0" w:oddHBand="0" w:evenHBand="0" w:firstRowFirstColumn="0" w:firstRowLastColumn="0" w:lastRowFirstColumn="0" w:lastRowLastColumn="0"/>
            </w:pPr>
            <w:r>
              <w:t>Defines the use case to process, e.g. “</w:t>
            </w:r>
            <w:r w:rsidRPr="00D94C52">
              <w:t>Salesforce</w:t>
            </w:r>
            <w:r>
              <w:t xml:space="preserve">”, </w:t>
            </w:r>
            <w:r w:rsidR="0096067C">
              <w:t>“</w:t>
            </w:r>
            <w:r w:rsidR="0096067C" w:rsidRPr="0096067C">
              <w:t>goulbdb</w:t>
            </w:r>
            <w:r w:rsidR="0096067C">
              <w:t>”</w:t>
            </w:r>
          </w:p>
        </w:tc>
      </w:tr>
      <w:tr w:rsidR="00E85121" w14:paraId="4FE73A06"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42A3A6DE" w14:textId="0541CCC1" w:rsidR="00E85121" w:rsidRDefault="00130BFB">
            <w:pPr>
              <w:pStyle w:val="TableStyle"/>
            </w:pPr>
            <w:r w:rsidRPr="00130BFB">
              <w:t>batchId</w:t>
            </w:r>
          </w:p>
        </w:tc>
        <w:tc>
          <w:tcPr>
            <w:tcW w:w="2769" w:type="pct"/>
            <w:hideMark/>
          </w:tcPr>
          <w:p w14:paraId="1B4562AD" w14:textId="7D0D3604" w:rsidR="00E85121" w:rsidRDefault="00AC2B00">
            <w:pPr>
              <w:pStyle w:val="TableStyle"/>
              <w:cnfStyle w:val="000000000000" w:firstRow="0" w:lastRow="0" w:firstColumn="0" w:lastColumn="0" w:oddVBand="0" w:evenVBand="0" w:oddHBand="0" w:evenHBand="0" w:firstRowFirstColumn="0" w:firstRowLastColumn="0" w:lastRowFirstColumn="0" w:lastRowLastColumn="0"/>
            </w:pPr>
            <w:r>
              <w:t xml:space="preserve">Passed from the Master pipeline as </w:t>
            </w:r>
            <w:r w:rsidR="000B10A3">
              <w:t xml:space="preserve">a </w:t>
            </w:r>
            <w:r>
              <w:t>string</w:t>
            </w:r>
            <w:r w:rsidR="005B4C4A">
              <w:t xml:space="preserve">, </w:t>
            </w:r>
            <w:r w:rsidR="000B10A3">
              <w:t>representing</w:t>
            </w:r>
            <w:r w:rsidR="005B4C4A">
              <w:t xml:space="preserve"> the ingestion timestamp.</w:t>
            </w:r>
          </w:p>
        </w:tc>
      </w:tr>
      <w:tr w:rsidR="00E85121" w14:paraId="7479F67B"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74A9D457" w14:textId="7FD63FCE" w:rsidR="00E85121" w:rsidRDefault="001C663D">
            <w:pPr>
              <w:pStyle w:val="TableStyle"/>
            </w:pPr>
            <w:r w:rsidRPr="001C663D">
              <w:t>dqTolerance</w:t>
            </w:r>
          </w:p>
        </w:tc>
        <w:tc>
          <w:tcPr>
            <w:tcW w:w="2769" w:type="pct"/>
            <w:hideMark/>
          </w:tcPr>
          <w:p w14:paraId="3243F77B" w14:textId="51D85803" w:rsidR="00E85121" w:rsidRDefault="00941A38">
            <w:pPr>
              <w:pStyle w:val="TableStyle"/>
              <w:cnfStyle w:val="000000000000" w:firstRow="0" w:lastRow="0" w:firstColumn="0" w:lastColumn="0" w:oddVBand="0" w:evenVBand="0" w:oddHBand="0" w:evenHBand="0" w:firstRowFirstColumn="0" w:firstRowLastColumn="0" w:lastRowFirstColumn="0" w:lastRowLastColumn="0"/>
            </w:pPr>
            <w:r>
              <w:t>Defines</w:t>
            </w:r>
            <w:r w:rsidR="00726A91">
              <w:t xml:space="preserve"> Data Quality tolerance, currently defaulted to 0.</w:t>
            </w:r>
          </w:p>
        </w:tc>
      </w:tr>
      <w:tr w:rsidR="00E85121" w14:paraId="60E379EF"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05F1D3DC" w14:textId="3AD7D6C4" w:rsidR="00E85121" w:rsidRDefault="001C663D">
            <w:pPr>
              <w:pStyle w:val="TableStyle"/>
            </w:pPr>
            <w:r w:rsidRPr="001C663D">
              <w:t>dqEnabled</w:t>
            </w:r>
          </w:p>
        </w:tc>
        <w:tc>
          <w:tcPr>
            <w:tcW w:w="2769" w:type="pct"/>
            <w:hideMark/>
          </w:tcPr>
          <w:p w14:paraId="2959461C" w14:textId="7FD64FC8" w:rsidR="00E85121" w:rsidRDefault="005B4C4A">
            <w:pPr>
              <w:pStyle w:val="TableStyle"/>
              <w:cnfStyle w:val="000000000000" w:firstRow="0" w:lastRow="0" w:firstColumn="0" w:lastColumn="0" w:oddVBand="0" w:evenVBand="0" w:oddHBand="0" w:evenHBand="0" w:firstRowFirstColumn="0" w:firstRowLastColumn="0" w:lastRowFirstColumn="0" w:lastRowLastColumn="0"/>
            </w:pPr>
            <w:r>
              <w:t>Defines whether Data Quality checks will run or not in the Notebook.</w:t>
            </w:r>
          </w:p>
        </w:tc>
      </w:tr>
      <w:tr w:rsidR="00E85121" w14:paraId="231DA575"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11C9B6E5" w14:textId="14BAF376" w:rsidR="00E85121" w:rsidRDefault="007D4156">
            <w:pPr>
              <w:pStyle w:val="TableStyle"/>
            </w:pPr>
            <w:r w:rsidRPr="007D4156">
              <w:t>checkLastBatchStatus</w:t>
            </w:r>
          </w:p>
        </w:tc>
        <w:tc>
          <w:tcPr>
            <w:tcW w:w="2769" w:type="pct"/>
            <w:hideMark/>
          </w:tcPr>
          <w:p w14:paraId="027A2658" w14:textId="5916125D" w:rsidR="00E85121" w:rsidRDefault="00726A91">
            <w:pPr>
              <w:pStyle w:val="TableStyle"/>
              <w:cnfStyle w:val="000000000000" w:firstRow="0" w:lastRow="0" w:firstColumn="0" w:lastColumn="0" w:oddVBand="0" w:evenVBand="0" w:oddHBand="0" w:evenHBand="0" w:firstRowFirstColumn="0" w:firstRowLastColumn="0" w:lastRowFirstColumn="0" w:lastRowLastColumn="0"/>
            </w:pPr>
            <w:r>
              <w:t xml:space="preserve">Parameter used to check if </w:t>
            </w:r>
            <w:r w:rsidR="000B10A3">
              <w:t xml:space="preserve">the </w:t>
            </w:r>
            <w:r>
              <w:t>last ingestion was successful.</w:t>
            </w:r>
          </w:p>
        </w:tc>
      </w:tr>
    </w:tbl>
    <w:p w14:paraId="436148C8" w14:textId="77777777" w:rsidR="00E85121" w:rsidRPr="00CA41D2" w:rsidRDefault="00E85121" w:rsidP="00E85121">
      <w:pPr>
        <w:pStyle w:val="Heading5"/>
        <w:rPr>
          <w:lang w:val="en-AU"/>
        </w:rPr>
      </w:pPr>
      <w:r w:rsidRPr="00CA41D2">
        <w:rPr>
          <w:lang w:val="en-AU"/>
        </w:rPr>
        <w:t>Activities</w:t>
      </w:r>
    </w:p>
    <w:tbl>
      <w:tblPr>
        <w:tblStyle w:val="ListTable4-Accent51"/>
        <w:tblW w:w="5000" w:type="pct"/>
        <w:tblLook w:val="04A0" w:firstRow="1" w:lastRow="0" w:firstColumn="1" w:lastColumn="0" w:noHBand="0" w:noVBand="1"/>
      </w:tblPr>
      <w:tblGrid>
        <w:gridCol w:w="2172"/>
        <w:gridCol w:w="1224"/>
        <w:gridCol w:w="5808"/>
      </w:tblGrid>
      <w:tr w:rsidR="00E85121" w14:paraId="703F50C3" w14:textId="77777777" w:rsidTr="004D2C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hideMark/>
          </w:tcPr>
          <w:p w14:paraId="0631F1E2" w14:textId="77777777" w:rsidR="00E85121" w:rsidRDefault="00E85121">
            <w:pPr>
              <w:pStyle w:val="TableStyle"/>
              <w:rPr>
                <w:rFonts w:ascii="Times New Roman" w:hAnsi="Times New Roman" w:cs="Times New Roman"/>
              </w:rPr>
            </w:pPr>
            <w:r>
              <w:t>Activity name</w:t>
            </w:r>
          </w:p>
        </w:tc>
        <w:tc>
          <w:tcPr>
            <w:tcW w:w="665" w:type="pct"/>
            <w:hideMark/>
          </w:tcPr>
          <w:p w14:paraId="45191AAE" w14:textId="77777777" w:rsidR="00E85121" w:rsidRDefault="00E85121">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3155" w:type="pct"/>
            <w:hideMark/>
          </w:tcPr>
          <w:p w14:paraId="6F216C29" w14:textId="77777777" w:rsidR="00E85121" w:rsidRDefault="00E85121">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E85121" w14:paraId="185EF6C3" w14:textId="77777777" w:rsidTr="004D2CE7">
        <w:tc>
          <w:tcPr>
            <w:cnfStyle w:val="001000000000" w:firstRow="0" w:lastRow="0" w:firstColumn="1" w:lastColumn="0" w:oddVBand="0" w:evenVBand="0" w:oddHBand="0" w:evenHBand="0" w:firstRowFirstColumn="0" w:firstRowLastColumn="0" w:lastRowFirstColumn="0" w:lastRowLastColumn="0"/>
            <w:tcW w:w="1180" w:type="pct"/>
            <w:hideMark/>
          </w:tcPr>
          <w:p w14:paraId="480A2A06" w14:textId="1E053F4C" w:rsidR="00E85121" w:rsidRDefault="005A6A9B">
            <w:pPr>
              <w:pStyle w:val="TableStyle"/>
            </w:pPr>
            <w:r w:rsidRPr="005A6A9B">
              <w:t>BronzeToSilver</w:t>
            </w:r>
          </w:p>
        </w:tc>
        <w:tc>
          <w:tcPr>
            <w:tcW w:w="665" w:type="pct"/>
            <w:hideMark/>
          </w:tcPr>
          <w:p w14:paraId="48FAF249" w14:textId="6BD1DAFF" w:rsidR="00E85121" w:rsidRDefault="004D2CE7">
            <w:pPr>
              <w:pStyle w:val="TableStyle"/>
              <w:cnfStyle w:val="000000000000" w:firstRow="0" w:lastRow="0" w:firstColumn="0" w:lastColumn="0" w:oddVBand="0" w:evenVBand="0" w:oddHBand="0" w:evenHBand="0" w:firstRowFirstColumn="0" w:firstRowLastColumn="0" w:lastRowFirstColumn="0" w:lastRowLastColumn="0"/>
            </w:pPr>
            <w:r>
              <w:t>Notebook</w:t>
            </w:r>
          </w:p>
        </w:tc>
        <w:tc>
          <w:tcPr>
            <w:tcW w:w="3155" w:type="pct"/>
            <w:hideMark/>
          </w:tcPr>
          <w:p w14:paraId="5E2DA6A5" w14:textId="7FBF0B25" w:rsidR="00E85121" w:rsidRDefault="00F14045">
            <w:pPr>
              <w:pStyle w:val="TableStyle"/>
              <w:cnfStyle w:val="000000000000" w:firstRow="0" w:lastRow="0" w:firstColumn="0" w:lastColumn="0" w:oddVBand="0" w:evenVBand="0" w:oddHBand="0" w:evenHBand="0" w:firstRowFirstColumn="0" w:firstRowLastColumn="0" w:lastRowFirstColumn="0" w:lastRowLastColumn="0"/>
            </w:pPr>
            <w:r>
              <w:t xml:space="preserve">Calls the Spark Notebook called </w:t>
            </w:r>
            <w:r w:rsidRPr="00F14045">
              <w:t>N_BronzeToSilver</w:t>
            </w:r>
            <w:r w:rsidR="008E491F">
              <w:t xml:space="preserve">, which processes the Merge from Bronze to Silver using the Metadata </w:t>
            </w:r>
            <w:r w:rsidR="00776739">
              <w:t xml:space="preserve">definitions </w:t>
            </w:r>
            <w:r w:rsidR="00E037BD">
              <w:t>from the SourceToTargetMapping,</w:t>
            </w:r>
            <w:r w:rsidR="00085F2F">
              <w:t xml:space="preserve"> and performs </w:t>
            </w:r>
            <w:r w:rsidR="00E037BD">
              <w:t>Data Quality</w:t>
            </w:r>
            <w:r w:rsidR="00085F2F">
              <w:t xml:space="preserve"> checks.</w:t>
            </w:r>
          </w:p>
        </w:tc>
      </w:tr>
      <w:tr w:rsidR="00E85121" w14:paraId="4F8DAA4C" w14:textId="77777777" w:rsidTr="004D2CE7">
        <w:tc>
          <w:tcPr>
            <w:cnfStyle w:val="001000000000" w:firstRow="0" w:lastRow="0" w:firstColumn="1" w:lastColumn="0" w:oddVBand="0" w:evenVBand="0" w:oddHBand="0" w:evenHBand="0" w:firstRowFirstColumn="0" w:firstRowLastColumn="0" w:lastRowFirstColumn="0" w:lastRowLastColumn="0"/>
            <w:tcW w:w="1180" w:type="pct"/>
            <w:hideMark/>
          </w:tcPr>
          <w:p w14:paraId="0E2D631F" w14:textId="6D5990DA" w:rsidR="00E85121" w:rsidRDefault="0028180E">
            <w:pPr>
              <w:pStyle w:val="TableStyle"/>
            </w:pPr>
            <w:r w:rsidRPr="0028180E">
              <w:t>If DQ Errors GT Tolerance</w:t>
            </w:r>
          </w:p>
        </w:tc>
        <w:tc>
          <w:tcPr>
            <w:tcW w:w="665" w:type="pct"/>
            <w:hideMark/>
          </w:tcPr>
          <w:p w14:paraId="7E404C4A" w14:textId="2FEE3281" w:rsidR="00E85121" w:rsidRDefault="004D2CE7">
            <w:pPr>
              <w:pStyle w:val="TableStyle"/>
              <w:cnfStyle w:val="000000000000" w:firstRow="0" w:lastRow="0" w:firstColumn="0" w:lastColumn="0" w:oddVBand="0" w:evenVBand="0" w:oddHBand="0" w:evenHBand="0" w:firstRowFirstColumn="0" w:firstRowLastColumn="0" w:lastRowFirstColumn="0" w:lastRowLastColumn="0"/>
            </w:pPr>
            <w:r>
              <w:t>If Condition</w:t>
            </w:r>
          </w:p>
        </w:tc>
        <w:tc>
          <w:tcPr>
            <w:tcW w:w="3155" w:type="pct"/>
            <w:hideMark/>
          </w:tcPr>
          <w:p w14:paraId="03BB9D49" w14:textId="2F906008" w:rsidR="00E85121" w:rsidRDefault="0028702F">
            <w:pPr>
              <w:pStyle w:val="TableStyle"/>
              <w:cnfStyle w:val="000000000000" w:firstRow="0" w:lastRow="0" w:firstColumn="0" w:lastColumn="0" w:oddVBand="0" w:evenVBand="0" w:oddHBand="0" w:evenHBand="0" w:firstRowFirstColumn="0" w:firstRowLastColumn="0" w:lastRowFirstColumn="0" w:lastRowLastColumn="0"/>
            </w:pPr>
            <w:r>
              <w:t xml:space="preserve">Checks if the Data </w:t>
            </w:r>
            <w:r w:rsidR="000B10A3">
              <w:t>Quality</w:t>
            </w:r>
            <w:r>
              <w:t xml:space="preserve"> checks from the Notebook </w:t>
            </w:r>
            <w:r w:rsidR="00650E70">
              <w:t xml:space="preserve">output are </w:t>
            </w:r>
            <w:r w:rsidR="00171263">
              <w:t xml:space="preserve">within the Data Quality Tolerance, using parameter </w:t>
            </w:r>
            <w:r w:rsidR="00171263" w:rsidRPr="00171263">
              <w:t>dqTolerance</w:t>
            </w:r>
            <w:r w:rsidR="00171263">
              <w:t xml:space="preserve"> to compare.</w:t>
            </w:r>
          </w:p>
        </w:tc>
      </w:tr>
      <w:tr w:rsidR="00E85121" w14:paraId="2C5ADA99" w14:textId="77777777" w:rsidTr="004D2CE7">
        <w:tc>
          <w:tcPr>
            <w:cnfStyle w:val="001000000000" w:firstRow="0" w:lastRow="0" w:firstColumn="1" w:lastColumn="0" w:oddVBand="0" w:evenVBand="0" w:oddHBand="0" w:evenHBand="0" w:firstRowFirstColumn="0" w:firstRowLastColumn="0" w:lastRowFirstColumn="0" w:lastRowLastColumn="0"/>
            <w:tcW w:w="1180" w:type="pct"/>
            <w:hideMark/>
          </w:tcPr>
          <w:p w14:paraId="08CB08F8" w14:textId="58C56061" w:rsidR="00E85121" w:rsidRDefault="004D2CE7">
            <w:pPr>
              <w:pStyle w:val="TableStyle"/>
            </w:pPr>
            <w:r w:rsidRPr="004D2CE7">
              <w:t>FailureMessage</w:t>
            </w:r>
          </w:p>
        </w:tc>
        <w:tc>
          <w:tcPr>
            <w:tcW w:w="665" w:type="pct"/>
            <w:hideMark/>
          </w:tcPr>
          <w:p w14:paraId="7023C006" w14:textId="0700FC0D" w:rsidR="00E85121" w:rsidRDefault="004D635E">
            <w:pPr>
              <w:pStyle w:val="TableStyle"/>
              <w:cnfStyle w:val="000000000000" w:firstRow="0" w:lastRow="0" w:firstColumn="0" w:lastColumn="0" w:oddVBand="0" w:evenVBand="0" w:oddHBand="0" w:evenHBand="0" w:firstRowFirstColumn="0" w:firstRowLastColumn="0" w:lastRowFirstColumn="0" w:lastRowLastColumn="0"/>
            </w:pPr>
            <w:r>
              <w:t>Fail</w:t>
            </w:r>
          </w:p>
        </w:tc>
        <w:tc>
          <w:tcPr>
            <w:tcW w:w="3155" w:type="pct"/>
            <w:hideMark/>
          </w:tcPr>
          <w:p w14:paraId="268A8D48" w14:textId="706BC896" w:rsidR="00E85121" w:rsidRDefault="00C52B6C">
            <w:pPr>
              <w:pStyle w:val="TableStyle"/>
              <w:cnfStyle w:val="000000000000" w:firstRow="0" w:lastRow="0" w:firstColumn="0" w:lastColumn="0" w:oddVBand="0" w:evenVBand="0" w:oddHBand="0" w:evenHBand="0" w:firstRowFirstColumn="0" w:firstRowLastColumn="0" w:lastRowFirstColumn="0" w:lastRowLastColumn="0"/>
            </w:pPr>
            <w:r>
              <w:t>Fails the pipeline with the message “</w:t>
            </w:r>
            <w:r w:rsidRPr="00C52B6C">
              <w:t xml:space="preserve">Pipeline failed due to Notebook errors in Data Quality. </w:t>
            </w:r>
            <w:r>
              <w:t xml:space="preserve">X </w:t>
            </w:r>
            <w:r w:rsidRPr="00C52B6C">
              <w:t xml:space="preserve">data quality errors found. Please see Fabric Notebook </w:t>
            </w:r>
            <w:r w:rsidRPr="00C52B6C">
              <w:lastRenderedPageBreak/>
              <w:t>Snapshot for detailed error messages.</w:t>
            </w:r>
            <w:r w:rsidR="00500563">
              <w:t>”, where X is the value returned from the Notebook.</w:t>
            </w:r>
          </w:p>
        </w:tc>
      </w:tr>
    </w:tbl>
    <w:p w14:paraId="03F25E54" w14:textId="77777777" w:rsidR="00E85121" w:rsidRDefault="00E85121" w:rsidP="00E85121"/>
    <w:p w14:paraId="6190DA58" w14:textId="69196D5F" w:rsidR="00013646" w:rsidRPr="00CA41D2" w:rsidRDefault="00013646" w:rsidP="00013646">
      <w:pPr>
        <w:pStyle w:val="Heading3"/>
        <w:rPr>
          <w:lang w:val="en-AU"/>
        </w:rPr>
      </w:pPr>
      <w:r w:rsidRPr="00CA41D2">
        <w:rPr>
          <w:lang w:val="en-AU"/>
        </w:rPr>
        <w:t xml:space="preserve">Ingestion </w:t>
      </w:r>
      <w:r w:rsidR="00A30A19" w:rsidRPr="00CA41D2">
        <w:rPr>
          <w:lang w:val="en-AU"/>
        </w:rPr>
        <w:t xml:space="preserve">from Silver </w:t>
      </w:r>
      <w:r w:rsidRPr="00CA41D2">
        <w:rPr>
          <w:lang w:val="en-AU"/>
        </w:rPr>
        <w:t>to Gold</w:t>
      </w:r>
    </w:p>
    <w:p w14:paraId="0D155D01" w14:textId="59EF2207" w:rsidR="00013646" w:rsidRPr="00CA41D2" w:rsidRDefault="00013646" w:rsidP="00013646">
      <w:pPr>
        <w:pStyle w:val="Heading4"/>
        <w:rPr>
          <w:lang w:val="en-AU"/>
        </w:rPr>
      </w:pPr>
      <w:r w:rsidRPr="00CA41D2">
        <w:rPr>
          <w:lang w:val="en-AU"/>
        </w:rPr>
        <w:t xml:space="preserve">Merge Silver </w:t>
      </w:r>
      <w:r w:rsidR="00A30A19" w:rsidRPr="00CA41D2">
        <w:rPr>
          <w:lang w:val="en-AU"/>
        </w:rPr>
        <w:t xml:space="preserve">to </w:t>
      </w:r>
      <w:r w:rsidRPr="00CA41D2">
        <w:rPr>
          <w:lang w:val="en-AU"/>
        </w:rPr>
        <w:t>Gold Pipeline</w:t>
      </w:r>
    </w:p>
    <w:p w14:paraId="6F345C30" w14:textId="2AD0F926" w:rsidR="00A611F4" w:rsidRDefault="00A611F4" w:rsidP="00A611F4">
      <w:r>
        <w:t xml:space="preserve">The L_MergeSilverToGold pipeline orchestrates the transition of data from the Silver layer to the Gold layer within the Fabric environment. It uses a modular design that dynamically selects the appropriate processing logic based on the sourceType parameter provided. Through a switch-case structure, the pipeline calls different notebooks tailored to each data source (e.g., Salesforce, SharePoint, BioNet), ensuring that each use case follows its specific transformation logic. Additionally, the pipeline includes logic to manage fact tables and </w:t>
      </w:r>
      <w:r w:rsidR="00151450">
        <w:t>retrieve and update</w:t>
      </w:r>
      <w:r>
        <w:t xml:space="preserve"> the last batch ID to maintain ingestion tracking. Post-ingestion, it performs validation by querying the batch status to detect any failures in the Gold layer.</w:t>
      </w:r>
    </w:p>
    <w:p w14:paraId="46F292F7" w14:textId="5C19980E" w:rsidR="00013646" w:rsidRDefault="00A611F4" w:rsidP="00013646">
      <w:r>
        <w:t xml:space="preserve">This pipeline is reused across all data ingestion scenarios by invoking it from various master pipelines with different parameters. </w:t>
      </w:r>
      <w:r w:rsidR="0069619A">
        <w:t>Using</w:t>
      </w:r>
      <w:r>
        <w:t xml:space="preserve"> parameters like sourceType and batchId allows the same pipeline to support a wide range of data sources and ingestion batches, promoting consistency and reducing redundancy. Built-in error handling ensures that any ingestion failures are captured and reported with detailed messages, improving transparency and simplifying troubleshooting.</w:t>
      </w:r>
    </w:p>
    <w:p w14:paraId="1B6F1C29" w14:textId="188D4BD7" w:rsidR="00013646" w:rsidRDefault="007338EE" w:rsidP="00013646">
      <w:r>
        <w:rPr>
          <w:noProof/>
        </w:rPr>
        <w:lastRenderedPageBreak/>
        <w:drawing>
          <wp:inline distT="0" distB="0" distL="0" distR="0" wp14:anchorId="6AA720C9" wp14:editId="5996EABF">
            <wp:extent cx="5850890" cy="5290820"/>
            <wp:effectExtent l="0" t="0" r="0" b="5080"/>
            <wp:docPr id="467382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82495" name="Picture 1" descr="A screenshot of a computer&#10;&#10;AI-generated content may be incorrect."/>
                    <pic:cNvPicPr/>
                  </pic:nvPicPr>
                  <pic:blipFill>
                    <a:blip r:embed="rId40"/>
                    <a:stretch>
                      <a:fillRect/>
                    </a:stretch>
                  </pic:blipFill>
                  <pic:spPr>
                    <a:xfrm>
                      <a:off x="0" y="0"/>
                      <a:ext cx="5850890" cy="5290820"/>
                    </a:xfrm>
                    <a:prstGeom prst="rect">
                      <a:avLst/>
                    </a:prstGeom>
                  </pic:spPr>
                </pic:pic>
              </a:graphicData>
            </a:graphic>
          </wp:inline>
        </w:drawing>
      </w:r>
    </w:p>
    <w:p w14:paraId="10981F33" w14:textId="77777777" w:rsidR="00013646" w:rsidRPr="00CA41D2" w:rsidRDefault="00013646" w:rsidP="00013646">
      <w:pPr>
        <w:pStyle w:val="Heading5"/>
        <w:rPr>
          <w:lang w:val="en-AU"/>
        </w:rPr>
      </w:pPr>
      <w:r w:rsidRPr="00CA41D2">
        <w:rPr>
          <w:lang w:val="en-AU"/>
        </w:rPr>
        <w:t>Parameters</w:t>
      </w:r>
    </w:p>
    <w:tbl>
      <w:tblPr>
        <w:tblStyle w:val="ListTable4-Accent51"/>
        <w:tblW w:w="5000" w:type="pct"/>
        <w:tblLook w:val="04A0" w:firstRow="1" w:lastRow="0" w:firstColumn="1" w:lastColumn="0" w:noHBand="0" w:noVBand="1"/>
      </w:tblPr>
      <w:tblGrid>
        <w:gridCol w:w="4107"/>
        <w:gridCol w:w="5097"/>
      </w:tblGrid>
      <w:tr w:rsidR="00013646" w14:paraId="1794B2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36F193E3" w14:textId="77777777" w:rsidR="00013646" w:rsidRDefault="00013646">
            <w:pPr>
              <w:pStyle w:val="TableStyle"/>
              <w:rPr>
                <w:rFonts w:ascii="Times New Roman" w:hAnsi="Times New Roman" w:cs="Times New Roman"/>
                <w:color w:val="auto"/>
              </w:rPr>
            </w:pPr>
            <w:r>
              <w:t>Parameters name</w:t>
            </w:r>
          </w:p>
        </w:tc>
        <w:tc>
          <w:tcPr>
            <w:tcW w:w="2769" w:type="pct"/>
            <w:hideMark/>
          </w:tcPr>
          <w:p w14:paraId="6CC33352" w14:textId="77777777" w:rsidR="00013646" w:rsidRDefault="00013646">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013646" w14:paraId="4325309A"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3E7F4782" w14:textId="14E4C874" w:rsidR="00013646" w:rsidRDefault="006066A1">
            <w:pPr>
              <w:pStyle w:val="TableStyle"/>
            </w:pPr>
            <w:r w:rsidRPr="005E050E">
              <w:t>sourceType</w:t>
            </w:r>
          </w:p>
        </w:tc>
        <w:tc>
          <w:tcPr>
            <w:tcW w:w="2769" w:type="pct"/>
            <w:hideMark/>
          </w:tcPr>
          <w:p w14:paraId="33E71534" w14:textId="7727FDA6" w:rsidR="00013646" w:rsidRDefault="00013646">
            <w:pPr>
              <w:pStyle w:val="TableStyle"/>
              <w:cnfStyle w:val="000000000000" w:firstRow="0" w:lastRow="0" w:firstColumn="0" w:lastColumn="0" w:oddVBand="0" w:evenVBand="0" w:oddHBand="0" w:evenHBand="0" w:firstRowFirstColumn="0" w:firstRowLastColumn="0" w:lastRowFirstColumn="0" w:lastRowLastColumn="0"/>
            </w:pPr>
            <w:r>
              <w:t xml:space="preserve">Defines the </w:t>
            </w:r>
            <w:r w:rsidR="006066A1" w:rsidRPr="005E050E">
              <w:t>data source type</w:t>
            </w:r>
            <w:r>
              <w:t>, e.g</w:t>
            </w:r>
            <w:r w:rsidR="006066A1" w:rsidRPr="005E050E">
              <w:t>., "</w:t>
            </w:r>
            <w:r w:rsidRPr="00D94C52">
              <w:t>Salesforce</w:t>
            </w:r>
            <w:r w:rsidR="006066A1" w:rsidRPr="005E050E">
              <w:t>", "</w:t>
            </w:r>
            <w:r w:rsidRPr="0096067C">
              <w:t>goulbdb</w:t>
            </w:r>
            <w:r w:rsidR="006066A1" w:rsidRPr="005E050E">
              <w:t>", "BioNet", etc.</w:t>
            </w:r>
          </w:p>
        </w:tc>
      </w:tr>
      <w:tr w:rsidR="00013646" w14:paraId="5F725712"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04C64D14" w14:textId="6CE72244" w:rsidR="00013646" w:rsidRDefault="00013646">
            <w:pPr>
              <w:pStyle w:val="TableStyle"/>
            </w:pPr>
            <w:r w:rsidRPr="00130BFB">
              <w:t>batchId</w:t>
            </w:r>
          </w:p>
        </w:tc>
        <w:tc>
          <w:tcPr>
            <w:tcW w:w="2769" w:type="pct"/>
            <w:hideMark/>
          </w:tcPr>
          <w:p w14:paraId="4687B688" w14:textId="659DAB7B" w:rsidR="00013646" w:rsidRDefault="00013646">
            <w:pPr>
              <w:pStyle w:val="TableStyle"/>
              <w:cnfStyle w:val="000000000000" w:firstRow="0" w:lastRow="0" w:firstColumn="0" w:lastColumn="0" w:oddVBand="0" w:evenVBand="0" w:oddHBand="0" w:evenHBand="0" w:firstRowFirstColumn="0" w:firstRowLastColumn="0" w:lastRowFirstColumn="0" w:lastRowLastColumn="0"/>
            </w:pPr>
            <w:r>
              <w:t xml:space="preserve">Passed from the </w:t>
            </w:r>
            <w:r w:rsidR="006066A1" w:rsidRPr="005E050E">
              <w:t>master</w:t>
            </w:r>
            <w:r>
              <w:t xml:space="preserve"> pipeline</w:t>
            </w:r>
            <w:r w:rsidR="006066A1" w:rsidRPr="005E050E">
              <w:t>; represents the batch ID used for</w:t>
            </w:r>
            <w:r>
              <w:t xml:space="preserve"> the ingestion </w:t>
            </w:r>
            <w:r w:rsidR="006066A1" w:rsidRPr="005E050E">
              <w:t>run</w:t>
            </w:r>
            <w:r>
              <w:t>.</w:t>
            </w:r>
          </w:p>
        </w:tc>
      </w:tr>
    </w:tbl>
    <w:p w14:paraId="34F52A67" w14:textId="3D78F305" w:rsidR="000F3C10" w:rsidRPr="00CA41D2" w:rsidRDefault="000F3CB2" w:rsidP="000F3C10">
      <w:pPr>
        <w:pStyle w:val="Heading5"/>
        <w:rPr>
          <w:lang w:val="en-AU"/>
        </w:rPr>
      </w:pPr>
      <w:r w:rsidRPr="00CA41D2">
        <w:rPr>
          <w:lang w:val="en-AU"/>
        </w:rPr>
        <w:t>Variables</w:t>
      </w:r>
    </w:p>
    <w:tbl>
      <w:tblPr>
        <w:tblStyle w:val="ListTable4-Accent51"/>
        <w:tblW w:w="5000" w:type="pct"/>
        <w:tblLook w:val="04A0" w:firstRow="1" w:lastRow="0" w:firstColumn="1" w:lastColumn="0" w:noHBand="0" w:noVBand="1"/>
      </w:tblPr>
      <w:tblGrid>
        <w:gridCol w:w="4107"/>
        <w:gridCol w:w="5097"/>
      </w:tblGrid>
      <w:tr w:rsidR="000F3C10" w14:paraId="077D59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3C688796" w14:textId="77777777" w:rsidR="000F3C10" w:rsidRDefault="000F3C10">
            <w:pPr>
              <w:pStyle w:val="TableStyle"/>
              <w:rPr>
                <w:rFonts w:ascii="Times New Roman" w:hAnsi="Times New Roman" w:cs="Times New Roman"/>
                <w:color w:val="auto"/>
              </w:rPr>
            </w:pPr>
            <w:r>
              <w:t>Parameters name</w:t>
            </w:r>
          </w:p>
        </w:tc>
        <w:tc>
          <w:tcPr>
            <w:tcW w:w="2769" w:type="pct"/>
            <w:hideMark/>
          </w:tcPr>
          <w:p w14:paraId="11265AFD" w14:textId="77777777" w:rsidR="000F3C10" w:rsidRDefault="000F3C10">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0F3C10" w14:paraId="1DB28AD8"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6ECE29F3" w14:textId="34DA58E7" w:rsidR="000F3C10" w:rsidRDefault="00A30A19">
            <w:pPr>
              <w:pStyle w:val="TableStyle"/>
            </w:pPr>
            <w:r w:rsidRPr="00136BD1">
              <w:t>LastBatchId</w:t>
            </w:r>
          </w:p>
        </w:tc>
        <w:tc>
          <w:tcPr>
            <w:tcW w:w="2769" w:type="pct"/>
            <w:hideMark/>
          </w:tcPr>
          <w:p w14:paraId="762C547F" w14:textId="5DFB3F5E" w:rsidR="000F3C10" w:rsidRDefault="00A30A19">
            <w:pPr>
              <w:pStyle w:val="TableStyle"/>
              <w:cnfStyle w:val="000000000000" w:firstRow="0" w:lastRow="0" w:firstColumn="0" w:lastColumn="0" w:oddVBand="0" w:evenVBand="0" w:oddHBand="0" w:evenHBand="0" w:firstRowFirstColumn="0" w:firstRowLastColumn="0" w:lastRowFirstColumn="0" w:lastRowLastColumn="0"/>
            </w:pPr>
            <w:r w:rsidRPr="00136BD1">
              <w:t>Stores the batch ID for the current ingestion run. Initially set from the batchId parameter and may be updated dynamically (especially in the FactTables case) to reflect the last successful ingestion batch.</w:t>
            </w:r>
          </w:p>
        </w:tc>
      </w:tr>
    </w:tbl>
    <w:p w14:paraId="297874DE" w14:textId="77777777" w:rsidR="00013646" w:rsidRPr="00CA41D2" w:rsidRDefault="00013646" w:rsidP="00013646">
      <w:pPr>
        <w:pStyle w:val="Heading5"/>
        <w:rPr>
          <w:lang w:val="en-AU"/>
        </w:rPr>
      </w:pPr>
      <w:r w:rsidRPr="00CA41D2">
        <w:rPr>
          <w:lang w:val="en-AU"/>
        </w:rPr>
        <w:t>Activities</w:t>
      </w:r>
    </w:p>
    <w:tbl>
      <w:tblPr>
        <w:tblStyle w:val="ListTable4-Accent51"/>
        <w:tblW w:w="5000" w:type="pct"/>
        <w:tblLook w:val="04A0" w:firstRow="1" w:lastRow="0" w:firstColumn="1" w:lastColumn="0" w:noHBand="0" w:noVBand="1"/>
      </w:tblPr>
      <w:tblGrid>
        <w:gridCol w:w="2172"/>
        <w:gridCol w:w="1224"/>
        <w:gridCol w:w="5808"/>
      </w:tblGrid>
      <w:tr w:rsidR="00013646" w14:paraId="55EA521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hideMark/>
          </w:tcPr>
          <w:p w14:paraId="0D28433D" w14:textId="77777777" w:rsidR="00013646" w:rsidRDefault="00013646">
            <w:pPr>
              <w:pStyle w:val="TableStyle"/>
              <w:rPr>
                <w:rFonts w:ascii="Times New Roman" w:hAnsi="Times New Roman" w:cs="Times New Roman"/>
              </w:rPr>
            </w:pPr>
            <w:r>
              <w:t>Activity name</w:t>
            </w:r>
          </w:p>
        </w:tc>
        <w:tc>
          <w:tcPr>
            <w:tcW w:w="665" w:type="pct"/>
            <w:hideMark/>
          </w:tcPr>
          <w:p w14:paraId="5CA845CA" w14:textId="77777777" w:rsidR="00013646" w:rsidRDefault="00013646">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3155" w:type="pct"/>
            <w:hideMark/>
          </w:tcPr>
          <w:p w14:paraId="3E8A2CED" w14:textId="77777777" w:rsidR="00013646" w:rsidRDefault="00013646">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013646" w14:paraId="0CDEF5E5" w14:textId="77777777">
        <w:tc>
          <w:tcPr>
            <w:cnfStyle w:val="001000000000" w:firstRow="0" w:lastRow="0" w:firstColumn="1" w:lastColumn="0" w:oddVBand="0" w:evenVBand="0" w:oddHBand="0" w:evenHBand="0" w:firstRowFirstColumn="0" w:firstRowLastColumn="0" w:lastRowFirstColumn="0" w:lastRowLastColumn="0"/>
            <w:tcW w:w="1180" w:type="pct"/>
            <w:hideMark/>
          </w:tcPr>
          <w:p w14:paraId="195B4B71" w14:textId="73E16860" w:rsidR="00013646" w:rsidRDefault="0027083C">
            <w:pPr>
              <w:pStyle w:val="TableStyle"/>
            </w:pPr>
            <w:r w:rsidRPr="000057D8">
              <w:t>Set LastBatchId</w:t>
            </w:r>
          </w:p>
        </w:tc>
        <w:tc>
          <w:tcPr>
            <w:tcW w:w="665" w:type="pct"/>
            <w:hideMark/>
          </w:tcPr>
          <w:p w14:paraId="5E69EBCA" w14:textId="022413D8"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Set Variable</w:t>
            </w:r>
          </w:p>
        </w:tc>
        <w:tc>
          <w:tcPr>
            <w:tcW w:w="3155" w:type="pct"/>
            <w:hideMark/>
          </w:tcPr>
          <w:p w14:paraId="20879800" w14:textId="255F70E5"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Initializes the LastBatchId variable using the provided batchId parameter.</w:t>
            </w:r>
          </w:p>
        </w:tc>
      </w:tr>
      <w:tr w:rsidR="002D4A2C" w14:paraId="1DADF771" w14:textId="77777777">
        <w:tc>
          <w:tcPr>
            <w:cnfStyle w:val="001000000000" w:firstRow="0" w:lastRow="0" w:firstColumn="1" w:lastColumn="0" w:oddVBand="0" w:evenVBand="0" w:oddHBand="0" w:evenHBand="0" w:firstRowFirstColumn="0" w:firstRowLastColumn="0" w:lastRowFirstColumn="0" w:lastRowLastColumn="0"/>
            <w:tcW w:w="1180" w:type="pct"/>
          </w:tcPr>
          <w:p w14:paraId="1951FEF1" w14:textId="597AD7BB" w:rsidR="002D4A2C" w:rsidRPr="005A6A9B" w:rsidRDefault="0027083C">
            <w:pPr>
              <w:pStyle w:val="TableStyle"/>
            </w:pPr>
            <w:r w:rsidRPr="000057D8">
              <w:t>sourceType</w:t>
            </w:r>
          </w:p>
        </w:tc>
        <w:tc>
          <w:tcPr>
            <w:tcW w:w="665" w:type="pct"/>
          </w:tcPr>
          <w:p w14:paraId="79AE2988" w14:textId="58B31944"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Switch</w:t>
            </w:r>
          </w:p>
        </w:tc>
        <w:tc>
          <w:tcPr>
            <w:tcW w:w="3155" w:type="pct"/>
          </w:tcPr>
          <w:p w14:paraId="297C3946" w14:textId="69DD3AF7"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Determines which notebook to run based on the sourceType parameter (e.g., Salesforce, SharePoint, BioNet, FactTables).</w:t>
            </w:r>
          </w:p>
        </w:tc>
      </w:tr>
      <w:tr w:rsidR="002D4A2C" w14:paraId="53E3D52E" w14:textId="77777777">
        <w:tc>
          <w:tcPr>
            <w:cnfStyle w:val="001000000000" w:firstRow="0" w:lastRow="0" w:firstColumn="1" w:lastColumn="0" w:oddVBand="0" w:evenVBand="0" w:oddHBand="0" w:evenHBand="0" w:firstRowFirstColumn="0" w:firstRowLastColumn="0" w:lastRowFirstColumn="0" w:lastRowLastColumn="0"/>
            <w:tcW w:w="1180" w:type="pct"/>
          </w:tcPr>
          <w:p w14:paraId="17950D09" w14:textId="4A158247" w:rsidR="002D4A2C" w:rsidRPr="005A6A9B" w:rsidRDefault="0027083C">
            <w:pPr>
              <w:pStyle w:val="TableStyle"/>
            </w:pPr>
            <w:r w:rsidRPr="000057D8">
              <w:lastRenderedPageBreak/>
              <w:t>N_TSQLSilverToGold_</w:t>
            </w:r>
            <w:r w:rsidR="009343ED">
              <w:t>xxx</w:t>
            </w:r>
          </w:p>
        </w:tc>
        <w:tc>
          <w:tcPr>
            <w:tcW w:w="665" w:type="pct"/>
          </w:tcPr>
          <w:p w14:paraId="4C21C166" w14:textId="78AAD11D"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t>T-SQL</w:t>
            </w:r>
            <w:r w:rsidRPr="000057D8">
              <w:t xml:space="preserve"> Notebook</w:t>
            </w:r>
          </w:p>
        </w:tc>
        <w:tc>
          <w:tcPr>
            <w:tcW w:w="3155" w:type="pct"/>
          </w:tcPr>
          <w:p w14:paraId="4605498F" w14:textId="62CF1B87"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Executes the appropriate Spark notebook for the given data source to transform data from Silver to Gold. Each notebook is source-specific (e.g., Salesforce, SharePoint).</w:t>
            </w:r>
          </w:p>
        </w:tc>
      </w:tr>
      <w:tr w:rsidR="002D4A2C" w14:paraId="335CA5E9" w14:textId="77777777">
        <w:tc>
          <w:tcPr>
            <w:cnfStyle w:val="001000000000" w:firstRow="0" w:lastRow="0" w:firstColumn="1" w:lastColumn="0" w:oddVBand="0" w:evenVBand="0" w:oddHBand="0" w:evenHBand="0" w:firstRowFirstColumn="0" w:firstRowLastColumn="0" w:lastRowFirstColumn="0" w:lastRowLastColumn="0"/>
            <w:tcW w:w="1180" w:type="pct"/>
          </w:tcPr>
          <w:p w14:paraId="761915A8" w14:textId="3E5FE53B" w:rsidR="002D4A2C" w:rsidRPr="005A6A9B" w:rsidRDefault="0027083C">
            <w:pPr>
              <w:pStyle w:val="TableStyle"/>
            </w:pPr>
            <w:r w:rsidRPr="000057D8">
              <w:t>Fact Tables - Get Last Batch Id</w:t>
            </w:r>
          </w:p>
        </w:tc>
        <w:tc>
          <w:tcPr>
            <w:tcW w:w="665" w:type="pct"/>
          </w:tcPr>
          <w:p w14:paraId="3B60BDC0" w14:textId="7FE9E471"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Lookup</w:t>
            </w:r>
          </w:p>
        </w:tc>
        <w:tc>
          <w:tcPr>
            <w:tcW w:w="3155" w:type="pct"/>
          </w:tcPr>
          <w:p w14:paraId="095C4200" w14:textId="4AEDC55A"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For the FactTables case, retrieves the latest batch ID from the Gold management table to maintain tracking.</w:t>
            </w:r>
          </w:p>
        </w:tc>
      </w:tr>
      <w:tr w:rsidR="002D4A2C" w14:paraId="366DAF61" w14:textId="77777777">
        <w:tc>
          <w:tcPr>
            <w:cnfStyle w:val="001000000000" w:firstRow="0" w:lastRow="0" w:firstColumn="1" w:lastColumn="0" w:oddVBand="0" w:evenVBand="0" w:oddHBand="0" w:evenHBand="0" w:firstRowFirstColumn="0" w:firstRowLastColumn="0" w:lastRowFirstColumn="0" w:lastRowLastColumn="0"/>
            <w:tcW w:w="1180" w:type="pct"/>
          </w:tcPr>
          <w:p w14:paraId="0A2EEE96" w14:textId="1EB8E2BE" w:rsidR="002D4A2C" w:rsidRPr="005A6A9B" w:rsidRDefault="0027083C">
            <w:pPr>
              <w:pStyle w:val="TableStyle"/>
            </w:pPr>
            <w:r w:rsidRPr="000057D8">
              <w:t>Set Fact Tables BatchId</w:t>
            </w:r>
          </w:p>
        </w:tc>
        <w:tc>
          <w:tcPr>
            <w:tcW w:w="665" w:type="pct"/>
          </w:tcPr>
          <w:p w14:paraId="4583A8EA" w14:textId="35DF4CB8"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Set Variable</w:t>
            </w:r>
          </w:p>
        </w:tc>
        <w:tc>
          <w:tcPr>
            <w:tcW w:w="3155" w:type="pct"/>
          </w:tcPr>
          <w:p w14:paraId="66F3EA3A" w14:textId="528F0370"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Sets the LastBatchId variable based on the lookup result for FactTables.</w:t>
            </w:r>
          </w:p>
        </w:tc>
      </w:tr>
      <w:tr w:rsidR="002D4A2C" w14:paraId="13143C90" w14:textId="77777777">
        <w:tc>
          <w:tcPr>
            <w:cnfStyle w:val="001000000000" w:firstRow="0" w:lastRow="0" w:firstColumn="1" w:lastColumn="0" w:oddVBand="0" w:evenVBand="0" w:oddHBand="0" w:evenHBand="0" w:firstRowFirstColumn="0" w:firstRowLastColumn="0" w:lastRowFirstColumn="0" w:lastRowLastColumn="0"/>
            <w:tcW w:w="1180" w:type="pct"/>
          </w:tcPr>
          <w:p w14:paraId="1FC4CA30" w14:textId="5383BC4C" w:rsidR="002D4A2C" w:rsidRPr="005A6A9B" w:rsidRDefault="0027083C">
            <w:pPr>
              <w:pStyle w:val="TableStyle"/>
            </w:pPr>
            <w:r w:rsidRPr="000057D8">
              <w:t>Check Gold Ingestion Failure</w:t>
            </w:r>
          </w:p>
        </w:tc>
        <w:tc>
          <w:tcPr>
            <w:tcW w:w="665" w:type="pct"/>
          </w:tcPr>
          <w:p w14:paraId="5B8D5346" w14:textId="7FDB9CED"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Lookup</w:t>
            </w:r>
          </w:p>
        </w:tc>
        <w:tc>
          <w:tcPr>
            <w:tcW w:w="3155" w:type="pct"/>
          </w:tcPr>
          <w:p w14:paraId="57C09B57" w14:textId="272030D4"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Validates whether any tables failed in the current Gold ingestion by querying the ingestion status from the Gold management table.</w:t>
            </w:r>
          </w:p>
        </w:tc>
      </w:tr>
      <w:tr w:rsidR="002D4A2C" w14:paraId="025C7E73" w14:textId="77777777">
        <w:tc>
          <w:tcPr>
            <w:cnfStyle w:val="001000000000" w:firstRow="0" w:lastRow="0" w:firstColumn="1" w:lastColumn="0" w:oddVBand="0" w:evenVBand="0" w:oddHBand="0" w:evenHBand="0" w:firstRowFirstColumn="0" w:firstRowLastColumn="0" w:lastRowFirstColumn="0" w:lastRowLastColumn="0"/>
            <w:tcW w:w="1180" w:type="pct"/>
          </w:tcPr>
          <w:p w14:paraId="7C0C7151" w14:textId="18FDEAE4" w:rsidR="002D4A2C" w:rsidRPr="005A6A9B" w:rsidRDefault="0027083C">
            <w:pPr>
              <w:pStyle w:val="TableStyle"/>
            </w:pPr>
            <w:r w:rsidRPr="000057D8">
              <w:t>If Gold Ingestion Failure</w:t>
            </w:r>
          </w:p>
        </w:tc>
        <w:tc>
          <w:tcPr>
            <w:tcW w:w="665" w:type="pct"/>
          </w:tcPr>
          <w:p w14:paraId="04642ADD" w14:textId="6028F74E"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If Condition</w:t>
            </w:r>
          </w:p>
        </w:tc>
        <w:tc>
          <w:tcPr>
            <w:tcW w:w="3155" w:type="pct"/>
          </w:tcPr>
          <w:p w14:paraId="11CD0C45" w14:textId="1EA45A4F"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Evaluates the result of the ingestion check; if failures are detected, it triggers an error message.</w:t>
            </w:r>
          </w:p>
        </w:tc>
      </w:tr>
      <w:tr w:rsidR="00013646" w14:paraId="08A593AB" w14:textId="77777777">
        <w:tc>
          <w:tcPr>
            <w:cnfStyle w:val="001000000000" w:firstRow="0" w:lastRow="0" w:firstColumn="1" w:lastColumn="0" w:oddVBand="0" w:evenVBand="0" w:oddHBand="0" w:evenHBand="0" w:firstRowFirstColumn="0" w:firstRowLastColumn="0" w:lastRowFirstColumn="0" w:lastRowLastColumn="0"/>
            <w:tcW w:w="1180" w:type="pct"/>
            <w:hideMark/>
          </w:tcPr>
          <w:p w14:paraId="608C0704" w14:textId="2304BB60" w:rsidR="00013646" w:rsidRDefault="0027083C">
            <w:pPr>
              <w:pStyle w:val="TableStyle"/>
            </w:pPr>
            <w:r w:rsidRPr="000057D8">
              <w:t>FailureMessage</w:t>
            </w:r>
          </w:p>
        </w:tc>
        <w:tc>
          <w:tcPr>
            <w:tcW w:w="665" w:type="pct"/>
            <w:hideMark/>
          </w:tcPr>
          <w:p w14:paraId="76F60076" w14:textId="7D93217D"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Fail</w:t>
            </w:r>
          </w:p>
        </w:tc>
        <w:tc>
          <w:tcPr>
            <w:tcW w:w="3155" w:type="pct"/>
            <w:hideMark/>
          </w:tcPr>
          <w:p w14:paraId="567CB12B" w14:textId="034F0533"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Raises an error if Gold ingestion failures are found, with a message indicating which tables failed (populated dynamically from the lookup result).</w:t>
            </w:r>
          </w:p>
        </w:tc>
      </w:tr>
    </w:tbl>
    <w:p w14:paraId="214552CE" w14:textId="77777777" w:rsidR="00013646" w:rsidRDefault="00013646" w:rsidP="00E85121"/>
    <w:p w14:paraId="1D1119A7" w14:textId="61990EA7" w:rsidR="00BB3A29" w:rsidRPr="00CA41D2" w:rsidRDefault="00BB3A29" w:rsidP="00A549FD">
      <w:pPr>
        <w:pStyle w:val="Heading3"/>
        <w:rPr>
          <w:lang w:val="en-AU"/>
        </w:rPr>
      </w:pPr>
      <w:r w:rsidRPr="00CA41D2">
        <w:rPr>
          <w:lang w:val="en-AU"/>
        </w:rPr>
        <w:t>Naming conventions</w:t>
      </w:r>
    </w:p>
    <w:p w14:paraId="3411EC97" w14:textId="77777777" w:rsidR="00BB3A29" w:rsidRPr="00CA41D2" w:rsidRDefault="00BB3A29" w:rsidP="00BB3A29">
      <w:pPr>
        <w:rPr>
          <w:lang w:eastAsia="ja-JP"/>
        </w:rPr>
      </w:pPr>
      <w:r w:rsidRPr="00CA41D2">
        <w:rPr>
          <w:lang w:eastAsia="ja-JP"/>
        </w:rPr>
        <w:t>Below is a list of naming conventions used within the platform. The naming conventions standardize the assets and improve readability. Adhering to these conventions makes development using the platform streamlined and extensible.</w:t>
      </w:r>
    </w:p>
    <w:tbl>
      <w:tblPr>
        <w:tblStyle w:val="ListTable4-Accent51"/>
        <w:tblW w:w="5000" w:type="pct"/>
        <w:tblLook w:val="06A0" w:firstRow="1" w:lastRow="0" w:firstColumn="1" w:lastColumn="0" w:noHBand="1" w:noVBand="1"/>
      </w:tblPr>
      <w:tblGrid>
        <w:gridCol w:w="3902"/>
        <w:gridCol w:w="5302"/>
      </w:tblGrid>
      <w:tr w:rsidR="00BB3A29" w:rsidRPr="005124FB" w14:paraId="4C014F02"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2EAE3D4A" w14:textId="77777777" w:rsidR="00BB3A29" w:rsidRPr="00CA41D2" w:rsidRDefault="00BB3A29" w:rsidP="000244BF">
            <w:pPr>
              <w:pStyle w:val="TableStyle"/>
            </w:pPr>
            <w:r w:rsidRPr="00CA41D2">
              <w:t>Item</w:t>
            </w:r>
          </w:p>
        </w:tc>
        <w:tc>
          <w:tcPr>
            <w:tcW w:w="2880" w:type="pct"/>
            <w:hideMark/>
          </w:tcPr>
          <w:p w14:paraId="6D7210F4"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Naming convention</w:t>
            </w:r>
          </w:p>
        </w:tc>
      </w:tr>
      <w:tr w:rsidR="00BB3A29" w:rsidRPr="005124FB" w14:paraId="3538B974"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940EEFE" w14:textId="77777777" w:rsidR="00BB3A29" w:rsidRPr="00CA41D2" w:rsidRDefault="00BB3A29" w:rsidP="000244BF">
            <w:pPr>
              <w:pStyle w:val="TableStyle"/>
            </w:pPr>
            <w:r w:rsidRPr="00CA41D2">
              <w:t>Fabric Data Factory Master Pipeline</w:t>
            </w:r>
          </w:p>
        </w:tc>
        <w:tc>
          <w:tcPr>
            <w:tcW w:w="2880" w:type="pct"/>
          </w:tcPr>
          <w:p w14:paraId="7B1D7C5B"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M_PipelinePattern_PipelinePurpose</w:t>
            </w:r>
          </w:p>
        </w:tc>
      </w:tr>
      <w:tr w:rsidR="00BB3A29" w:rsidRPr="005124FB" w14:paraId="703F055F"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5C2F5D7F" w14:textId="77777777" w:rsidR="00BB3A29" w:rsidRPr="00CA41D2" w:rsidRDefault="00BB3A29" w:rsidP="000244BF">
            <w:pPr>
              <w:pStyle w:val="TableStyle"/>
            </w:pPr>
            <w:r w:rsidRPr="00CA41D2">
              <w:t>Fabric Data Factory Module Pipeline</w:t>
            </w:r>
          </w:p>
        </w:tc>
        <w:tc>
          <w:tcPr>
            <w:tcW w:w="2880" w:type="pct"/>
          </w:tcPr>
          <w:p w14:paraId="2022C07C" w14:textId="03727A4E"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L_ModulePipelinePurpose</w:t>
            </w:r>
          </w:p>
        </w:tc>
      </w:tr>
      <w:tr w:rsidR="00BB3A29" w:rsidRPr="005124FB" w14:paraId="09FDEDB4"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3CBE13C9" w14:textId="77777777" w:rsidR="00BB3A29" w:rsidRPr="00CA41D2" w:rsidRDefault="00BB3A29" w:rsidP="000244BF">
            <w:pPr>
              <w:pStyle w:val="TableStyle"/>
            </w:pPr>
            <w:r w:rsidRPr="00CA41D2">
              <w:t>Storage Pipeline Trigger</w:t>
            </w:r>
          </w:p>
        </w:tc>
        <w:tc>
          <w:tcPr>
            <w:tcW w:w="2880" w:type="pct"/>
          </w:tcPr>
          <w:p w14:paraId="6309CCAD"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T_StorageTrigger_TriggerPurpose</w:t>
            </w:r>
          </w:p>
        </w:tc>
      </w:tr>
      <w:tr w:rsidR="00BB3A29" w:rsidRPr="005124FB" w14:paraId="5D1E36D8"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D94D899" w14:textId="77777777" w:rsidR="00BB3A29" w:rsidRPr="00CA41D2" w:rsidRDefault="00BB3A29" w:rsidP="000244BF">
            <w:pPr>
              <w:pStyle w:val="TableStyle"/>
            </w:pPr>
            <w:r w:rsidRPr="00CA41D2">
              <w:t>Schedule Pipeline Trigger</w:t>
            </w:r>
          </w:p>
        </w:tc>
        <w:tc>
          <w:tcPr>
            <w:tcW w:w="2880" w:type="pct"/>
          </w:tcPr>
          <w:p w14:paraId="024646FE"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T_ScheduleTrigger_TriggerPurpose</w:t>
            </w:r>
          </w:p>
        </w:tc>
      </w:tr>
      <w:tr w:rsidR="00BB3A29" w:rsidRPr="005124FB" w14:paraId="2399FA7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B2ADBA1" w14:textId="77777777" w:rsidR="00BB3A29" w:rsidRPr="00CA41D2" w:rsidRDefault="00BB3A29" w:rsidP="000244BF">
            <w:pPr>
              <w:pStyle w:val="TableStyle"/>
            </w:pPr>
            <w:r w:rsidRPr="00CA41D2">
              <w:t>Variable</w:t>
            </w:r>
          </w:p>
        </w:tc>
        <w:tc>
          <w:tcPr>
            <w:tcW w:w="2880" w:type="pct"/>
          </w:tcPr>
          <w:p w14:paraId="66389431"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v_VariablePurpose</w:t>
            </w:r>
          </w:p>
        </w:tc>
      </w:tr>
      <w:tr w:rsidR="00BB3A29" w:rsidRPr="005124FB" w14:paraId="495734C8"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5295DF9" w14:textId="77777777" w:rsidR="00BB3A29" w:rsidRPr="00CA41D2" w:rsidRDefault="00BB3A29" w:rsidP="000244BF">
            <w:pPr>
              <w:pStyle w:val="TableStyle"/>
            </w:pPr>
            <w:r w:rsidRPr="00CA41D2">
              <w:t>Parameter</w:t>
            </w:r>
          </w:p>
        </w:tc>
        <w:tc>
          <w:tcPr>
            <w:tcW w:w="2880" w:type="pct"/>
          </w:tcPr>
          <w:p w14:paraId="7F06F7A3"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p_ParameterPurpose</w:t>
            </w:r>
          </w:p>
        </w:tc>
      </w:tr>
      <w:tr w:rsidR="00BB3A29" w:rsidRPr="005124FB" w14:paraId="50D54F25"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3190AD35" w14:textId="77777777" w:rsidR="00BB3A29" w:rsidRPr="00CA41D2" w:rsidRDefault="00BB3A29" w:rsidP="000244BF">
            <w:pPr>
              <w:pStyle w:val="TableStyle"/>
            </w:pPr>
            <w:r w:rsidRPr="00CA41D2">
              <w:t>Linked Service</w:t>
            </w:r>
          </w:p>
        </w:tc>
        <w:tc>
          <w:tcPr>
            <w:tcW w:w="2880" w:type="pct"/>
          </w:tcPr>
          <w:p w14:paraId="165187D9"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LS_LinkedServicePurpose</w:t>
            </w:r>
          </w:p>
        </w:tc>
      </w:tr>
      <w:tr w:rsidR="00BB3A29" w:rsidRPr="005124FB" w14:paraId="3E23C42E"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224A2AF1" w14:textId="77777777" w:rsidR="00BB3A29" w:rsidRPr="00CA41D2" w:rsidRDefault="00BB3A29" w:rsidP="000244BF">
            <w:pPr>
              <w:pStyle w:val="TableStyle"/>
            </w:pPr>
            <w:r w:rsidRPr="00CA41D2">
              <w:t>Fabric Notebook</w:t>
            </w:r>
          </w:p>
        </w:tc>
        <w:tc>
          <w:tcPr>
            <w:tcW w:w="2880" w:type="pct"/>
          </w:tcPr>
          <w:p w14:paraId="125E13A1"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N_NotebookPurpose_NotebookDataLayer</w:t>
            </w:r>
          </w:p>
        </w:tc>
      </w:tr>
      <w:tr w:rsidR="00BB3A29" w:rsidRPr="005124FB" w14:paraId="3A30635E"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7D29F77E" w14:textId="77777777" w:rsidR="00BB3A29" w:rsidRPr="00CA41D2" w:rsidRDefault="00BB3A29" w:rsidP="000244BF">
            <w:pPr>
              <w:pStyle w:val="TableStyle"/>
            </w:pPr>
            <w:r w:rsidRPr="00CA41D2">
              <w:t>Fabric Data warehouse</w:t>
            </w:r>
          </w:p>
        </w:tc>
        <w:tc>
          <w:tcPr>
            <w:tcW w:w="2880" w:type="pct"/>
          </w:tcPr>
          <w:p w14:paraId="4E08945C"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FDWH_FabricDataWarehouseSourceName</w:t>
            </w:r>
          </w:p>
        </w:tc>
      </w:tr>
      <w:tr w:rsidR="00BB3A29" w:rsidRPr="005124FB" w14:paraId="5E844D7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D60CDBC" w14:textId="77777777" w:rsidR="00BB3A29" w:rsidRPr="00CA41D2" w:rsidRDefault="00BB3A29" w:rsidP="000244BF">
            <w:pPr>
              <w:pStyle w:val="TableStyle"/>
            </w:pPr>
            <w:r w:rsidRPr="00CA41D2">
              <w:t>Fabric Lakehouse</w:t>
            </w:r>
          </w:p>
        </w:tc>
        <w:tc>
          <w:tcPr>
            <w:tcW w:w="2880" w:type="pct"/>
          </w:tcPr>
          <w:p w14:paraId="35C1952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FLH_FabricLakehouseSourceName</w:t>
            </w:r>
          </w:p>
        </w:tc>
      </w:tr>
    </w:tbl>
    <w:p w14:paraId="149BB215" w14:textId="77777777" w:rsidR="00BB3A29" w:rsidRPr="00CA41D2" w:rsidRDefault="00BB3A29" w:rsidP="00BB3A29">
      <w:pPr>
        <w:rPr>
          <w:lang w:eastAsia="ja-JP"/>
        </w:rPr>
      </w:pPr>
    </w:p>
    <w:p w14:paraId="340B94CA" w14:textId="77777777" w:rsidR="00BB3A29" w:rsidRPr="00CA41D2" w:rsidRDefault="00BB3A29" w:rsidP="00BB3A29">
      <w:pPr>
        <w:rPr>
          <w:lang w:eastAsia="ja-JP"/>
        </w:rPr>
      </w:pPr>
      <w:r w:rsidRPr="00CA41D2">
        <w:rPr>
          <w:lang w:eastAsia="ja-JP"/>
        </w:rPr>
        <w:t>Further Information:</w:t>
      </w:r>
    </w:p>
    <w:tbl>
      <w:tblPr>
        <w:tblStyle w:val="ListTable4-Accent51"/>
        <w:tblW w:w="5000" w:type="pct"/>
        <w:tblLook w:val="06A0" w:firstRow="1" w:lastRow="0" w:firstColumn="1" w:lastColumn="0" w:noHBand="1" w:noVBand="1"/>
      </w:tblPr>
      <w:tblGrid>
        <w:gridCol w:w="3902"/>
        <w:gridCol w:w="5302"/>
      </w:tblGrid>
      <w:tr w:rsidR="00BB3A29" w:rsidRPr="005124FB" w14:paraId="366ED2FB"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3B57D5F6" w14:textId="77777777" w:rsidR="00BB3A29" w:rsidRPr="00CA41D2" w:rsidRDefault="00BB3A29" w:rsidP="000244BF">
            <w:pPr>
              <w:pStyle w:val="TableStyle"/>
            </w:pPr>
            <w:r w:rsidRPr="00CA41D2">
              <w:t>Item</w:t>
            </w:r>
          </w:p>
        </w:tc>
        <w:tc>
          <w:tcPr>
            <w:tcW w:w="2880" w:type="pct"/>
            <w:hideMark/>
          </w:tcPr>
          <w:p w14:paraId="33B80A45"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Naming convention</w:t>
            </w:r>
          </w:p>
        </w:tc>
      </w:tr>
      <w:tr w:rsidR="00BB3A29" w:rsidRPr="005124FB" w14:paraId="759EE10E" w14:textId="77777777">
        <w:trPr>
          <w:trHeight w:val="1180"/>
        </w:trPr>
        <w:tc>
          <w:tcPr>
            <w:cnfStyle w:val="001000000000" w:firstRow="0" w:lastRow="0" w:firstColumn="1" w:lastColumn="0" w:oddVBand="0" w:evenVBand="0" w:oddHBand="0" w:evenHBand="0" w:firstRowFirstColumn="0" w:firstRowLastColumn="0" w:lastRowFirstColumn="0" w:lastRowLastColumn="0"/>
            <w:tcW w:w="2120" w:type="pct"/>
          </w:tcPr>
          <w:p w14:paraId="54A0BFD3" w14:textId="77777777" w:rsidR="00BB3A29" w:rsidRPr="00CA41D2" w:rsidRDefault="00BB3A29" w:rsidP="000244BF">
            <w:pPr>
              <w:pStyle w:val="TableStyle"/>
              <w:rPr>
                <w:lang w:val="en-US"/>
              </w:rPr>
            </w:pPr>
            <w:r w:rsidRPr="6E856EEE">
              <w:rPr>
                <w:lang w:val="en-US"/>
              </w:rPr>
              <w:t>PipelinePattern</w:t>
            </w:r>
          </w:p>
        </w:tc>
        <w:tc>
          <w:tcPr>
            <w:tcW w:w="2880" w:type="pct"/>
          </w:tcPr>
          <w:p w14:paraId="35EBD6EC"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One of:</w:t>
            </w:r>
          </w:p>
          <w:p w14:paraId="33A0EA56" w14:textId="77777777" w:rsidR="00BB3A29" w:rsidRPr="00CA41D2" w:rsidRDefault="00BB3A29" w:rsidP="00760DCB">
            <w:pPr>
              <w:pStyle w:val="TableStyle"/>
              <w:numPr>
                <w:ilvl w:val="0"/>
                <w:numId w:val="33"/>
              </w:numPr>
              <w:cnfStyle w:val="000000000000" w:firstRow="0" w:lastRow="0" w:firstColumn="0" w:lastColumn="0" w:oddVBand="0" w:evenVBand="0" w:oddHBand="0" w:evenHBand="0" w:firstRowFirstColumn="0" w:firstRowLastColumn="0" w:lastRowFirstColumn="0" w:lastRowLastColumn="0"/>
            </w:pPr>
            <w:r w:rsidRPr="00CA41D2">
              <w:t>semi-structured</w:t>
            </w:r>
          </w:p>
          <w:p w14:paraId="3F4AAD79" w14:textId="77777777" w:rsidR="00BB3A29" w:rsidRPr="00CA41D2" w:rsidRDefault="00BB3A29" w:rsidP="00760DCB">
            <w:pPr>
              <w:pStyle w:val="TableStyle"/>
              <w:numPr>
                <w:ilvl w:val="0"/>
                <w:numId w:val="33"/>
              </w:numPr>
              <w:cnfStyle w:val="000000000000" w:firstRow="0" w:lastRow="0" w:firstColumn="0" w:lastColumn="0" w:oddVBand="0" w:evenVBand="0" w:oddHBand="0" w:evenHBand="0" w:firstRowFirstColumn="0" w:firstRowLastColumn="0" w:lastRowFirstColumn="0" w:lastRowLastColumn="0"/>
            </w:pPr>
            <w:r w:rsidRPr="00CA41D2">
              <w:t>tabular data stream (TBS)</w:t>
            </w:r>
          </w:p>
          <w:p w14:paraId="2EEDD8B2" w14:textId="77777777" w:rsidR="00BB3A29" w:rsidRPr="00CA41D2" w:rsidRDefault="00BB3A29" w:rsidP="00760DCB">
            <w:pPr>
              <w:pStyle w:val="TableStyle"/>
              <w:numPr>
                <w:ilvl w:val="0"/>
                <w:numId w:val="33"/>
              </w:numPr>
              <w:cnfStyle w:val="000000000000" w:firstRow="0" w:lastRow="0" w:firstColumn="0" w:lastColumn="0" w:oddVBand="0" w:evenVBand="0" w:oddHBand="0" w:evenHBand="0" w:firstRowFirstColumn="0" w:firstRowLastColumn="0" w:lastRowFirstColumn="0" w:lastRowLastColumn="0"/>
            </w:pPr>
            <w:r w:rsidRPr="00CA41D2">
              <w:t>custom</w:t>
            </w:r>
          </w:p>
        </w:tc>
      </w:tr>
      <w:tr w:rsidR="00BB3A29" w:rsidRPr="005124FB" w14:paraId="7339DDB6" w14:textId="77777777">
        <w:trPr>
          <w:trHeight w:val="1126"/>
        </w:trPr>
        <w:tc>
          <w:tcPr>
            <w:cnfStyle w:val="001000000000" w:firstRow="0" w:lastRow="0" w:firstColumn="1" w:lastColumn="0" w:oddVBand="0" w:evenVBand="0" w:oddHBand="0" w:evenHBand="0" w:firstRowFirstColumn="0" w:firstRowLastColumn="0" w:lastRowFirstColumn="0" w:lastRowLastColumn="0"/>
            <w:tcW w:w="2120" w:type="pct"/>
          </w:tcPr>
          <w:p w14:paraId="6B2CBF5C" w14:textId="77777777" w:rsidR="00BB3A29" w:rsidRPr="00CA41D2" w:rsidRDefault="00BB3A29" w:rsidP="000244BF">
            <w:pPr>
              <w:pStyle w:val="TableStyle"/>
              <w:rPr>
                <w:lang w:val="en-US"/>
              </w:rPr>
            </w:pPr>
            <w:r w:rsidRPr="6E856EEE">
              <w:rPr>
                <w:lang w:val="en-US"/>
              </w:rPr>
              <w:t>NotebookDataLayer</w:t>
            </w:r>
          </w:p>
        </w:tc>
        <w:tc>
          <w:tcPr>
            <w:tcW w:w="2880" w:type="pct"/>
          </w:tcPr>
          <w:p w14:paraId="2EB60E34"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One of:</w:t>
            </w:r>
          </w:p>
          <w:p w14:paraId="194BBC61" w14:textId="77777777" w:rsidR="00BB3A29" w:rsidRPr="00CA41D2" w:rsidRDefault="00BB3A29" w:rsidP="00760DCB">
            <w:pPr>
              <w:pStyle w:val="TableStyle"/>
              <w:numPr>
                <w:ilvl w:val="0"/>
                <w:numId w:val="34"/>
              </w:numPr>
              <w:cnfStyle w:val="000000000000" w:firstRow="0" w:lastRow="0" w:firstColumn="0" w:lastColumn="0" w:oddVBand="0" w:evenVBand="0" w:oddHBand="0" w:evenHBand="0" w:firstRowFirstColumn="0" w:firstRowLastColumn="0" w:lastRowFirstColumn="0" w:lastRowLastColumn="0"/>
            </w:pPr>
            <w:r w:rsidRPr="00CA41D2">
              <w:t>bronze</w:t>
            </w:r>
          </w:p>
          <w:p w14:paraId="0986A6C4" w14:textId="77777777" w:rsidR="00BB3A29" w:rsidRPr="00CA41D2" w:rsidRDefault="00BB3A29" w:rsidP="00760DCB">
            <w:pPr>
              <w:pStyle w:val="TableStyle"/>
              <w:numPr>
                <w:ilvl w:val="0"/>
                <w:numId w:val="34"/>
              </w:numPr>
              <w:cnfStyle w:val="000000000000" w:firstRow="0" w:lastRow="0" w:firstColumn="0" w:lastColumn="0" w:oddVBand="0" w:evenVBand="0" w:oddHBand="0" w:evenHBand="0" w:firstRowFirstColumn="0" w:firstRowLastColumn="0" w:lastRowFirstColumn="0" w:lastRowLastColumn="0"/>
            </w:pPr>
            <w:r w:rsidRPr="00CA41D2">
              <w:t>silver</w:t>
            </w:r>
          </w:p>
          <w:p w14:paraId="0DB8524C" w14:textId="77777777" w:rsidR="00BB3A29" w:rsidRPr="00CA41D2" w:rsidRDefault="00BB3A29" w:rsidP="00760DCB">
            <w:pPr>
              <w:pStyle w:val="TableStyle"/>
              <w:numPr>
                <w:ilvl w:val="0"/>
                <w:numId w:val="34"/>
              </w:numPr>
              <w:cnfStyle w:val="000000000000" w:firstRow="0" w:lastRow="0" w:firstColumn="0" w:lastColumn="0" w:oddVBand="0" w:evenVBand="0" w:oddHBand="0" w:evenHBand="0" w:firstRowFirstColumn="0" w:firstRowLastColumn="0" w:lastRowFirstColumn="0" w:lastRowLastColumn="0"/>
            </w:pPr>
            <w:r w:rsidRPr="00CA41D2">
              <w:t>gold</w:t>
            </w:r>
          </w:p>
        </w:tc>
      </w:tr>
    </w:tbl>
    <w:p w14:paraId="0DFB807D" w14:textId="1CD6E63B" w:rsidR="00BB3A29" w:rsidRPr="00CA41D2" w:rsidRDefault="00BB3A29" w:rsidP="00BB3A29">
      <w:pPr>
        <w:rPr>
          <w:lang w:eastAsia="ja-JP"/>
        </w:rPr>
      </w:pPr>
    </w:p>
    <w:p w14:paraId="0C2CA721" w14:textId="77777777" w:rsidR="009676E0" w:rsidRDefault="009676E0">
      <w:pPr>
        <w:rPr>
          <w:rFonts w:asciiTheme="majorHAnsi" w:eastAsiaTheme="majorEastAsia" w:hAnsiTheme="majorHAnsi" w:cstheme="majorBidi"/>
          <w:color w:val="004F8A"/>
          <w:sz w:val="28"/>
          <w:szCs w:val="26"/>
          <w:lang w:eastAsia="ja-JP"/>
        </w:rPr>
      </w:pPr>
      <w:r>
        <w:br w:type="page"/>
      </w:r>
    </w:p>
    <w:p w14:paraId="047CE825" w14:textId="7B4B208C" w:rsidR="00BB3A29" w:rsidRPr="00CA41D2" w:rsidRDefault="00BB3A29" w:rsidP="00AC1587">
      <w:pPr>
        <w:pStyle w:val="Heading2"/>
        <w:rPr>
          <w:lang w:val="en-AU"/>
        </w:rPr>
      </w:pPr>
      <w:bookmarkStart w:id="63" w:name="_Toc227142054"/>
      <w:r w:rsidRPr="00CA41D2">
        <w:rPr>
          <w:lang w:val="en-AU"/>
        </w:rPr>
        <w:lastRenderedPageBreak/>
        <w:t xml:space="preserve">Data Ingestion </w:t>
      </w:r>
      <w:bookmarkEnd w:id="60"/>
      <w:r w:rsidRPr="00CA41D2">
        <w:rPr>
          <w:lang w:val="en-AU"/>
        </w:rPr>
        <w:t>Patterns</w:t>
      </w:r>
      <w:bookmarkEnd w:id="63"/>
    </w:p>
    <w:p w14:paraId="46E297C7" w14:textId="59699813" w:rsidR="00BB3A29" w:rsidRPr="00CA41D2" w:rsidRDefault="00BB3A29" w:rsidP="00BB3A29">
      <w:pPr>
        <w:rPr>
          <w:lang w:val="en-GB" w:eastAsia="en-AU"/>
        </w:rPr>
      </w:pPr>
      <w:r w:rsidRPr="6E856EEE">
        <w:rPr>
          <w:lang w:val="en-GB" w:eastAsia="en-AU"/>
        </w:rPr>
        <w:t xml:space="preserve">While the platform is capable of </w:t>
      </w:r>
      <w:r w:rsidR="00443BE2" w:rsidRPr="6E856EEE">
        <w:rPr>
          <w:lang w:val="en-GB" w:eastAsia="en-AU"/>
        </w:rPr>
        <w:t>several</w:t>
      </w:r>
      <w:r w:rsidRPr="6E856EEE">
        <w:rPr>
          <w:lang w:val="en-GB" w:eastAsia="en-AU"/>
        </w:rPr>
        <w:t xml:space="preserve"> patterns, three master patterns were introduced </w:t>
      </w:r>
      <w:r w:rsidR="001B33AA">
        <w:rPr>
          <w:lang w:val="en-GB" w:eastAsia="en-AU"/>
        </w:rPr>
        <w:t>initially to</w:t>
      </w:r>
      <w:r w:rsidRPr="6E856EEE">
        <w:rPr>
          <w:lang w:val="en-GB" w:eastAsia="en-AU"/>
        </w:rPr>
        <w:t xml:space="preserve"> accommodate the initial set of use cases. </w:t>
      </w:r>
    </w:p>
    <w:p w14:paraId="7DE579F1" w14:textId="77777777" w:rsidR="00BB3A29" w:rsidRPr="00CA41D2" w:rsidRDefault="00BB3A29" w:rsidP="00BB3A29">
      <w:pPr>
        <w:rPr>
          <w:rFonts w:ascii="Segoe UI" w:hAnsi="Segoe UI" w:cs="Segoe UI"/>
          <w:sz w:val="18"/>
          <w:szCs w:val="18"/>
          <w:lang w:val="en-GB" w:eastAsia="en-AU"/>
        </w:rPr>
      </w:pPr>
      <w:r w:rsidRPr="6E856EEE">
        <w:rPr>
          <w:lang w:val="en-GB" w:eastAsia="en-AU"/>
        </w:rPr>
        <w:t>Each of the patterns has a master pipeline associated with it - Naming convention: P_</w:t>
      </w:r>
      <w:r w:rsidRPr="6E856EEE">
        <w:rPr>
          <w:color w:val="A6A6A6" w:themeColor="background1" w:themeShade="A6"/>
          <w:lang w:val="en-GB" w:eastAsia="en-AU"/>
        </w:rPr>
        <w:t>patternName </w:t>
      </w:r>
    </w:p>
    <w:p w14:paraId="67840BC8" w14:textId="77777777" w:rsidR="00BB3A29" w:rsidRPr="00CA41D2" w:rsidRDefault="00BB3A29" w:rsidP="00BB3A29">
      <w:pPr>
        <w:rPr>
          <w:lang w:eastAsia="en-AU"/>
        </w:rPr>
      </w:pPr>
      <w:r w:rsidRPr="00CA41D2">
        <w:rPr>
          <w:lang w:eastAsia="en-AU"/>
        </w:rPr>
        <w:t>Master pipelines are a collection of module pipelines constructed to enable a data ingestion pattern.</w:t>
      </w:r>
    </w:p>
    <w:p w14:paraId="4FC4F3F6" w14:textId="77777777" w:rsidR="00BB3A29" w:rsidRPr="00CA41D2" w:rsidRDefault="00BB3A29" w:rsidP="00BB3A29">
      <w:pPr>
        <w:rPr>
          <w:lang w:eastAsia="en-AU"/>
        </w:rPr>
      </w:pPr>
      <w:r w:rsidRPr="00CA41D2">
        <w:rPr>
          <w:lang w:eastAsia="ja-JP"/>
        </w:rPr>
        <w:t>The following ingestion patterns were selected for the platform and are detailed further in this section:</w:t>
      </w:r>
    </w:p>
    <w:p w14:paraId="51D00B51" w14:textId="77777777" w:rsidR="00BB3A29" w:rsidRPr="00CA41D2" w:rsidRDefault="00BB3A29" w:rsidP="00BB3A29">
      <w:pPr>
        <w:pStyle w:val="ListParagraph"/>
        <w:numPr>
          <w:ilvl w:val="0"/>
          <w:numId w:val="6"/>
        </w:numPr>
        <w:rPr>
          <w:lang w:eastAsia="ja-JP"/>
        </w:rPr>
      </w:pPr>
      <w:r w:rsidRPr="00CA41D2">
        <w:rPr>
          <w:lang w:eastAsia="ja-JP"/>
        </w:rPr>
        <w:t>Semi-structured (JSON) ingestion pattern</w:t>
      </w:r>
    </w:p>
    <w:p w14:paraId="354F124B" w14:textId="77777777" w:rsidR="00BB3A29" w:rsidRPr="00CA41D2" w:rsidRDefault="00BB3A29" w:rsidP="00BB3A29">
      <w:pPr>
        <w:pStyle w:val="ListParagraph"/>
        <w:numPr>
          <w:ilvl w:val="0"/>
          <w:numId w:val="6"/>
        </w:numPr>
        <w:rPr>
          <w:lang w:eastAsia="ja-JP"/>
        </w:rPr>
      </w:pPr>
      <w:r w:rsidRPr="00CA41D2">
        <w:rPr>
          <w:lang w:eastAsia="ja-JP"/>
        </w:rPr>
        <w:t>Tabular data stream ingestion pattern</w:t>
      </w:r>
    </w:p>
    <w:p w14:paraId="357DA85B" w14:textId="77777777" w:rsidR="00BB3A29" w:rsidRPr="00CA41D2" w:rsidRDefault="00BB3A29" w:rsidP="00BB3A29">
      <w:pPr>
        <w:pStyle w:val="ListParagraph"/>
        <w:numPr>
          <w:ilvl w:val="0"/>
          <w:numId w:val="6"/>
        </w:numPr>
        <w:rPr>
          <w:lang w:eastAsia="ja-JP"/>
        </w:rPr>
      </w:pPr>
      <w:r w:rsidRPr="00CA41D2">
        <w:rPr>
          <w:lang w:eastAsia="ja-JP"/>
        </w:rPr>
        <w:t>Custom – Salesforce data</w:t>
      </w:r>
    </w:p>
    <w:p w14:paraId="30B06E1F" w14:textId="77777777" w:rsidR="00BB3A29" w:rsidRPr="00CA41D2" w:rsidRDefault="00BB3A29" w:rsidP="00A549FD">
      <w:pPr>
        <w:pStyle w:val="Heading3"/>
        <w:rPr>
          <w:lang w:val="en-AU"/>
        </w:rPr>
      </w:pPr>
      <w:r w:rsidRPr="00CA41D2">
        <w:rPr>
          <w:lang w:val="en-AU"/>
        </w:rPr>
        <w:t>Semi-structured data ingestion pattern</w:t>
      </w:r>
    </w:p>
    <w:p w14:paraId="7B7D648A" w14:textId="2C25904C" w:rsidR="00BB3A29" w:rsidRPr="00CA41D2" w:rsidRDefault="00BB3A29" w:rsidP="00BB3A29">
      <w:pPr>
        <w:rPr>
          <w:lang w:eastAsia="ja-JP"/>
        </w:rPr>
      </w:pPr>
      <w:r w:rsidRPr="00CA41D2">
        <w:rPr>
          <w:lang w:eastAsia="ja-JP"/>
        </w:rPr>
        <w:t xml:space="preserve">This section refers to the ingestion patterns </w:t>
      </w:r>
      <w:r w:rsidR="00EB5585" w:rsidRPr="00CA41D2">
        <w:rPr>
          <w:lang w:eastAsia="ja-JP"/>
        </w:rPr>
        <w:t>developed</w:t>
      </w:r>
      <w:r w:rsidRPr="00CA41D2">
        <w:rPr>
          <w:lang w:eastAsia="ja-JP"/>
        </w:rPr>
        <w:t xml:space="preserve"> for semi-structured data which is usable for the following formats:</w:t>
      </w:r>
    </w:p>
    <w:p w14:paraId="1486F4B3" w14:textId="77777777" w:rsidR="00BB3A29" w:rsidRPr="00CA41D2" w:rsidRDefault="00BB3A29" w:rsidP="00BB3A29">
      <w:pPr>
        <w:pStyle w:val="ListParagraph"/>
        <w:numPr>
          <w:ilvl w:val="0"/>
          <w:numId w:val="7"/>
        </w:numPr>
        <w:rPr>
          <w:lang w:eastAsia="ja-JP"/>
        </w:rPr>
      </w:pPr>
      <w:r w:rsidRPr="00CA41D2">
        <w:rPr>
          <w:lang w:eastAsia="ja-JP"/>
        </w:rPr>
        <w:t>JSON: Commonly used for APIs and log data.</w:t>
      </w:r>
    </w:p>
    <w:p w14:paraId="18664687" w14:textId="77777777" w:rsidR="00BB3A29" w:rsidRPr="00CA41D2" w:rsidRDefault="00BB3A29" w:rsidP="00BB3A29">
      <w:pPr>
        <w:pStyle w:val="ListParagraph"/>
        <w:numPr>
          <w:ilvl w:val="0"/>
          <w:numId w:val="7"/>
        </w:numPr>
        <w:rPr>
          <w:lang w:eastAsia="ja-JP"/>
        </w:rPr>
      </w:pPr>
      <w:r w:rsidRPr="00CA41D2">
        <w:rPr>
          <w:lang w:eastAsia="ja-JP"/>
        </w:rPr>
        <w:t>XML: Used in legacy systems and industry-specific applications.</w:t>
      </w:r>
    </w:p>
    <w:p w14:paraId="26AC782B" w14:textId="77777777" w:rsidR="00BB3A29" w:rsidRPr="00CA41D2" w:rsidRDefault="00BB3A29" w:rsidP="000244BF">
      <w:pPr>
        <w:pStyle w:val="Heading4"/>
        <w:rPr>
          <w:lang w:val="en-AU"/>
        </w:rPr>
      </w:pPr>
      <w:r w:rsidRPr="00CA41D2">
        <w:rPr>
          <w:lang w:val="en-AU"/>
        </w:rPr>
        <w:t>Copy data activity details</w:t>
      </w:r>
    </w:p>
    <w:p w14:paraId="418ADC44" w14:textId="77777777" w:rsidR="00BB3A29" w:rsidRPr="00CA41D2" w:rsidRDefault="00BB3A29" w:rsidP="000244BF">
      <w:pPr>
        <w:pStyle w:val="Heading5"/>
        <w:rPr>
          <w:lang w:val="en-AU"/>
        </w:rPr>
      </w:pPr>
      <w:r w:rsidRPr="00CA41D2">
        <w:rPr>
          <w:lang w:val="en-AU"/>
        </w:rPr>
        <w:t>Source</w:t>
      </w:r>
    </w:p>
    <w:tbl>
      <w:tblPr>
        <w:tblStyle w:val="ListTable4-Accent51"/>
        <w:tblW w:w="9209" w:type="dxa"/>
        <w:tblLook w:val="04A0" w:firstRow="1" w:lastRow="0" w:firstColumn="1" w:lastColumn="0" w:noHBand="0" w:noVBand="1"/>
      </w:tblPr>
      <w:tblGrid>
        <w:gridCol w:w="1433"/>
        <w:gridCol w:w="7776"/>
      </w:tblGrid>
      <w:tr w:rsidR="00BB3A29" w:rsidRPr="005124FB" w14:paraId="653BC970" w14:textId="77777777" w:rsidTr="000244BF">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073103F5" w14:textId="77777777" w:rsidR="00BB3A29" w:rsidRPr="00CA41D2" w:rsidRDefault="00BB3A29" w:rsidP="000244BF">
            <w:pPr>
              <w:pStyle w:val="TableStyle"/>
            </w:pPr>
            <w:r w:rsidRPr="00CA41D2">
              <w:t>Source Attribute</w:t>
            </w:r>
          </w:p>
        </w:tc>
        <w:tc>
          <w:tcPr>
            <w:tcW w:w="7776" w:type="dxa"/>
            <w:hideMark/>
          </w:tcPr>
          <w:p w14:paraId="7E718D04"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5124FB" w14:paraId="77B90FF0"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41ABB89C" w14:textId="77777777" w:rsidR="00BB3A29" w:rsidRPr="00CA41D2" w:rsidRDefault="00BB3A29" w:rsidP="000244BF">
            <w:pPr>
              <w:pStyle w:val="TableStyle"/>
            </w:pPr>
            <w:r w:rsidRPr="00CA41D2">
              <w:t>Type</w:t>
            </w:r>
          </w:p>
        </w:tc>
        <w:tc>
          <w:tcPr>
            <w:tcW w:w="7776" w:type="dxa"/>
            <w:hideMark/>
          </w:tcPr>
          <w:p w14:paraId="73D61A3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Azure Blob Storage, Azure Data Lake Storage, Amazon S3, or APIs.</w:t>
            </w:r>
          </w:p>
        </w:tc>
      </w:tr>
      <w:tr w:rsidR="00BB3A29" w:rsidRPr="005124FB" w14:paraId="466C116A"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11A5678C" w14:textId="77777777" w:rsidR="00BB3A29" w:rsidRPr="00CA41D2" w:rsidRDefault="00BB3A29" w:rsidP="000244BF">
            <w:pPr>
              <w:pStyle w:val="TableStyle"/>
            </w:pPr>
            <w:r w:rsidRPr="00CA41D2">
              <w:t>Format</w:t>
            </w:r>
          </w:p>
        </w:tc>
        <w:tc>
          <w:tcPr>
            <w:tcW w:w="7776" w:type="dxa"/>
            <w:hideMark/>
          </w:tcPr>
          <w:p w14:paraId="118214FE"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JSON, XML, Parquet, Avro, or CSV.</w:t>
            </w:r>
          </w:p>
        </w:tc>
      </w:tr>
      <w:tr w:rsidR="00BB3A29" w:rsidRPr="005124FB" w14:paraId="290BCC82"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3AE4F1BD" w14:textId="77777777" w:rsidR="00BB3A29" w:rsidRPr="00CA41D2" w:rsidRDefault="00BB3A29" w:rsidP="000244BF">
            <w:pPr>
              <w:pStyle w:val="TableStyle"/>
            </w:pPr>
            <w:r w:rsidRPr="00CA41D2">
              <w:t>Configuration</w:t>
            </w:r>
          </w:p>
        </w:tc>
        <w:tc>
          <w:tcPr>
            <w:tcW w:w="7776" w:type="dxa"/>
            <w:hideMark/>
          </w:tcPr>
          <w:p w14:paraId="7C1ABE84"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Schema inference for flexible schema handling, Delimiter settings for CSV, Encoding options.</w:t>
            </w:r>
          </w:p>
        </w:tc>
      </w:tr>
      <w:tr w:rsidR="00BB3A29" w:rsidRPr="005124FB" w14:paraId="4D2707D0"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44B16920" w14:textId="77777777" w:rsidR="00BB3A29" w:rsidRPr="00CA41D2" w:rsidRDefault="00BB3A29" w:rsidP="000244BF">
            <w:pPr>
              <w:pStyle w:val="TableStyle"/>
            </w:pPr>
            <w:r w:rsidRPr="00CA41D2">
              <w:t>Compression</w:t>
            </w:r>
          </w:p>
        </w:tc>
        <w:tc>
          <w:tcPr>
            <w:tcW w:w="7776" w:type="dxa"/>
            <w:hideMark/>
          </w:tcPr>
          <w:p w14:paraId="651AB88E"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Supports Gzip, Snappy, and Bzip2 for compressed source files.</w:t>
            </w:r>
          </w:p>
        </w:tc>
      </w:tr>
      <w:tr w:rsidR="00BB3A29" w:rsidRPr="005124FB" w14:paraId="74E069BB"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6D638370" w14:textId="77777777" w:rsidR="00BB3A29" w:rsidRPr="00CA41D2" w:rsidRDefault="00BB3A29" w:rsidP="000244BF">
            <w:pPr>
              <w:pStyle w:val="TableStyle"/>
            </w:pPr>
            <w:r w:rsidRPr="00CA41D2">
              <w:t>Authentication</w:t>
            </w:r>
          </w:p>
        </w:tc>
        <w:tc>
          <w:tcPr>
            <w:tcW w:w="7776" w:type="dxa"/>
            <w:hideMark/>
          </w:tcPr>
          <w:p w14:paraId="1DB64777"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OAuth 2.0 for APIs, Shared Key for Blob storage, or Access Keys for AWS S3.</w:t>
            </w:r>
          </w:p>
        </w:tc>
      </w:tr>
    </w:tbl>
    <w:p w14:paraId="60453267" w14:textId="77777777" w:rsidR="00BB3A29" w:rsidRPr="00CA41D2" w:rsidRDefault="00BB3A29" w:rsidP="000244BF">
      <w:pPr>
        <w:pStyle w:val="Heading5"/>
        <w:rPr>
          <w:lang w:val="en-AU"/>
        </w:rPr>
      </w:pPr>
      <w:r w:rsidRPr="00CA41D2">
        <w:rPr>
          <w:lang w:val="en-AU"/>
        </w:rPr>
        <w:t>Sink</w:t>
      </w:r>
    </w:p>
    <w:tbl>
      <w:tblPr>
        <w:tblStyle w:val="ListTable4-Accent51"/>
        <w:tblW w:w="5000" w:type="pct"/>
        <w:tblLook w:val="04A0" w:firstRow="1" w:lastRow="0" w:firstColumn="1" w:lastColumn="0" w:noHBand="0" w:noVBand="1"/>
      </w:tblPr>
      <w:tblGrid>
        <w:gridCol w:w="1441"/>
        <w:gridCol w:w="7763"/>
      </w:tblGrid>
      <w:tr w:rsidR="00BB3A29" w:rsidRPr="005124FB" w14:paraId="32FDCEF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59AB82D7" w14:textId="77777777" w:rsidR="00BB3A29" w:rsidRPr="00CA41D2" w:rsidRDefault="00BB3A29" w:rsidP="000244BF">
            <w:pPr>
              <w:pStyle w:val="TableStyle"/>
            </w:pPr>
            <w:r w:rsidRPr="00CA41D2">
              <w:t>Attribute</w:t>
            </w:r>
          </w:p>
        </w:tc>
        <w:tc>
          <w:tcPr>
            <w:tcW w:w="4217" w:type="pct"/>
            <w:hideMark/>
          </w:tcPr>
          <w:p w14:paraId="23C761C0"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5124FB" w14:paraId="34177AAA"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4DF93610" w14:textId="77777777" w:rsidR="00BB3A29" w:rsidRPr="00CA41D2" w:rsidRDefault="00BB3A29" w:rsidP="000244BF">
            <w:pPr>
              <w:pStyle w:val="TableStyle"/>
            </w:pPr>
            <w:r w:rsidRPr="00CA41D2">
              <w:t>Type</w:t>
            </w:r>
          </w:p>
        </w:tc>
        <w:tc>
          <w:tcPr>
            <w:tcW w:w="4217" w:type="pct"/>
            <w:hideMark/>
          </w:tcPr>
          <w:p w14:paraId="6C9BF254"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Fabric Data Warehouse</w:t>
            </w:r>
          </w:p>
          <w:p w14:paraId="35AC7DA6"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Fabric Lakehouse</w:t>
            </w:r>
          </w:p>
          <w:p w14:paraId="355D09F8"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p>
          <w:p w14:paraId="4D543F91"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Other: Azure Data Lake Storage, Azure SQL Database, Synapse Analytics, or Dataverse.</w:t>
            </w:r>
          </w:p>
        </w:tc>
      </w:tr>
      <w:tr w:rsidR="00BB3A29" w:rsidRPr="005124FB" w14:paraId="6C52D9B1"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03C98F33" w14:textId="77777777" w:rsidR="00BB3A29" w:rsidRPr="00CA41D2" w:rsidRDefault="00BB3A29" w:rsidP="000244BF">
            <w:pPr>
              <w:pStyle w:val="TableStyle"/>
            </w:pPr>
            <w:r w:rsidRPr="00CA41D2">
              <w:t>Format</w:t>
            </w:r>
          </w:p>
        </w:tc>
        <w:tc>
          <w:tcPr>
            <w:tcW w:w="4217" w:type="pct"/>
            <w:hideMark/>
          </w:tcPr>
          <w:p w14:paraId="668736EC"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Parquet (preferred for analytics), JSON, or CSV.</w:t>
            </w:r>
          </w:p>
        </w:tc>
      </w:tr>
      <w:tr w:rsidR="00BB3A29" w:rsidRPr="005124FB" w14:paraId="4C375A7E"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417652F6" w14:textId="77777777" w:rsidR="00BB3A29" w:rsidRPr="00CA41D2" w:rsidRDefault="00BB3A29" w:rsidP="000244BF">
            <w:pPr>
              <w:pStyle w:val="TableStyle"/>
            </w:pPr>
            <w:r w:rsidRPr="00CA41D2">
              <w:t>Partitioning</w:t>
            </w:r>
          </w:p>
        </w:tc>
        <w:tc>
          <w:tcPr>
            <w:tcW w:w="4217" w:type="pct"/>
            <w:hideMark/>
          </w:tcPr>
          <w:p w14:paraId="7359845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By date, region, or custom columns for optimized performance.</w:t>
            </w:r>
          </w:p>
        </w:tc>
      </w:tr>
      <w:tr w:rsidR="00BB3A29" w:rsidRPr="005124FB" w14:paraId="1EE67378"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02977FE6" w14:textId="77777777" w:rsidR="00BB3A29" w:rsidRPr="00CA41D2" w:rsidRDefault="00BB3A29" w:rsidP="000244BF">
            <w:pPr>
              <w:pStyle w:val="TableStyle"/>
            </w:pPr>
            <w:r w:rsidRPr="00CA41D2">
              <w:t>Compression</w:t>
            </w:r>
          </w:p>
        </w:tc>
        <w:tc>
          <w:tcPr>
            <w:tcW w:w="4217" w:type="pct"/>
            <w:hideMark/>
          </w:tcPr>
          <w:p w14:paraId="09125228"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Gzip or Snappy for smaller data sizes and faster querying.</w:t>
            </w:r>
          </w:p>
        </w:tc>
      </w:tr>
      <w:tr w:rsidR="00BB3A29" w:rsidRPr="005124FB" w14:paraId="07E20BB5"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09E89024" w14:textId="77777777" w:rsidR="00BB3A29" w:rsidRPr="00CA41D2" w:rsidRDefault="00BB3A29" w:rsidP="000244BF">
            <w:pPr>
              <w:pStyle w:val="TableStyle"/>
            </w:pPr>
            <w:r w:rsidRPr="00CA41D2">
              <w:t>Configuration</w:t>
            </w:r>
          </w:p>
        </w:tc>
        <w:tc>
          <w:tcPr>
            <w:tcW w:w="4217" w:type="pct"/>
            <w:hideMark/>
          </w:tcPr>
          <w:p w14:paraId="39EE593B"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Auto-mapping for schema alignment or custom column mapping for structured output.</w:t>
            </w:r>
          </w:p>
        </w:tc>
      </w:tr>
    </w:tbl>
    <w:p w14:paraId="05E7E3B1" w14:textId="77777777" w:rsidR="00BB3A29" w:rsidRPr="00CA41D2" w:rsidRDefault="00BB3A29" w:rsidP="00BB3A29">
      <w:pPr>
        <w:spacing w:line="279" w:lineRule="auto"/>
        <w:rPr>
          <w:rFonts w:ascii="Aptos" w:eastAsia="Times New Roman" w:hAnsi="Aptos" w:cs="Times New Roman"/>
          <w:sz w:val="24"/>
          <w:szCs w:val="24"/>
          <w:lang w:eastAsia="ja-JP"/>
        </w:rPr>
      </w:pPr>
    </w:p>
    <w:p w14:paraId="2C16B4F9" w14:textId="77777777" w:rsidR="00BB3A29" w:rsidRPr="00CA41D2" w:rsidRDefault="00BB3A29" w:rsidP="000244BF">
      <w:pPr>
        <w:pStyle w:val="Heading4"/>
        <w:rPr>
          <w:lang w:val="en-AU"/>
        </w:rPr>
      </w:pPr>
      <w:r w:rsidRPr="00CA41D2">
        <w:rPr>
          <w:lang w:val="en-AU"/>
        </w:rPr>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BB3A29" w:rsidRPr="003C2F94" w14:paraId="4B16CDE3"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7E298CB8" w14:textId="77777777" w:rsidR="00BB3A29" w:rsidRPr="00CA41D2" w:rsidRDefault="00BB3A29" w:rsidP="00FD39B3">
            <w:pPr>
              <w:pStyle w:val="TableStyle"/>
            </w:pPr>
            <w:r w:rsidRPr="00CA41D2">
              <w:t>Name </w:t>
            </w:r>
          </w:p>
        </w:tc>
        <w:tc>
          <w:tcPr>
            <w:tcW w:w="992" w:type="dxa"/>
            <w:hideMark/>
          </w:tcPr>
          <w:p w14:paraId="1B086E00"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2D70B2E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578CAEB2"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1131D6CE"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44E55488" w14:textId="77777777" w:rsidR="00BB3A29" w:rsidRPr="005124FB" w:rsidRDefault="00BB3A29" w:rsidP="00FD39B3">
            <w:pPr>
              <w:pStyle w:val="TableStyle"/>
            </w:pPr>
            <w:r w:rsidRPr="005124FB">
              <w:t>SourcePath</w:t>
            </w:r>
          </w:p>
        </w:tc>
        <w:tc>
          <w:tcPr>
            <w:tcW w:w="992" w:type="dxa"/>
            <w:hideMark/>
          </w:tcPr>
          <w:p w14:paraId="2CE8C1CB"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785F6129"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"/data/semi-structured/"</w:t>
            </w:r>
          </w:p>
        </w:tc>
        <w:tc>
          <w:tcPr>
            <w:tcW w:w="4511" w:type="dxa"/>
            <w:hideMark/>
          </w:tcPr>
          <w:p w14:paraId="7E1F489E"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source folder or file path in the storage account.</w:t>
            </w:r>
          </w:p>
        </w:tc>
      </w:tr>
      <w:tr w:rsidR="00BB3A29" w:rsidRPr="003C2F94" w14:paraId="370CD273"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400A44A0" w14:textId="77777777" w:rsidR="00BB3A29" w:rsidRPr="005124FB" w:rsidRDefault="00BB3A29" w:rsidP="00FD39B3">
            <w:pPr>
              <w:pStyle w:val="TableStyle"/>
            </w:pPr>
            <w:r w:rsidRPr="005124FB">
              <w:t>SourceFileFormat</w:t>
            </w:r>
          </w:p>
        </w:tc>
        <w:tc>
          <w:tcPr>
            <w:tcW w:w="992" w:type="dxa"/>
            <w:hideMark/>
          </w:tcPr>
          <w:p w14:paraId="64F772E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040024BF"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"JSON"</w:t>
            </w:r>
          </w:p>
        </w:tc>
        <w:tc>
          <w:tcPr>
            <w:tcW w:w="4511" w:type="dxa"/>
            <w:hideMark/>
          </w:tcPr>
          <w:p w14:paraId="148E6D89"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Defines the format of the source data (e.g., JSON, XML, CSV, etc.).</w:t>
            </w:r>
          </w:p>
        </w:tc>
      </w:tr>
      <w:tr w:rsidR="00BB3A29" w:rsidRPr="003C2F94" w14:paraId="3BC8E9DF"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01F249AB" w14:textId="77777777" w:rsidR="00BB3A29" w:rsidRPr="005124FB" w:rsidRDefault="00BB3A29" w:rsidP="00FD39B3">
            <w:pPr>
              <w:pStyle w:val="TableStyle"/>
            </w:pPr>
            <w:r w:rsidRPr="005124FB">
              <w:lastRenderedPageBreak/>
              <w:t>SinkPath</w:t>
            </w:r>
          </w:p>
        </w:tc>
        <w:tc>
          <w:tcPr>
            <w:tcW w:w="992" w:type="dxa"/>
            <w:hideMark/>
          </w:tcPr>
          <w:p w14:paraId="4700C7F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040413F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"/processed/data/"</w:t>
            </w:r>
          </w:p>
        </w:tc>
        <w:tc>
          <w:tcPr>
            <w:tcW w:w="4511" w:type="dxa"/>
            <w:hideMark/>
          </w:tcPr>
          <w:p w14:paraId="2B7ED54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target folder or file path where the ingested data will land.</w:t>
            </w:r>
          </w:p>
        </w:tc>
      </w:tr>
      <w:tr w:rsidR="00BB3A29" w:rsidRPr="003C2F94" w14:paraId="19DDFCC4"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25C0EB20" w14:textId="77777777" w:rsidR="00BB3A29" w:rsidRPr="005124FB" w:rsidRDefault="00BB3A29" w:rsidP="00FD39B3">
            <w:pPr>
              <w:pStyle w:val="TableStyle"/>
            </w:pPr>
            <w:r w:rsidRPr="005124FB">
              <w:t>SinkFileFormat</w:t>
            </w:r>
          </w:p>
        </w:tc>
        <w:tc>
          <w:tcPr>
            <w:tcW w:w="992" w:type="dxa"/>
            <w:hideMark/>
          </w:tcPr>
          <w:p w14:paraId="7508FFAA"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7545232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"Parquet"</w:t>
            </w:r>
          </w:p>
        </w:tc>
        <w:tc>
          <w:tcPr>
            <w:tcW w:w="4511" w:type="dxa"/>
            <w:hideMark/>
          </w:tcPr>
          <w:p w14:paraId="78637074"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Defines the format for the transformed data in the sink location.</w:t>
            </w:r>
          </w:p>
        </w:tc>
      </w:tr>
      <w:tr w:rsidR="00BB3A29" w:rsidRPr="003C2F94" w14:paraId="2560D671"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7436B0F5" w14:textId="77777777" w:rsidR="00BB3A29" w:rsidRPr="005124FB" w:rsidRDefault="00BB3A29" w:rsidP="00FD39B3">
            <w:pPr>
              <w:pStyle w:val="TableStyle"/>
            </w:pPr>
            <w:r w:rsidRPr="005124FB">
              <w:t>CompressionType</w:t>
            </w:r>
          </w:p>
        </w:tc>
        <w:tc>
          <w:tcPr>
            <w:tcW w:w="992" w:type="dxa"/>
            <w:hideMark/>
          </w:tcPr>
          <w:p w14:paraId="712FAB53"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4CCC86F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"Gzip"</w:t>
            </w:r>
          </w:p>
        </w:tc>
        <w:tc>
          <w:tcPr>
            <w:tcW w:w="4511" w:type="dxa"/>
            <w:hideMark/>
          </w:tcPr>
          <w:p w14:paraId="5D62764A"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compression method for the output data.</w:t>
            </w:r>
          </w:p>
        </w:tc>
      </w:tr>
      <w:tr w:rsidR="00BB3A29" w:rsidRPr="003C2F94" w14:paraId="2BAE1DA4"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0F0F7390" w14:textId="77777777" w:rsidR="00BB3A29" w:rsidRPr="005124FB" w:rsidRDefault="00BB3A29" w:rsidP="00FD39B3">
            <w:pPr>
              <w:pStyle w:val="TableStyle"/>
            </w:pPr>
            <w:r w:rsidRPr="005124FB">
              <w:t>SchemaMapping</w:t>
            </w:r>
          </w:p>
        </w:tc>
        <w:tc>
          <w:tcPr>
            <w:tcW w:w="992" w:type="dxa"/>
            <w:hideMark/>
          </w:tcPr>
          <w:p w14:paraId="5ED10BD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 (JSON)</w:t>
            </w:r>
          </w:p>
        </w:tc>
        <w:tc>
          <w:tcPr>
            <w:tcW w:w="1276" w:type="dxa"/>
            <w:hideMark/>
          </w:tcPr>
          <w:p w14:paraId="14C1121A"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"{source_field: target_field}"</w:t>
            </w:r>
          </w:p>
        </w:tc>
        <w:tc>
          <w:tcPr>
            <w:tcW w:w="4511" w:type="dxa"/>
            <w:hideMark/>
          </w:tcPr>
          <w:p w14:paraId="4DE029B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Enables custom schema mapping between source and sink fields.</w:t>
            </w:r>
          </w:p>
        </w:tc>
      </w:tr>
      <w:tr w:rsidR="00BB3A29" w:rsidRPr="003C2F94" w14:paraId="58183F17"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1B3D838" w14:textId="77777777" w:rsidR="00BB3A29" w:rsidRPr="005124FB" w:rsidRDefault="00BB3A29" w:rsidP="00FD39B3">
            <w:pPr>
              <w:pStyle w:val="TableStyle"/>
            </w:pPr>
            <w:r w:rsidRPr="005124FB">
              <w:t>PartitionKey</w:t>
            </w:r>
          </w:p>
        </w:tc>
        <w:tc>
          <w:tcPr>
            <w:tcW w:w="992" w:type="dxa"/>
            <w:hideMark/>
          </w:tcPr>
          <w:p w14:paraId="7B7ACCA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310A53F3"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"date"</w:t>
            </w:r>
          </w:p>
        </w:tc>
        <w:tc>
          <w:tcPr>
            <w:tcW w:w="4511" w:type="dxa"/>
            <w:hideMark/>
          </w:tcPr>
          <w:p w14:paraId="7443621F"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Used for partitioning data in the sink based on specific keys.</w:t>
            </w:r>
          </w:p>
        </w:tc>
      </w:tr>
      <w:tr w:rsidR="00BB3A29" w:rsidRPr="003C2F94" w14:paraId="37915A40"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35392AB3" w14:textId="77777777" w:rsidR="00BB3A29" w:rsidRPr="005124FB" w:rsidRDefault="00BB3A29" w:rsidP="00FD39B3">
            <w:pPr>
              <w:pStyle w:val="TableStyle"/>
            </w:pPr>
            <w:r w:rsidRPr="005124FB">
              <w:t>MaxConcurrentCopies</w:t>
            </w:r>
          </w:p>
        </w:tc>
        <w:tc>
          <w:tcPr>
            <w:tcW w:w="992" w:type="dxa"/>
            <w:hideMark/>
          </w:tcPr>
          <w:p w14:paraId="6D27EA9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Integer</w:t>
            </w:r>
          </w:p>
        </w:tc>
        <w:tc>
          <w:tcPr>
            <w:tcW w:w="1276" w:type="dxa"/>
            <w:hideMark/>
          </w:tcPr>
          <w:p w14:paraId="2F5FB3B1"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4</w:t>
            </w:r>
          </w:p>
        </w:tc>
        <w:tc>
          <w:tcPr>
            <w:tcW w:w="4511" w:type="dxa"/>
            <w:hideMark/>
          </w:tcPr>
          <w:p w14:paraId="057D6B7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Sets the maximum parallel copy activities to improve performance.</w:t>
            </w:r>
          </w:p>
        </w:tc>
      </w:tr>
      <w:tr w:rsidR="00BB3A29" w:rsidRPr="003C2F94" w14:paraId="4146E3B8"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E4019CC" w14:textId="77777777" w:rsidR="00BB3A29" w:rsidRPr="005124FB" w:rsidRDefault="00BB3A29" w:rsidP="00FD39B3">
            <w:pPr>
              <w:pStyle w:val="TableStyle"/>
            </w:pPr>
            <w:r w:rsidRPr="005124FB">
              <w:t>RetryCount</w:t>
            </w:r>
          </w:p>
        </w:tc>
        <w:tc>
          <w:tcPr>
            <w:tcW w:w="992" w:type="dxa"/>
            <w:hideMark/>
          </w:tcPr>
          <w:p w14:paraId="5C2A8B10"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Integer</w:t>
            </w:r>
          </w:p>
        </w:tc>
        <w:tc>
          <w:tcPr>
            <w:tcW w:w="1276" w:type="dxa"/>
            <w:hideMark/>
          </w:tcPr>
          <w:p w14:paraId="6725CA7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3</w:t>
            </w:r>
          </w:p>
        </w:tc>
        <w:tc>
          <w:tcPr>
            <w:tcW w:w="4511" w:type="dxa"/>
            <w:hideMark/>
          </w:tcPr>
          <w:p w14:paraId="2FD609E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number of retries for transient failures during data copy.</w:t>
            </w:r>
          </w:p>
        </w:tc>
      </w:tr>
      <w:tr w:rsidR="00BB3A29" w:rsidRPr="003C2F94" w14:paraId="5C0B13F4"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79AECE6" w14:textId="77777777" w:rsidR="00BB3A29" w:rsidRPr="005124FB" w:rsidRDefault="00BB3A29" w:rsidP="00FD39B3">
            <w:pPr>
              <w:pStyle w:val="TableStyle"/>
            </w:pPr>
            <w:r w:rsidRPr="005124FB">
              <w:t>TriggerType</w:t>
            </w:r>
          </w:p>
        </w:tc>
        <w:tc>
          <w:tcPr>
            <w:tcW w:w="992" w:type="dxa"/>
            <w:hideMark/>
          </w:tcPr>
          <w:p w14:paraId="6D7F125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3EEF64D4"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"Manual" or "Scheduled"</w:t>
            </w:r>
          </w:p>
        </w:tc>
        <w:tc>
          <w:tcPr>
            <w:tcW w:w="4511" w:type="dxa"/>
            <w:hideMark/>
          </w:tcPr>
          <w:p w14:paraId="00FBEEF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Determines whether the pipeline runs manually or on a schedule.</w:t>
            </w:r>
          </w:p>
        </w:tc>
      </w:tr>
    </w:tbl>
    <w:p w14:paraId="30096783" w14:textId="77777777" w:rsidR="00BB3A29" w:rsidRPr="00CA41D2" w:rsidRDefault="00BB3A29" w:rsidP="00BB3A29">
      <w:pPr>
        <w:spacing w:line="279" w:lineRule="auto"/>
        <w:rPr>
          <w:rFonts w:ascii="Aptos" w:eastAsia="Times New Roman" w:hAnsi="Aptos" w:cs="Times New Roman"/>
          <w:sz w:val="24"/>
          <w:szCs w:val="24"/>
          <w:lang w:eastAsia="ja-JP"/>
        </w:rPr>
      </w:pPr>
    </w:p>
    <w:p w14:paraId="73D4D2CB" w14:textId="6D3DC745" w:rsidR="00BB3A29" w:rsidRPr="00CA41D2" w:rsidRDefault="00BB3A29" w:rsidP="000244BF">
      <w:pPr>
        <w:pStyle w:val="Heading4"/>
        <w:rPr>
          <w:lang w:val="en-AU"/>
        </w:rPr>
      </w:pPr>
      <w:r w:rsidRPr="1E7B1B69">
        <w:rPr>
          <w:lang w:val="en-AU"/>
        </w:rPr>
        <w:t>Master pipeline</w:t>
      </w:r>
      <w:r w:rsidR="1E8E01EA" w:rsidRPr="1E7B1B69">
        <w:rPr>
          <w:lang w:val="en-AU"/>
        </w:rPr>
        <w:t>s for Semi-structured data</w:t>
      </w:r>
    </w:p>
    <w:tbl>
      <w:tblPr>
        <w:tblStyle w:val="ListTable4-Accent51"/>
        <w:tblW w:w="9128" w:type="dxa"/>
        <w:tblLook w:val="04A0" w:firstRow="1" w:lastRow="0" w:firstColumn="1" w:lastColumn="0" w:noHBand="0" w:noVBand="1"/>
      </w:tblPr>
      <w:tblGrid>
        <w:gridCol w:w="3907"/>
        <w:gridCol w:w="5221"/>
      </w:tblGrid>
      <w:tr w:rsidR="00E07D53" w:rsidRPr="003C2F94" w14:paraId="21EB96A0" w14:textId="77777777" w:rsidTr="00E07D53">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46A7BD84" w14:textId="49803D4F" w:rsidR="00E07D53" w:rsidRPr="00CA41D2" w:rsidRDefault="00E07D53" w:rsidP="00FD39B3">
            <w:pPr>
              <w:pStyle w:val="TableStyle"/>
              <w:rPr>
                <w:lang w:eastAsia="ja-JP"/>
              </w:rPr>
            </w:pPr>
            <w:r w:rsidRPr="001D3E96">
              <w:t>Master pipeline name</w:t>
            </w:r>
          </w:p>
        </w:tc>
        <w:tc>
          <w:tcPr>
            <w:tcW w:w="5221" w:type="dxa"/>
          </w:tcPr>
          <w:p w14:paraId="2C1E4FE4" w14:textId="05707819" w:rsidR="00E07D53" w:rsidRPr="00CA41D2" w:rsidRDefault="00E07D53"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1D3E96">
              <w:t>Description</w:t>
            </w:r>
          </w:p>
        </w:tc>
      </w:tr>
      <w:tr w:rsidR="00E07D53" w:rsidRPr="00E07D53" w14:paraId="58B741D4" w14:textId="77777777" w:rsidTr="00E07D53">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783106B0" w14:textId="77777777" w:rsidR="00E07D53" w:rsidRPr="00E07D53" w:rsidRDefault="00E07D53" w:rsidP="00FD39B3">
            <w:pPr>
              <w:pStyle w:val="TableStyle"/>
              <w:rPr>
                <w:rFonts w:ascii="Calibri" w:eastAsia="Times New Roman" w:hAnsi="Calibri" w:cs="Calibri"/>
                <w:color w:val="000000"/>
              </w:rPr>
            </w:pPr>
            <w:r w:rsidRPr="00E07D53">
              <w:rPr>
                <w:rFonts w:ascii="Calibri" w:eastAsia="Times New Roman" w:hAnsi="Calibri" w:cs="Calibri"/>
                <w:color w:val="000000"/>
              </w:rPr>
              <w:t>P_ePlanning_Ingestion_Master</w:t>
            </w:r>
          </w:p>
        </w:tc>
        <w:tc>
          <w:tcPr>
            <w:tcW w:w="5221" w:type="dxa"/>
            <w:noWrap/>
            <w:hideMark/>
          </w:tcPr>
          <w:p w14:paraId="0BDA81EE" w14:textId="77777777" w:rsidR="00E07D53" w:rsidRPr="00E07D53" w:rsidRDefault="00E07D53"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07D53">
              <w:rPr>
                <w:rFonts w:eastAsia="Times New Roman" w:cs="Times New Roman"/>
                <w:color w:val="000000"/>
              </w:rPr>
              <w:t>Orchestrates the end-to-end ingestion process for ePlanning data sources.</w:t>
            </w:r>
          </w:p>
        </w:tc>
      </w:tr>
      <w:tr w:rsidR="00E07D53" w:rsidRPr="00E07D53" w14:paraId="3B09B4F1" w14:textId="77777777" w:rsidTr="00E07D53">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09654EF7" w14:textId="77777777" w:rsidR="00E07D53" w:rsidRPr="00E07D53" w:rsidRDefault="00E07D53" w:rsidP="00FD39B3">
            <w:pPr>
              <w:pStyle w:val="TableStyle"/>
              <w:rPr>
                <w:rFonts w:eastAsia="Times New Roman" w:cs="Times New Roman"/>
                <w:color w:val="000000"/>
              </w:rPr>
            </w:pPr>
            <w:r w:rsidRPr="00E07D53">
              <w:rPr>
                <w:rFonts w:eastAsia="Times New Roman" w:cs="Times New Roman"/>
                <w:color w:val="000000"/>
              </w:rPr>
              <w:t>P_BioNet_Ingestion_Master</w:t>
            </w:r>
          </w:p>
        </w:tc>
        <w:tc>
          <w:tcPr>
            <w:tcW w:w="5221" w:type="dxa"/>
            <w:noWrap/>
            <w:hideMark/>
          </w:tcPr>
          <w:p w14:paraId="0E931141" w14:textId="77777777" w:rsidR="00E07D53" w:rsidRPr="00E07D53" w:rsidRDefault="00E07D53"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07D53">
              <w:rPr>
                <w:rFonts w:eastAsia="Times New Roman" w:cs="Times New Roman"/>
                <w:color w:val="000000"/>
              </w:rPr>
              <w:t>Orchestrates the end-to-end ingestion process for BioNet data sources.</w:t>
            </w:r>
          </w:p>
        </w:tc>
      </w:tr>
      <w:tr w:rsidR="009B63C2" w:rsidRPr="00E07D53" w14:paraId="3137B88C" w14:textId="77777777" w:rsidTr="00E07D53">
        <w:trPr>
          <w:trHeight w:val="288"/>
        </w:trPr>
        <w:tc>
          <w:tcPr>
            <w:cnfStyle w:val="001000000000" w:firstRow="0" w:lastRow="0" w:firstColumn="1" w:lastColumn="0" w:oddVBand="0" w:evenVBand="0" w:oddHBand="0" w:evenHBand="0" w:firstRowFirstColumn="0" w:firstRowLastColumn="0" w:lastRowFirstColumn="0" w:lastRowLastColumn="0"/>
            <w:tcW w:w="3907" w:type="dxa"/>
            <w:noWrap/>
          </w:tcPr>
          <w:p w14:paraId="278C9BD8" w14:textId="0248A2F7" w:rsidR="009B63C2" w:rsidRPr="00E07D53" w:rsidRDefault="009B63C2" w:rsidP="00FD39B3">
            <w:pPr>
              <w:pStyle w:val="TableStyle"/>
              <w:rPr>
                <w:rFonts w:eastAsia="Times New Roman" w:cs="Times New Roman"/>
                <w:color w:val="000000"/>
              </w:rPr>
            </w:pPr>
            <w:r w:rsidRPr="009B63C2">
              <w:rPr>
                <w:rFonts w:eastAsia="Times New Roman" w:cs="Times New Roman"/>
                <w:color w:val="000000"/>
              </w:rPr>
              <w:t>P_Planning_Ingestion_Master</w:t>
            </w:r>
          </w:p>
        </w:tc>
        <w:tc>
          <w:tcPr>
            <w:tcW w:w="5221" w:type="dxa"/>
            <w:noWrap/>
          </w:tcPr>
          <w:p w14:paraId="5843844F" w14:textId="26F97EDF" w:rsidR="009B63C2" w:rsidRPr="00E07D53" w:rsidRDefault="009B63C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07D53">
              <w:rPr>
                <w:rFonts w:eastAsia="Times New Roman" w:cs="Times New Roman"/>
                <w:color w:val="000000"/>
              </w:rPr>
              <w:t xml:space="preserve">Orchestrates the end-to-end ingestion process for </w:t>
            </w:r>
            <w:r>
              <w:rPr>
                <w:rFonts w:eastAsia="Times New Roman" w:cs="Times New Roman"/>
                <w:color w:val="000000"/>
              </w:rPr>
              <w:t>Planning</w:t>
            </w:r>
            <w:r w:rsidRPr="00E07D53">
              <w:rPr>
                <w:rFonts w:eastAsia="Times New Roman" w:cs="Times New Roman"/>
                <w:color w:val="000000"/>
              </w:rPr>
              <w:t xml:space="preserve"> data sources.</w:t>
            </w:r>
          </w:p>
        </w:tc>
      </w:tr>
    </w:tbl>
    <w:p w14:paraId="3DACB220" w14:textId="77777777" w:rsidR="00BB3A29" w:rsidRPr="00CA41D2" w:rsidRDefault="00BB3A29" w:rsidP="00BB3A29">
      <w:pPr>
        <w:spacing w:line="279" w:lineRule="auto"/>
        <w:rPr>
          <w:rFonts w:ascii="Aptos" w:eastAsia="Times New Roman" w:hAnsi="Aptos" w:cs="Times New Roman"/>
          <w:sz w:val="24"/>
          <w:szCs w:val="24"/>
          <w:lang w:eastAsia="ja-JP"/>
        </w:rPr>
      </w:pPr>
    </w:p>
    <w:p w14:paraId="48888D94" w14:textId="77777777" w:rsidR="00822AB9" w:rsidRPr="00CA41D2" w:rsidRDefault="00822AB9" w:rsidP="00822AB9">
      <w:pPr>
        <w:pStyle w:val="Heading5"/>
      </w:pPr>
      <w:r w:rsidRPr="6E856EEE">
        <w:t>P_ePlanning_Ingestion_Master</w:t>
      </w:r>
    </w:p>
    <w:p w14:paraId="39AC3A16" w14:textId="77777777" w:rsidR="00822AB9" w:rsidRPr="00CA41D2" w:rsidRDefault="00822AB9" w:rsidP="00822AB9">
      <w:pPr>
        <w:rPr>
          <w:lang w:eastAsia="ja-JP"/>
        </w:rPr>
      </w:pPr>
      <w:r>
        <w:rPr>
          <w:noProof/>
        </w:rPr>
        <w:drawing>
          <wp:inline distT="0" distB="0" distL="0" distR="0" wp14:anchorId="6DD554FC" wp14:editId="2C2A3924">
            <wp:extent cx="5850890" cy="1489075"/>
            <wp:effectExtent l="0" t="0" r="0" b="0"/>
            <wp:docPr id="613231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31531" name="Picture 1" descr="A screenshot of a computer&#10;&#10;AI-generated content may be incorrect."/>
                    <pic:cNvPicPr/>
                  </pic:nvPicPr>
                  <pic:blipFill>
                    <a:blip r:embed="rId41"/>
                    <a:stretch>
                      <a:fillRect/>
                    </a:stretch>
                  </pic:blipFill>
                  <pic:spPr>
                    <a:xfrm>
                      <a:off x="0" y="0"/>
                      <a:ext cx="5850890" cy="1489075"/>
                    </a:xfrm>
                    <a:prstGeom prst="rect">
                      <a:avLst/>
                    </a:prstGeom>
                  </pic:spPr>
                </pic:pic>
              </a:graphicData>
            </a:graphic>
          </wp:inline>
        </w:drawing>
      </w:r>
    </w:p>
    <w:p w14:paraId="1F3D373C" w14:textId="77777777" w:rsidR="00822AB9" w:rsidRPr="00CA41D2" w:rsidRDefault="00822AB9" w:rsidP="00822AB9">
      <w:pPr>
        <w:pStyle w:val="Heading5"/>
      </w:pPr>
      <w:r w:rsidRPr="6E856EEE">
        <w:t>P_BioNet_Ingestion_Master</w:t>
      </w:r>
    </w:p>
    <w:p w14:paraId="0A7CB917" w14:textId="77777777" w:rsidR="00822AB9" w:rsidRPr="002624E6" w:rsidRDefault="00822AB9" w:rsidP="00822AB9">
      <w:pPr>
        <w:rPr>
          <w:lang w:eastAsia="ja-JP"/>
        </w:rPr>
      </w:pPr>
      <w:r>
        <w:rPr>
          <w:noProof/>
        </w:rPr>
        <w:drawing>
          <wp:inline distT="0" distB="0" distL="0" distR="0" wp14:anchorId="6ADEDBA3" wp14:editId="029CF9F3">
            <wp:extent cx="5850890" cy="1518285"/>
            <wp:effectExtent l="0" t="0" r="0" b="5715"/>
            <wp:docPr id="157111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18542" name="Picture 1" descr="A screenshot of a computer&#10;&#10;AI-generated content may be incorrect."/>
                    <pic:cNvPicPr/>
                  </pic:nvPicPr>
                  <pic:blipFill>
                    <a:blip r:embed="rId42"/>
                    <a:stretch>
                      <a:fillRect/>
                    </a:stretch>
                  </pic:blipFill>
                  <pic:spPr>
                    <a:xfrm>
                      <a:off x="0" y="0"/>
                      <a:ext cx="5850890" cy="1518285"/>
                    </a:xfrm>
                    <a:prstGeom prst="rect">
                      <a:avLst/>
                    </a:prstGeom>
                  </pic:spPr>
                </pic:pic>
              </a:graphicData>
            </a:graphic>
          </wp:inline>
        </w:drawing>
      </w:r>
    </w:p>
    <w:p w14:paraId="1744E16B" w14:textId="7AA6E74A" w:rsidR="00822AB9" w:rsidRPr="009B63C2" w:rsidRDefault="009B63C2" w:rsidP="009B63C2">
      <w:pPr>
        <w:pStyle w:val="Heading5"/>
        <w:rPr>
          <w:rFonts w:ascii="Aptos" w:hAnsi="Aptos"/>
          <w:sz w:val="24"/>
          <w:szCs w:val="24"/>
        </w:rPr>
      </w:pPr>
      <w:r w:rsidRPr="009B63C2">
        <w:lastRenderedPageBreak/>
        <w:t>P_Planning_Ingestion_Master</w:t>
      </w:r>
    </w:p>
    <w:p w14:paraId="4658AC82" w14:textId="4B8F34FF" w:rsidR="009B63C2" w:rsidRPr="00CA41D2" w:rsidRDefault="009B63C2" w:rsidP="009B63C2">
      <w:pPr>
        <w:rPr>
          <w:rFonts w:ascii="Aptos" w:hAnsi="Aptos"/>
          <w:sz w:val="24"/>
          <w:szCs w:val="24"/>
        </w:rPr>
      </w:pPr>
      <w:r>
        <w:rPr>
          <w:noProof/>
        </w:rPr>
        <w:drawing>
          <wp:inline distT="0" distB="0" distL="0" distR="0" wp14:anchorId="4FF0FC6B" wp14:editId="3FF6CF27">
            <wp:extent cx="5850890" cy="1154430"/>
            <wp:effectExtent l="0" t="0" r="0" b="7620"/>
            <wp:docPr id="17188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148" name=""/>
                    <pic:cNvPicPr/>
                  </pic:nvPicPr>
                  <pic:blipFill>
                    <a:blip r:embed="rId43"/>
                    <a:stretch>
                      <a:fillRect/>
                    </a:stretch>
                  </pic:blipFill>
                  <pic:spPr>
                    <a:xfrm>
                      <a:off x="0" y="0"/>
                      <a:ext cx="5850890" cy="1154430"/>
                    </a:xfrm>
                    <a:prstGeom prst="rect">
                      <a:avLst/>
                    </a:prstGeom>
                  </pic:spPr>
                </pic:pic>
              </a:graphicData>
            </a:graphic>
          </wp:inline>
        </w:drawing>
      </w:r>
    </w:p>
    <w:p w14:paraId="61259E99" w14:textId="77777777" w:rsidR="005452B7" w:rsidRDefault="005452B7">
      <w:pPr>
        <w:rPr>
          <w:rFonts w:asciiTheme="majorHAnsi" w:eastAsiaTheme="majorEastAsia" w:hAnsiTheme="majorHAnsi" w:cstheme="majorBidi"/>
          <w:iCs/>
          <w:color w:val="004F8A"/>
          <w:lang w:eastAsia="ja-JP"/>
        </w:rPr>
      </w:pPr>
      <w:r>
        <w:br w:type="page"/>
      </w:r>
    </w:p>
    <w:p w14:paraId="253A4D85" w14:textId="775DB640" w:rsidR="00BB3A29" w:rsidRPr="00CA41D2" w:rsidRDefault="1E8E01EA" w:rsidP="000244BF">
      <w:pPr>
        <w:pStyle w:val="Heading4"/>
        <w:rPr>
          <w:lang w:val="en-AU"/>
        </w:rPr>
      </w:pPr>
      <w:r w:rsidRPr="7D1DD163">
        <w:rPr>
          <w:lang w:val="en-AU"/>
        </w:rPr>
        <w:lastRenderedPageBreak/>
        <w:t xml:space="preserve">Data </w:t>
      </w:r>
      <w:r w:rsidR="00BB3A29" w:rsidRPr="7D1DD163">
        <w:rPr>
          <w:lang w:val="en-AU"/>
        </w:rPr>
        <w:t>pipeline</w:t>
      </w:r>
      <w:r w:rsidRPr="7D1DD163">
        <w:rPr>
          <w:lang w:val="en-AU"/>
        </w:rPr>
        <w:t xml:space="preserve"> modules for Semi-structured data</w:t>
      </w:r>
    </w:p>
    <w:tbl>
      <w:tblPr>
        <w:tblStyle w:val="ListTable4-Accent51"/>
        <w:tblW w:w="9128" w:type="dxa"/>
        <w:tblLook w:val="04A0" w:firstRow="1" w:lastRow="0" w:firstColumn="1" w:lastColumn="0" w:noHBand="0" w:noVBand="1"/>
      </w:tblPr>
      <w:tblGrid>
        <w:gridCol w:w="3462"/>
        <w:gridCol w:w="5666"/>
      </w:tblGrid>
      <w:tr w:rsidR="00BB3A29" w:rsidRPr="003C2F94" w14:paraId="5BBA9BA7" w14:textId="77777777" w:rsidTr="00857B2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62" w:type="dxa"/>
          </w:tcPr>
          <w:p w14:paraId="48BC9D44" w14:textId="77777777" w:rsidR="00BB3A29" w:rsidRPr="00CA41D2" w:rsidRDefault="00BB3A29" w:rsidP="00FD39B3">
            <w:pPr>
              <w:pStyle w:val="TableStyle"/>
              <w:rPr>
                <w:lang w:eastAsia="ja-JP"/>
              </w:rPr>
            </w:pPr>
            <w:r w:rsidRPr="00CA41D2">
              <w:rPr>
                <w:lang w:eastAsia="ja-JP"/>
              </w:rPr>
              <w:t>Module Name</w:t>
            </w:r>
          </w:p>
        </w:tc>
        <w:tc>
          <w:tcPr>
            <w:tcW w:w="5666" w:type="dxa"/>
          </w:tcPr>
          <w:p w14:paraId="06EA0B27"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857B25" w:rsidRPr="00857B25" w14:paraId="0F424BB5"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F98B23E"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L_BioNet_Load_From_API_Endpoint</w:t>
            </w:r>
          </w:p>
        </w:tc>
        <w:tc>
          <w:tcPr>
            <w:tcW w:w="5666" w:type="dxa"/>
            <w:noWrap/>
            <w:hideMark/>
          </w:tcPr>
          <w:p w14:paraId="3FFAB017" w14:textId="5B3A5E6A"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The Bottom Level for BioNet runs this pipeline to ingest from the API endpoint for each defined ingestion object</w:t>
            </w:r>
            <w:r w:rsidR="005452B7">
              <w:rPr>
                <w:rFonts w:eastAsia="Times New Roman" w:cs="Times New Roman"/>
                <w:color w:val="000000"/>
              </w:rPr>
              <w:t>.</w:t>
            </w:r>
          </w:p>
        </w:tc>
      </w:tr>
      <w:tr w:rsidR="00857B25" w:rsidRPr="00857B25" w14:paraId="016A528E"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7D5F2110"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L_BioNetToBronze</w:t>
            </w:r>
          </w:p>
        </w:tc>
        <w:tc>
          <w:tcPr>
            <w:tcW w:w="5666" w:type="dxa"/>
            <w:noWrap/>
            <w:hideMark/>
          </w:tcPr>
          <w:p w14:paraId="45845980"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Top, Middle and Bottom Level pipelines for BioNet. See 3.1.4. Metadata Driven Copy for more details.</w:t>
            </w:r>
          </w:p>
        </w:tc>
      </w:tr>
      <w:tr w:rsidR="00857B25" w:rsidRPr="00857B25" w14:paraId="1DF4F491"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66EDB6E6"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L_BioNetIngestion_BottomLevel</w:t>
            </w:r>
          </w:p>
        </w:tc>
        <w:tc>
          <w:tcPr>
            <w:tcW w:w="5666" w:type="dxa"/>
            <w:noWrap/>
            <w:hideMark/>
          </w:tcPr>
          <w:p w14:paraId="488E80EE" w14:textId="3714400B"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w:t>
            </w:r>
            <w:r w:rsidR="005452B7">
              <w:rPr>
                <w:rFonts w:eastAsia="Times New Roman" w:cs="Times New Roman"/>
                <w:color w:val="000000"/>
              </w:rPr>
              <w:t>-</w:t>
            </w:r>
            <w:r w:rsidRPr="00857B25">
              <w:rPr>
                <w:rFonts w:eastAsia="Times New Roman" w:cs="Times New Roman"/>
                <w:color w:val="000000"/>
              </w:rPr>
              <w:t xml:space="preserve">Level load (individual object load) for BioNet. </w:t>
            </w:r>
            <w:r w:rsidR="005452B7">
              <w:rPr>
                <w:rFonts w:eastAsia="Times New Roman" w:cs="Times New Roman"/>
                <w:color w:val="000000"/>
              </w:rPr>
              <w:t xml:space="preserve">For more details, see 3.1.4. </w:t>
            </w:r>
            <w:r w:rsidRPr="00857B25">
              <w:rPr>
                <w:rFonts w:eastAsia="Times New Roman" w:cs="Times New Roman"/>
                <w:color w:val="000000"/>
              </w:rPr>
              <w:t>Metadata</w:t>
            </w:r>
            <w:r w:rsidR="005452B7">
              <w:rPr>
                <w:rFonts w:eastAsia="Times New Roman" w:cs="Times New Roman"/>
                <w:color w:val="000000"/>
              </w:rPr>
              <w:t>-</w:t>
            </w:r>
            <w:r w:rsidRPr="00857B25">
              <w:rPr>
                <w:rFonts w:eastAsia="Times New Roman" w:cs="Times New Roman"/>
                <w:color w:val="000000"/>
              </w:rPr>
              <w:t>Driven Copy.</w:t>
            </w:r>
          </w:p>
        </w:tc>
      </w:tr>
      <w:tr w:rsidR="00857B25" w:rsidRPr="00857B25" w14:paraId="4A2FAE86"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59572ACD"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L_BioNetIngestion_MiddleLevel</w:t>
            </w:r>
          </w:p>
        </w:tc>
        <w:tc>
          <w:tcPr>
            <w:tcW w:w="5666" w:type="dxa"/>
            <w:noWrap/>
            <w:hideMark/>
          </w:tcPr>
          <w:p w14:paraId="0011E94C" w14:textId="71EF931C"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w:t>
            </w:r>
            <w:r w:rsidR="005452B7">
              <w:rPr>
                <w:rFonts w:eastAsia="Times New Roman" w:cs="Times New Roman"/>
                <w:color w:val="000000"/>
              </w:rPr>
              <w:t>-</w:t>
            </w:r>
            <w:r w:rsidRPr="00857B25">
              <w:rPr>
                <w:rFonts w:eastAsia="Times New Roman" w:cs="Times New Roman"/>
                <w:color w:val="000000"/>
              </w:rPr>
              <w:t xml:space="preserve">Level load (send objects in batches to </w:t>
            </w:r>
            <w:r w:rsidR="005452B7">
              <w:rPr>
                <w:rFonts w:eastAsia="Times New Roman" w:cs="Times New Roman"/>
                <w:color w:val="000000"/>
              </w:rPr>
              <w:t xml:space="preserve">the </w:t>
            </w:r>
            <w:r w:rsidRPr="00857B25">
              <w:rPr>
                <w:rFonts w:eastAsia="Times New Roman" w:cs="Times New Roman"/>
                <w:color w:val="000000"/>
              </w:rPr>
              <w:t>Bottom Level) for BioNet. See 3.1.4. Metadata</w:t>
            </w:r>
            <w:r w:rsidR="005452B7">
              <w:rPr>
                <w:rFonts w:eastAsia="Times New Roman" w:cs="Times New Roman"/>
                <w:color w:val="000000"/>
              </w:rPr>
              <w:t>-</w:t>
            </w:r>
            <w:r w:rsidRPr="00857B25">
              <w:rPr>
                <w:rFonts w:eastAsia="Times New Roman" w:cs="Times New Roman"/>
                <w:color w:val="000000"/>
              </w:rPr>
              <w:t>Driven Copy for more details.</w:t>
            </w:r>
          </w:p>
        </w:tc>
      </w:tr>
      <w:tr w:rsidR="00857B25" w:rsidRPr="00857B25" w14:paraId="4F458BCB"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22472113"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L_ePlanning_Load_From_API_Endpoint</w:t>
            </w:r>
          </w:p>
        </w:tc>
        <w:tc>
          <w:tcPr>
            <w:tcW w:w="5666" w:type="dxa"/>
            <w:noWrap/>
            <w:hideMark/>
          </w:tcPr>
          <w:p w14:paraId="1DCCA794" w14:textId="567E7464"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The Bottom Level for ePlanning runs this pipeline to ingest from the API endpoint for each defined ingestion object</w:t>
            </w:r>
            <w:r w:rsidR="005452B7">
              <w:rPr>
                <w:rFonts w:eastAsia="Times New Roman" w:cs="Times New Roman"/>
                <w:color w:val="000000"/>
              </w:rPr>
              <w:t>.</w:t>
            </w:r>
          </w:p>
        </w:tc>
      </w:tr>
      <w:tr w:rsidR="00857B25" w:rsidRPr="00857B25" w14:paraId="23698799" w14:textId="77777777" w:rsidTr="00857B25">
        <w:trPr>
          <w:trHeight w:val="300"/>
        </w:trPr>
        <w:tc>
          <w:tcPr>
            <w:cnfStyle w:val="001000000000" w:firstRow="0" w:lastRow="0" w:firstColumn="1" w:lastColumn="0" w:oddVBand="0" w:evenVBand="0" w:oddHBand="0" w:evenHBand="0" w:firstRowFirstColumn="0" w:firstRowLastColumn="0" w:lastRowFirstColumn="0" w:lastRowLastColumn="0"/>
            <w:tcW w:w="3462" w:type="dxa"/>
            <w:noWrap/>
            <w:hideMark/>
          </w:tcPr>
          <w:p w14:paraId="3A10B8F9"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L_ePlanning_ToBronze</w:t>
            </w:r>
          </w:p>
        </w:tc>
        <w:tc>
          <w:tcPr>
            <w:tcW w:w="5666" w:type="dxa"/>
            <w:noWrap/>
            <w:hideMark/>
          </w:tcPr>
          <w:p w14:paraId="2E94F436" w14:textId="27A2E688"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Top, Middle</w:t>
            </w:r>
            <w:r w:rsidR="005452B7">
              <w:rPr>
                <w:rFonts w:eastAsia="Times New Roman" w:cs="Times New Roman"/>
                <w:color w:val="000000"/>
              </w:rPr>
              <w:t>,</w:t>
            </w:r>
            <w:r w:rsidRPr="00857B25">
              <w:rPr>
                <w:rFonts w:eastAsia="Times New Roman" w:cs="Times New Roman"/>
                <w:color w:val="000000"/>
              </w:rPr>
              <w:t xml:space="preserve"> and Bottom</w:t>
            </w:r>
            <w:r w:rsidR="005452B7">
              <w:rPr>
                <w:rFonts w:eastAsia="Times New Roman" w:cs="Times New Roman"/>
                <w:color w:val="000000"/>
              </w:rPr>
              <w:t>-</w:t>
            </w:r>
            <w:r w:rsidRPr="00857B25">
              <w:rPr>
                <w:rFonts w:eastAsia="Times New Roman" w:cs="Times New Roman"/>
                <w:color w:val="000000"/>
              </w:rPr>
              <w:t xml:space="preserve">Level pipelines for ePlanning. </w:t>
            </w:r>
            <w:r w:rsidR="005452B7">
              <w:rPr>
                <w:rFonts w:eastAsia="Times New Roman" w:cs="Times New Roman"/>
                <w:color w:val="000000"/>
              </w:rPr>
              <w:t xml:space="preserve">For more details, see 3.1.4. </w:t>
            </w:r>
            <w:r w:rsidRPr="00857B25">
              <w:rPr>
                <w:rFonts w:eastAsia="Times New Roman" w:cs="Times New Roman"/>
                <w:color w:val="000000"/>
              </w:rPr>
              <w:t>Metadata</w:t>
            </w:r>
            <w:r w:rsidR="005452B7">
              <w:rPr>
                <w:rFonts w:eastAsia="Times New Roman" w:cs="Times New Roman"/>
                <w:color w:val="000000"/>
              </w:rPr>
              <w:t>-</w:t>
            </w:r>
            <w:r w:rsidRPr="00857B25">
              <w:rPr>
                <w:rFonts w:eastAsia="Times New Roman" w:cs="Times New Roman"/>
                <w:color w:val="000000"/>
              </w:rPr>
              <w:t>Driven Copy.</w:t>
            </w:r>
          </w:p>
        </w:tc>
      </w:tr>
      <w:tr w:rsidR="00857B25" w:rsidRPr="00857B25" w14:paraId="4D49995F" w14:textId="77777777" w:rsidTr="00857B25">
        <w:trPr>
          <w:trHeight w:val="300"/>
        </w:trPr>
        <w:tc>
          <w:tcPr>
            <w:cnfStyle w:val="001000000000" w:firstRow="0" w:lastRow="0" w:firstColumn="1" w:lastColumn="0" w:oddVBand="0" w:evenVBand="0" w:oddHBand="0" w:evenHBand="0" w:firstRowFirstColumn="0" w:firstRowLastColumn="0" w:lastRowFirstColumn="0" w:lastRowLastColumn="0"/>
            <w:tcW w:w="3462" w:type="dxa"/>
            <w:noWrap/>
            <w:hideMark/>
          </w:tcPr>
          <w:p w14:paraId="2283B31A"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L_ePlanningIngestion_BottomLevel</w:t>
            </w:r>
          </w:p>
        </w:tc>
        <w:tc>
          <w:tcPr>
            <w:tcW w:w="5666" w:type="dxa"/>
            <w:noWrap/>
            <w:hideMark/>
          </w:tcPr>
          <w:p w14:paraId="317AC0F7"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 Level (individual object load) for ePlanning. See 3.1.4. Metadata Driven Copy for more details.</w:t>
            </w:r>
          </w:p>
        </w:tc>
      </w:tr>
      <w:tr w:rsidR="00857B25" w:rsidRPr="00857B25" w14:paraId="5A5BD418"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B8DC2F5"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L_ePlanningIngestion_MiddleLevel</w:t>
            </w:r>
          </w:p>
        </w:tc>
        <w:tc>
          <w:tcPr>
            <w:tcW w:w="5666" w:type="dxa"/>
            <w:noWrap/>
            <w:hideMark/>
          </w:tcPr>
          <w:p w14:paraId="287CE4A2"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 Level load (send objects in batches to Bottom Level) for ePlanning. See 3.1.4. Metadata Driven Copy for more details.</w:t>
            </w:r>
          </w:p>
        </w:tc>
      </w:tr>
      <w:tr w:rsidR="00857B25" w:rsidRPr="00857B25" w14:paraId="505A02DA"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0FE4943C"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L_ePlanningToSilver</w:t>
            </w:r>
          </w:p>
        </w:tc>
        <w:tc>
          <w:tcPr>
            <w:tcW w:w="5666" w:type="dxa"/>
            <w:noWrap/>
            <w:hideMark/>
          </w:tcPr>
          <w:p w14:paraId="4F176A68"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L_MergeSilverToGold for ePlanning</w:t>
            </w:r>
          </w:p>
        </w:tc>
      </w:tr>
      <w:tr w:rsidR="009B63C2" w:rsidRPr="00857B25" w14:paraId="0EEDEB40"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tcPr>
          <w:p w14:paraId="43DB8B1D" w14:textId="422D9902" w:rsidR="009B63C2" w:rsidRPr="00857B25" w:rsidRDefault="009B63C2" w:rsidP="009B63C2">
            <w:pPr>
              <w:pStyle w:val="TableStyle"/>
              <w:rPr>
                <w:rFonts w:eastAsia="Times New Roman" w:cs="Times New Roman"/>
                <w:color w:val="000000"/>
              </w:rPr>
            </w:pPr>
            <w:r w:rsidRPr="009B63C2">
              <w:rPr>
                <w:rFonts w:eastAsia="Times New Roman" w:cs="Times New Roman"/>
                <w:color w:val="000000"/>
              </w:rPr>
              <w:t>P_Planning_Ingestion_TopLevel</w:t>
            </w:r>
          </w:p>
        </w:tc>
        <w:tc>
          <w:tcPr>
            <w:tcW w:w="5666" w:type="dxa"/>
            <w:noWrap/>
          </w:tcPr>
          <w:p w14:paraId="5874ABC1" w14:textId="71A0EEF3"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Pr>
                <w:rFonts w:eastAsia="Times New Roman" w:cs="Times New Roman"/>
                <w:color w:val="000000"/>
              </w:rPr>
              <w:t>Runs the top level load for Planning (distribute objects into batches for ingestion)</w:t>
            </w:r>
            <w:r w:rsidRPr="00857B25">
              <w:rPr>
                <w:rFonts w:eastAsia="Times New Roman" w:cs="Times New Roman"/>
                <w:color w:val="000000"/>
              </w:rPr>
              <w:t xml:space="preserve"> See 3.1.4. Metadata Driven Copy for more details.</w:t>
            </w:r>
          </w:p>
        </w:tc>
      </w:tr>
      <w:tr w:rsidR="009B63C2" w:rsidRPr="00857B25" w14:paraId="23D57BD7"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tcPr>
          <w:p w14:paraId="04373841" w14:textId="75C94B20" w:rsidR="009B63C2" w:rsidRPr="00857B25" w:rsidRDefault="009B63C2" w:rsidP="009B63C2">
            <w:pPr>
              <w:pStyle w:val="TableStyle"/>
              <w:rPr>
                <w:rFonts w:eastAsia="Times New Roman" w:cs="Times New Roman"/>
                <w:color w:val="000000"/>
              </w:rPr>
            </w:pPr>
            <w:r w:rsidRPr="009B63C2">
              <w:rPr>
                <w:rFonts w:eastAsia="Times New Roman" w:cs="Times New Roman"/>
                <w:color w:val="000000"/>
              </w:rPr>
              <w:t>L_PLANIngestion_MiddleLevel</w:t>
            </w:r>
          </w:p>
        </w:tc>
        <w:tc>
          <w:tcPr>
            <w:tcW w:w="5666" w:type="dxa"/>
            <w:noWrap/>
          </w:tcPr>
          <w:p w14:paraId="5575D0BB" w14:textId="548E2A19"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 xml:space="preserve">Orchestrates the Middle Level load (send objects in batches to Bottom Level) for </w:t>
            </w:r>
            <w:r>
              <w:rPr>
                <w:rFonts w:eastAsia="Times New Roman" w:cs="Times New Roman"/>
                <w:color w:val="000000"/>
              </w:rPr>
              <w:t>Planning</w:t>
            </w:r>
            <w:r w:rsidRPr="00857B25">
              <w:rPr>
                <w:rFonts w:eastAsia="Times New Roman" w:cs="Times New Roman"/>
                <w:color w:val="000000"/>
              </w:rPr>
              <w:t>. See 3.1.4. Metadata Driven Copy for more details.</w:t>
            </w:r>
          </w:p>
        </w:tc>
      </w:tr>
      <w:tr w:rsidR="009B63C2" w:rsidRPr="00857B25" w14:paraId="6C5A504A"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tcPr>
          <w:p w14:paraId="3E0537DF" w14:textId="088226B8" w:rsidR="009B63C2" w:rsidRPr="009B63C2" w:rsidRDefault="009B63C2" w:rsidP="009B63C2">
            <w:pPr>
              <w:pStyle w:val="TableStyle"/>
              <w:rPr>
                <w:rFonts w:eastAsia="Times New Roman" w:cs="Times New Roman"/>
                <w:color w:val="000000"/>
              </w:rPr>
            </w:pPr>
            <w:r w:rsidRPr="009B63C2">
              <w:rPr>
                <w:rFonts w:eastAsia="Times New Roman" w:cs="Times New Roman"/>
                <w:color w:val="000000"/>
              </w:rPr>
              <w:t>L_PLANIngestion_BottomLevel</w:t>
            </w:r>
          </w:p>
        </w:tc>
        <w:tc>
          <w:tcPr>
            <w:tcW w:w="5666" w:type="dxa"/>
            <w:noWrap/>
          </w:tcPr>
          <w:p w14:paraId="693D3655" w14:textId="137710B5"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w:t>
            </w:r>
            <w:r>
              <w:rPr>
                <w:rFonts w:eastAsia="Times New Roman" w:cs="Times New Roman"/>
                <w:color w:val="000000"/>
              </w:rPr>
              <w:t>-</w:t>
            </w:r>
            <w:r w:rsidRPr="00857B25">
              <w:rPr>
                <w:rFonts w:eastAsia="Times New Roman" w:cs="Times New Roman"/>
                <w:color w:val="000000"/>
              </w:rPr>
              <w:t xml:space="preserve">Level load (individual object load) for </w:t>
            </w:r>
            <w:r>
              <w:rPr>
                <w:rFonts w:eastAsia="Times New Roman" w:cs="Times New Roman"/>
                <w:color w:val="000000"/>
              </w:rPr>
              <w:t>Planning</w:t>
            </w:r>
            <w:r w:rsidRPr="00857B25">
              <w:rPr>
                <w:rFonts w:eastAsia="Times New Roman" w:cs="Times New Roman"/>
                <w:color w:val="000000"/>
              </w:rPr>
              <w:t xml:space="preserve">. </w:t>
            </w:r>
            <w:r>
              <w:rPr>
                <w:rFonts w:eastAsia="Times New Roman" w:cs="Times New Roman"/>
                <w:color w:val="000000"/>
              </w:rPr>
              <w:t xml:space="preserve">For more details, see 3.1.4. </w:t>
            </w:r>
            <w:r w:rsidRPr="00857B25">
              <w:rPr>
                <w:rFonts w:eastAsia="Times New Roman" w:cs="Times New Roman"/>
                <w:color w:val="000000"/>
              </w:rPr>
              <w:t>Metadata</w:t>
            </w:r>
            <w:r>
              <w:rPr>
                <w:rFonts w:eastAsia="Times New Roman" w:cs="Times New Roman"/>
                <w:color w:val="000000"/>
              </w:rPr>
              <w:t>-</w:t>
            </w:r>
            <w:r w:rsidRPr="00857B25">
              <w:rPr>
                <w:rFonts w:eastAsia="Times New Roman" w:cs="Times New Roman"/>
                <w:color w:val="000000"/>
              </w:rPr>
              <w:t>Driven Copy.</w:t>
            </w:r>
          </w:p>
        </w:tc>
      </w:tr>
      <w:tr w:rsidR="009B63C2" w:rsidRPr="00857B25" w14:paraId="7754D68B"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69766CD6" w14:textId="77777777" w:rsidR="009B63C2" w:rsidRPr="00857B25" w:rsidRDefault="009B63C2" w:rsidP="009B63C2">
            <w:pPr>
              <w:pStyle w:val="TableStyle"/>
              <w:rPr>
                <w:rFonts w:eastAsia="Times New Roman" w:cs="Times New Roman"/>
                <w:color w:val="000000"/>
              </w:rPr>
            </w:pPr>
            <w:r w:rsidRPr="00857B25">
              <w:rPr>
                <w:rFonts w:eastAsia="Times New Roman" w:cs="Times New Roman"/>
                <w:color w:val="000000"/>
              </w:rPr>
              <w:t>L_MergeBronzeToSilver</w:t>
            </w:r>
          </w:p>
        </w:tc>
        <w:tc>
          <w:tcPr>
            <w:tcW w:w="5666" w:type="dxa"/>
            <w:noWrap/>
            <w:hideMark/>
          </w:tcPr>
          <w:p w14:paraId="7F3A36CA" w14:textId="77777777"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Bronze to Silver PySpark Notebook. See section Python Spark Notebooks for more details</w:t>
            </w:r>
          </w:p>
        </w:tc>
      </w:tr>
      <w:tr w:rsidR="009B63C2" w:rsidRPr="00857B25" w14:paraId="49AFA402"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0CB799BF" w14:textId="77777777" w:rsidR="009B63C2" w:rsidRPr="00857B25" w:rsidRDefault="009B63C2" w:rsidP="009B63C2">
            <w:pPr>
              <w:pStyle w:val="TableStyle"/>
              <w:rPr>
                <w:rFonts w:eastAsia="Times New Roman" w:cs="Times New Roman"/>
                <w:color w:val="000000"/>
              </w:rPr>
            </w:pPr>
            <w:r w:rsidRPr="00857B25">
              <w:rPr>
                <w:rFonts w:eastAsia="Times New Roman" w:cs="Times New Roman"/>
                <w:color w:val="000000"/>
              </w:rPr>
              <w:t>L_MergeSilverToGold</w:t>
            </w:r>
          </w:p>
        </w:tc>
        <w:tc>
          <w:tcPr>
            <w:tcW w:w="5666" w:type="dxa"/>
            <w:noWrap/>
            <w:hideMark/>
          </w:tcPr>
          <w:p w14:paraId="7A91E29D" w14:textId="77777777"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Silver to Gold TSQL Notebook. See section TSQL Notebooks for more details</w:t>
            </w:r>
          </w:p>
        </w:tc>
      </w:tr>
    </w:tbl>
    <w:p w14:paraId="4C13F24D" w14:textId="77777777" w:rsidR="00BB3A29" w:rsidRPr="00CA41D2" w:rsidRDefault="00BB3A29" w:rsidP="00BB3A29">
      <w:pPr>
        <w:spacing w:line="279" w:lineRule="auto"/>
        <w:rPr>
          <w:rFonts w:ascii="Aptos" w:eastAsia="Times New Roman" w:hAnsi="Aptos" w:cs="Times New Roman"/>
          <w:sz w:val="24"/>
          <w:szCs w:val="24"/>
          <w:lang w:eastAsia="ja-JP"/>
        </w:rPr>
      </w:pPr>
    </w:p>
    <w:p w14:paraId="3B2617F9" w14:textId="77777777" w:rsidR="005452B7" w:rsidRDefault="005452B7">
      <w:pPr>
        <w:rPr>
          <w:rFonts w:asciiTheme="majorHAnsi" w:eastAsiaTheme="majorEastAsia" w:hAnsiTheme="majorHAnsi" w:cstheme="majorBidi"/>
          <w:color w:val="004F8A"/>
          <w:sz w:val="24"/>
          <w:szCs w:val="24"/>
          <w:lang w:eastAsia="ja-JP"/>
        </w:rPr>
      </w:pPr>
      <w:r>
        <w:br w:type="page"/>
      </w:r>
    </w:p>
    <w:p w14:paraId="34434F29" w14:textId="62539272" w:rsidR="00BB3A29" w:rsidRPr="00CA41D2" w:rsidRDefault="00BB3A29" w:rsidP="00A549FD">
      <w:pPr>
        <w:pStyle w:val="Heading3"/>
        <w:rPr>
          <w:lang w:val="en-AU"/>
        </w:rPr>
      </w:pPr>
      <w:r w:rsidRPr="00CA41D2">
        <w:rPr>
          <w:lang w:val="en-AU"/>
        </w:rPr>
        <w:lastRenderedPageBreak/>
        <w:t>Tabular data stream (TDS) data ingestion pattern</w:t>
      </w:r>
    </w:p>
    <w:p w14:paraId="1540B3E9" w14:textId="6CF8F5E6" w:rsidR="00BB3A29" w:rsidRPr="00CA41D2" w:rsidRDefault="00BB3A29" w:rsidP="7D1DD163">
      <w:pPr>
        <w:pStyle w:val="ListParagraph"/>
        <w:rPr>
          <w:lang w:eastAsia="ja-JP"/>
        </w:rPr>
      </w:pPr>
      <w:r w:rsidRPr="7D1DD163">
        <w:rPr>
          <w:lang w:eastAsia="ja-JP"/>
        </w:rPr>
        <w:t xml:space="preserve">This section refers to the ingestion patterns </w:t>
      </w:r>
      <w:r w:rsidR="00EB5585" w:rsidRPr="7D1DD163">
        <w:rPr>
          <w:lang w:eastAsia="ja-JP"/>
        </w:rPr>
        <w:t>developed</w:t>
      </w:r>
      <w:r w:rsidRPr="7D1DD163">
        <w:rPr>
          <w:lang w:eastAsia="ja-JP"/>
        </w:rPr>
        <w:t xml:space="preserve"> for tabular data streams</w:t>
      </w:r>
      <w:r w:rsidR="005452B7" w:rsidRPr="7D1DD163">
        <w:rPr>
          <w:lang w:eastAsia="ja-JP"/>
        </w:rPr>
        <w:t>,</w:t>
      </w:r>
      <w:r w:rsidRPr="7D1DD163">
        <w:rPr>
          <w:lang w:eastAsia="ja-JP"/>
        </w:rPr>
        <w:t xml:space="preserve"> which are usable for the following examples:</w:t>
      </w:r>
    </w:p>
    <w:p w14:paraId="6E42A737" w14:textId="77777777" w:rsidR="00BB3A29" w:rsidRPr="00CA41D2" w:rsidRDefault="00BB3A29" w:rsidP="00BB3A29">
      <w:pPr>
        <w:pStyle w:val="ListParagraph"/>
        <w:numPr>
          <w:ilvl w:val="0"/>
          <w:numId w:val="8"/>
        </w:numPr>
        <w:rPr>
          <w:lang w:val="en-US" w:eastAsia="ja-JP"/>
        </w:rPr>
      </w:pPr>
      <w:r w:rsidRPr="6E856EEE">
        <w:rPr>
          <w:lang w:val="en-US" w:eastAsia="ja-JP"/>
        </w:rPr>
        <w:t>Relational Databases: e.g. SQL Server, Oracle, MySQL, PostgreSQL.</w:t>
      </w:r>
    </w:p>
    <w:p w14:paraId="0E15E451" w14:textId="77777777" w:rsidR="00BB3A29" w:rsidRPr="00CA41D2" w:rsidRDefault="00BB3A29" w:rsidP="00BB3A29">
      <w:pPr>
        <w:pStyle w:val="ListParagraph"/>
        <w:numPr>
          <w:ilvl w:val="0"/>
          <w:numId w:val="8"/>
        </w:numPr>
        <w:rPr>
          <w:lang w:val="en-US" w:eastAsia="ja-JP"/>
        </w:rPr>
      </w:pPr>
      <w:r w:rsidRPr="6E856EEE">
        <w:rPr>
          <w:lang w:val="en-US" w:eastAsia="ja-JP"/>
        </w:rPr>
        <w:t>Data Warehouses: e.g. Azure Synapse Analytics, Snowflake, Redshift.</w:t>
      </w:r>
    </w:p>
    <w:p w14:paraId="78E4AA4D" w14:textId="77777777" w:rsidR="00BB3A29" w:rsidRPr="00CA41D2" w:rsidRDefault="00BB3A29" w:rsidP="000244BF">
      <w:pPr>
        <w:pStyle w:val="Heading4"/>
        <w:rPr>
          <w:lang w:val="en-AU"/>
        </w:rPr>
      </w:pPr>
      <w:r w:rsidRPr="00CA41D2">
        <w:rPr>
          <w:lang w:val="en-AU"/>
        </w:rPr>
        <w:t>Copy data activity details</w:t>
      </w:r>
    </w:p>
    <w:p w14:paraId="7766329F" w14:textId="77777777" w:rsidR="00BB3A29" w:rsidRPr="00CA41D2" w:rsidRDefault="00BB3A29" w:rsidP="000244BF">
      <w:pPr>
        <w:pStyle w:val="Heading5"/>
        <w:rPr>
          <w:lang w:val="en-AU"/>
        </w:rPr>
      </w:pPr>
      <w:r w:rsidRPr="00CA41D2">
        <w:rPr>
          <w:lang w:val="en-AU"/>
        </w:rPr>
        <w:t>Source</w:t>
      </w:r>
    </w:p>
    <w:tbl>
      <w:tblPr>
        <w:tblStyle w:val="ListTable4-Accent51"/>
        <w:tblW w:w="5000" w:type="pct"/>
        <w:tblLook w:val="04A0" w:firstRow="1" w:lastRow="0" w:firstColumn="1" w:lastColumn="0" w:noHBand="0" w:noVBand="1"/>
      </w:tblPr>
      <w:tblGrid>
        <w:gridCol w:w="2227"/>
        <w:gridCol w:w="6977"/>
      </w:tblGrid>
      <w:tr w:rsidR="00BB3A29" w:rsidRPr="003C2F94" w14:paraId="73AFBEFC"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10" w:type="pct"/>
            <w:hideMark/>
          </w:tcPr>
          <w:p w14:paraId="26B0F845" w14:textId="77777777" w:rsidR="00BB3A29" w:rsidRPr="00CA41D2" w:rsidRDefault="00BB3A29" w:rsidP="00FD39B3">
            <w:pPr>
              <w:pStyle w:val="TableStyle"/>
              <w:rPr>
                <w:lang w:eastAsia="ja-JP"/>
              </w:rPr>
            </w:pPr>
            <w:r w:rsidRPr="00CA41D2">
              <w:rPr>
                <w:lang w:eastAsia="ja-JP"/>
              </w:rPr>
              <w:t>Source Attribute</w:t>
            </w:r>
          </w:p>
        </w:tc>
        <w:tc>
          <w:tcPr>
            <w:tcW w:w="3790" w:type="pct"/>
            <w:hideMark/>
          </w:tcPr>
          <w:p w14:paraId="6E31484E"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Details</w:t>
            </w:r>
          </w:p>
        </w:tc>
      </w:tr>
      <w:tr w:rsidR="00BB3A29" w:rsidRPr="003C2F94" w14:paraId="636F24CD" w14:textId="77777777">
        <w:trPr>
          <w:trHeight w:val="91"/>
        </w:trPr>
        <w:tc>
          <w:tcPr>
            <w:cnfStyle w:val="001000000000" w:firstRow="0" w:lastRow="0" w:firstColumn="1" w:lastColumn="0" w:oddVBand="0" w:evenVBand="0" w:oddHBand="0" w:evenHBand="0" w:firstRowFirstColumn="0" w:firstRowLastColumn="0" w:lastRowFirstColumn="0" w:lastRowLastColumn="0"/>
            <w:tcW w:w="1210" w:type="pct"/>
            <w:hideMark/>
          </w:tcPr>
          <w:p w14:paraId="383EC40E" w14:textId="77777777" w:rsidR="00BB3A29" w:rsidRPr="003C2F94" w:rsidRDefault="00BB3A29" w:rsidP="00FD39B3">
            <w:pPr>
              <w:pStyle w:val="TableStyle"/>
              <w:rPr>
                <w:color w:val="000000"/>
              </w:rPr>
            </w:pPr>
            <w:r w:rsidRPr="003C2F94">
              <w:rPr>
                <w:color w:val="000000"/>
              </w:rPr>
              <w:t>Type</w:t>
            </w:r>
          </w:p>
        </w:tc>
        <w:tc>
          <w:tcPr>
            <w:tcW w:w="3790" w:type="pct"/>
            <w:hideMark/>
          </w:tcPr>
          <w:p w14:paraId="5AF4265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Relational</w:t>
            </w:r>
            <w:r>
              <w:rPr>
                <w:color w:val="000000"/>
              </w:rPr>
              <w:t xml:space="preserve"> </w:t>
            </w:r>
            <w:r w:rsidRPr="003C2F94">
              <w:rPr>
                <w:color w:val="000000"/>
              </w:rPr>
              <w:t>Databases (e.g., SQL Server, MySQL, PostgreSQL)</w:t>
            </w:r>
          </w:p>
        </w:tc>
      </w:tr>
      <w:tr w:rsidR="00BB3A29" w:rsidRPr="003C2F94" w14:paraId="746AB63B"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39E3C6D5" w14:textId="77777777" w:rsidR="00BB3A29" w:rsidRPr="003C2F94" w:rsidRDefault="00BB3A29" w:rsidP="00FD39B3">
            <w:pPr>
              <w:pStyle w:val="TableStyle"/>
              <w:rPr>
                <w:color w:val="000000"/>
              </w:rPr>
            </w:pPr>
            <w:r w:rsidRPr="003C2F94">
              <w:rPr>
                <w:color w:val="000000"/>
              </w:rPr>
              <w:t>Format</w:t>
            </w:r>
          </w:p>
        </w:tc>
        <w:tc>
          <w:tcPr>
            <w:tcW w:w="3790" w:type="pct"/>
            <w:hideMark/>
          </w:tcPr>
          <w:p w14:paraId="724FA49B"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Tabular data formats such as tables, views</w:t>
            </w:r>
          </w:p>
        </w:tc>
      </w:tr>
      <w:tr w:rsidR="00BB3A29" w:rsidRPr="003C2F94" w14:paraId="2946643A"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3CDDF33D" w14:textId="77777777" w:rsidR="00BB3A29" w:rsidRPr="003C2F94" w:rsidRDefault="00BB3A29" w:rsidP="00FD39B3">
            <w:pPr>
              <w:pStyle w:val="TableStyle"/>
              <w:rPr>
                <w:color w:val="000000"/>
              </w:rPr>
            </w:pPr>
            <w:r w:rsidRPr="003C2F94">
              <w:rPr>
                <w:color w:val="000000"/>
              </w:rPr>
              <w:t>Configuration</w:t>
            </w:r>
          </w:p>
        </w:tc>
        <w:tc>
          <w:tcPr>
            <w:tcW w:w="3790" w:type="pct"/>
            <w:hideMark/>
          </w:tcPr>
          <w:p w14:paraId="29C9441A"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Uses SQL queries or table selections for extracting data.</w:t>
            </w:r>
          </w:p>
        </w:tc>
      </w:tr>
      <w:tr w:rsidR="00BB3A29" w:rsidRPr="003C2F94" w14:paraId="08DE8B46"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0C7FC330" w14:textId="77777777" w:rsidR="00BB3A29" w:rsidRPr="003C2F94" w:rsidRDefault="00BB3A29" w:rsidP="00FD39B3">
            <w:pPr>
              <w:pStyle w:val="TableStyle"/>
              <w:rPr>
                <w:color w:val="000000"/>
              </w:rPr>
            </w:pPr>
            <w:r w:rsidRPr="003C2F94">
              <w:rPr>
                <w:color w:val="000000"/>
              </w:rPr>
              <w:t>Compression</w:t>
            </w:r>
          </w:p>
        </w:tc>
        <w:tc>
          <w:tcPr>
            <w:tcW w:w="3790" w:type="pct"/>
            <w:hideMark/>
          </w:tcPr>
          <w:p w14:paraId="1C6FD22B" w14:textId="78367291" w:rsidR="00BB3A29" w:rsidRPr="003C2F94" w:rsidRDefault="00676943"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Pr>
                <w:color w:val="000000"/>
              </w:rPr>
              <w:t>It is not</w:t>
            </w:r>
            <w:r w:rsidR="00BB3A29" w:rsidRPr="003C2F94">
              <w:rPr>
                <w:color w:val="000000"/>
              </w:rPr>
              <w:t xml:space="preserve"> typically required but </w:t>
            </w:r>
            <w:r>
              <w:rPr>
                <w:color w:val="000000"/>
              </w:rPr>
              <w:t xml:space="preserve">is </w:t>
            </w:r>
            <w:r w:rsidR="00BB3A29" w:rsidRPr="003C2F94">
              <w:rPr>
                <w:color w:val="000000"/>
              </w:rPr>
              <w:t>supported for flat files (e.g., Zip).</w:t>
            </w:r>
          </w:p>
        </w:tc>
      </w:tr>
      <w:tr w:rsidR="00BB3A29" w:rsidRPr="003C2F94" w14:paraId="5F01BB54"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5C91B320" w14:textId="77777777" w:rsidR="00BB3A29" w:rsidRPr="003C2F94" w:rsidRDefault="00BB3A29" w:rsidP="00FD39B3">
            <w:pPr>
              <w:pStyle w:val="TableStyle"/>
              <w:rPr>
                <w:color w:val="000000"/>
              </w:rPr>
            </w:pPr>
            <w:r w:rsidRPr="003C2F94">
              <w:rPr>
                <w:color w:val="000000"/>
              </w:rPr>
              <w:t>Authentication</w:t>
            </w:r>
          </w:p>
        </w:tc>
        <w:tc>
          <w:tcPr>
            <w:tcW w:w="3790" w:type="pct"/>
            <w:hideMark/>
          </w:tcPr>
          <w:p w14:paraId="5C91C364"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SQL authentication, Azure AD, or Shared Key for secure access.</w:t>
            </w:r>
          </w:p>
        </w:tc>
      </w:tr>
    </w:tbl>
    <w:p w14:paraId="607C63D9" w14:textId="77777777" w:rsidR="00BB3A29" w:rsidRPr="00CA41D2" w:rsidRDefault="00BB3A29" w:rsidP="000244BF">
      <w:pPr>
        <w:pStyle w:val="Heading5"/>
        <w:rPr>
          <w:lang w:val="en-AU"/>
        </w:rPr>
      </w:pPr>
      <w:r w:rsidRPr="00CA41D2">
        <w:rPr>
          <w:lang w:val="en-AU"/>
        </w:rPr>
        <w:t>Sink</w:t>
      </w:r>
    </w:p>
    <w:tbl>
      <w:tblPr>
        <w:tblStyle w:val="ListTable4-Accent51"/>
        <w:tblW w:w="5000" w:type="pct"/>
        <w:tblLook w:val="04A0" w:firstRow="1" w:lastRow="0" w:firstColumn="1" w:lastColumn="0" w:noHBand="0" w:noVBand="1"/>
      </w:tblPr>
      <w:tblGrid>
        <w:gridCol w:w="2540"/>
        <w:gridCol w:w="6664"/>
      </w:tblGrid>
      <w:tr w:rsidR="00BB3A29" w:rsidRPr="003C2F94" w14:paraId="04FDFC8C"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380" w:type="pct"/>
            <w:hideMark/>
          </w:tcPr>
          <w:p w14:paraId="1F0F6FF9" w14:textId="77777777" w:rsidR="00BB3A29" w:rsidRPr="00CA41D2" w:rsidRDefault="00BB3A29" w:rsidP="00FD39B3">
            <w:pPr>
              <w:pStyle w:val="TableStyle"/>
            </w:pPr>
            <w:r w:rsidRPr="00CA41D2">
              <w:t>Attribute</w:t>
            </w:r>
          </w:p>
        </w:tc>
        <w:tc>
          <w:tcPr>
            <w:tcW w:w="3620" w:type="pct"/>
            <w:hideMark/>
          </w:tcPr>
          <w:p w14:paraId="2E476BC4"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3C2F94" w14:paraId="6B23D8B5"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1ECE3F22" w14:textId="77777777" w:rsidR="00BB3A29" w:rsidRPr="003C2F94" w:rsidRDefault="00BB3A29" w:rsidP="00FD39B3">
            <w:pPr>
              <w:pStyle w:val="TableStyle"/>
              <w:rPr>
                <w:color w:val="000000"/>
              </w:rPr>
            </w:pPr>
            <w:r w:rsidRPr="003C2F94">
              <w:rPr>
                <w:color w:val="000000"/>
              </w:rPr>
              <w:t>Type</w:t>
            </w:r>
          </w:p>
        </w:tc>
        <w:tc>
          <w:tcPr>
            <w:tcW w:w="3620" w:type="pct"/>
            <w:hideMark/>
          </w:tcPr>
          <w:p w14:paraId="6958BEA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Fabric Data Warehouse</w:t>
            </w:r>
          </w:p>
          <w:p w14:paraId="0C965167"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Fabric Lakehouse</w:t>
            </w:r>
          </w:p>
          <w:p w14:paraId="7DBD9C4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p>
          <w:p w14:paraId="6E206086"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Other: Azure SQL Database, Azure Synapse Analytics, or Data Warehouses.</w:t>
            </w:r>
          </w:p>
        </w:tc>
      </w:tr>
      <w:tr w:rsidR="00BB3A29" w:rsidRPr="003C2F94" w14:paraId="33447285"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593D8479" w14:textId="77777777" w:rsidR="00BB3A29" w:rsidRPr="003C2F94" w:rsidRDefault="00BB3A29" w:rsidP="00FD39B3">
            <w:pPr>
              <w:pStyle w:val="TableStyle"/>
              <w:rPr>
                <w:color w:val="000000"/>
              </w:rPr>
            </w:pPr>
            <w:r w:rsidRPr="003C2F94">
              <w:rPr>
                <w:color w:val="000000"/>
              </w:rPr>
              <w:t>Format</w:t>
            </w:r>
          </w:p>
        </w:tc>
        <w:tc>
          <w:tcPr>
            <w:tcW w:w="3620" w:type="pct"/>
            <w:hideMark/>
          </w:tcPr>
          <w:p w14:paraId="2810056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Delta Lake</w:t>
            </w:r>
          </w:p>
          <w:p w14:paraId="09AB118A"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p>
          <w:p w14:paraId="02CC9090"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Other: Tabular formats (e.g., Tables) or Parquet for analytical purposes.</w:t>
            </w:r>
          </w:p>
          <w:p w14:paraId="7CD284FA"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p>
        </w:tc>
      </w:tr>
      <w:tr w:rsidR="00BB3A29" w:rsidRPr="003C2F94" w14:paraId="015767C0"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63EA20EC" w14:textId="77777777" w:rsidR="00BB3A29" w:rsidRPr="003C2F94" w:rsidRDefault="00BB3A29" w:rsidP="00FD39B3">
            <w:pPr>
              <w:pStyle w:val="TableStyle"/>
              <w:rPr>
                <w:color w:val="000000"/>
              </w:rPr>
            </w:pPr>
            <w:r w:rsidRPr="003C2F94">
              <w:rPr>
                <w:color w:val="000000"/>
              </w:rPr>
              <w:t>Partitioning</w:t>
            </w:r>
          </w:p>
        </w:tc>
        <w:tc>
          <w:tcPr>
            <w:tcW w:w="3620" w:type="pct"/>
            <w:hideMark/>
          </w:tcPr>
          <w:p w14:paraId="27FDD7F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Based on date, region, or other business logic for optimized querying.</w:t>
            </w:r>
          </w:p>
          <w:p w14:paraId="5052536D"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Based on Source</w:t>
            </w:r>
          </w:p>
        </w:tc>
      </w:tr>
      <w:tr w:rsidR="00BB3A29" w:rsidRPr="003C2F94" w14:paraId="5F448285"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1133DA7D" w14:textId="77777777" w:rsidR="00BB3A29" w:rsidRPr="003C2F94" w:rsidRDefault="00BB3A29" w:rsidP="00FD39B3">
            <w:pPr>
              <w:pStyle w:val="TableStyle"/>
              <w:rPr>
                <w:color w:val="000000"/>
              </w:rPr>
            </w:pPr>
            <w:r w:rsidRPr="003C2F94">
              <w:rPr>
                <w:color w:val="000000"/>
              </w:rPr>
              <w:t>Compression</w:t>
            </w:r>
          </w:p>
        </w:tc>
        <w:tc>
          <w:tcPr>
            <w:tcW w:w="3620" w:type="pct"/>
            <w:hideMark/>
          </w:tcPr>
          <w:p w14:paraId="0D51A78F"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Delta Parquet</w:t>
            </w:r>
          </w:p>
          <w:p w14:paraId="1095D622"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Optional compression for analytical workloads (e.g., Snappy or Gzip).</w:t>
            </w:r>
          </w:p>
        </w:tc>
      </w:tr>
      <w:tr w:rsidR="00BB3A29" w:rsidRPr="003C2F94" w14:paraId="465E70E8"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6250184C" w14:textId="77777777" w:rsidR="00BB3A29" w:rsidRPr="003C2F94" w:rsidRDefault="00BB3A29" w:rsidP="00FD39B3">
            <w:pPr>
              <w:pStyle w:val="TableStyle"/>
              <w:rPr>
                <w:color w:val="000000"/>
              </w:rPr>
            </w:pPr>
            <w:r w:rsidRPr="003C2F94">
              <w:rPr>
                <w:color w:val="000000"/>
              </w:rPr>
              <w:t>Configuration</w:t>
            </w:r>
          </w:p>
        </w:tc>
        <w:tc>
          <w:tcPr>
            <w:tcW w:w="3620" w:type="pct"/>
            <w:hideMark/>
          </w:tcPr>
          <w:p w14:paraId="35C0F407"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Column mappings or auto-schema mapping for seamless integration.</w:t>
            </w:r>
          </w:p>
        </w:tc>
      </w:tr>
    </w:tbl>
    <w:p w14:paraId="301E4F3F" w14:textId="77777777" w:rsidR="00BB3A29" w:rsidRPr="00CA41D2" w:rsidRDefault="00BB3A29" w:rsidP="00BB3A29">
      <w:pPr>
        <w:spacing w:line="279" w:lineRule="auto"/>
        <w:rPr>
          <w:rFonts w:ascii="Aptos" w:eastAsia="Times New Roman" w:hAnsi="Aptos" w:cs="Times New Roman"/>
          <w:sz w:val="24"/>
          <w:szCs w:val="24"/>
          <w:lang w:eastAsia="ja-JP"/>
        </w:rPr>
      </w:pPr>
    </w:p>
    <w:p w14:paraId="67360A6D" w14:textId="77777777" w:rsidR="009469DD" w:rsidRPr="00CA41D2" w:rsidRDefault="009469DD">
      <w:pPr>
        <w:rPr>
          <w:rFonts w:asciiTheme="majorHAnsi" w:eastAsiaTheme="majorEastAsia" w:hAnsiTheme="majorHAnsi" w:cstheme="majorBidi"/>
          <w:color w:val="004F8A"/>
          <w:lang w:eastAsia="ja-JP"/>
        </w:rPr>
      </w:pPr>
      <w:r>
        <w:br w:type="page"/>
      </w:r>
    </w:p>
    <w:p w14:paraId="15D2EAFF" w14:textId="0E12182C" w:rsidR="00BB3A29" w:rsidRPr="00CA41D2" w:rsidRDefault="00BB3A29" w:rsidP="000244BF">
      <w:pPr>
        <w:pStyle w:val="Heading4"/>
        <w:rPr>
          <w:lang w:val="en-AU"/>
        </w:rPr>
      </w:pPr>
      <w:r w:rsidRPr="00CA41D2">
        <w:rPr>
          <w:lang w:val="en-AU"/>
        </w:rPr>
        <w:lastRenderedPageBreak/>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BB3A29" w:rsidRPr="003C2F94" w14:paraId="7E99DB5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78DFA93" w14:textId="77777777" w:rsidR="00BB3A29" w:rsidRPr="00CA41D2" w:rsidRDefault="00BB3A29" w:rsidP="00FD39B3">
            <w:pPr>
              <w:pStyle w:val="TableStyle"/>
              <w:rPr>
                <w:lang w:eastAsia="ja-JP"/>
              </w:rPr>
            </w:pPr>
            <w:r w:rsidRPr="00CA41D2">
              <w:rPr>
                <w:lang w:eastAsia="ja-JP"/>
              </w:rPr>
              <w:t>Name </w:t>
            </w:r>
          </w:p>
        </w:tc>
        <w:tc>
          <w:tcPr>
            <w:tcW w:w="992" w:type="dxa"/>
            <w:hideMark/>
          </w:tcPr>
          <w:p w14:paraId="7CD2AD3E"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Type</w:t>
            </w:r>
          </w:p>
        </w:tc>
        <w:tc>
          <w:tcPr>
            <w:tcW w:w="1276" w:type="dxa"/>
          </w:tcPr>
          <w:p w14:paraId="394D2D8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Example Value</w:t>
            </w:r>
          </w:p>
        </w:tc>
        <w:tc>
          <w:tcPr>
            <w:tcW w:w="4511" w:type="dxa"/>
          </w:tcPr>
          <w:p w14:paraId="60D8F773"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Purpose</w:t>
            </w:r>
          </w:p>
        </w:tc>
      </w:tr>
      <w:tr w:rsidR="00BB3A29" w:rsidRPr="003C2F94" w14:paraId="530C38FE"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F801C93" w14:textId="77777777" w:rsidR="00BB3A29" w:rsidRPr="003C2F94" w:rsidRDefault="00BB3A29" w:rsidP="00FD39B3">
            <w:pPr>
              <w:pStyle w:val="TableStyle"/>
            </w:pPr>
            <w:r>
              <w:t>p_</w:t>
            </w:r>
            <w:r w:rsidRPr="003C2F94">
              <w:t>SourceTableName</w:t>
            </w:r>
          </w:p>
        </w:tc>
        <w:tc>
          <w:tcPr>
            <w:tcW w:w="992" w:type="dxa"/>
            <w:noWrap/>
            <w:hideMark/>
          </w:tcPr>
          <w:p w14:paraId="20D5255F"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2C076BA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"ObjectData"</w:t>
            </w:r>
          </w:p>
        </w:tc>
        <w:tc>
          <w:tcPr>
            <w:tcW w:w="4511" w:type="dxa"/>
            <w:noWrap/>
            <w:hideMark/>
          </w:tcPr>
          <w:p w14:paraId="33B8C93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Specifies the table to extract data from in the source database.</w:t>
            </w:r>
          </w:p>
        </w:tc>
      </w:tr>
      <w:tr w:rsidR="00BB3A29" w:rsidRPr="003C2F94" w14:paraId="63AB203D"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6F34556" w14:textId="77777777" w:rsidR="00BB3A29" w:rsidRPr="003C2F94" w:rsidRDefault="00BB3A29" w:rsidP="00FD39B3">
            <w:pPr>
              <w:pStyle w:val="TableStyle"/>
            </w:pPr>
            <w:r>
              <w:t>p_</w:t>
            </w:r>
            <w:r w:rsidRPr="003C2F94">
              <w:t>SourceQuery</w:t>
            </w:r>
          </w:p>
        </w:tc>
        <w:tc>
          <w:tcPr>
            <w:tcW w:w="992" w:type="dxa"/>
            <w:noWrap/>
            <w:hideMark/>
          </w:tcPr>
          <w:p w14:paraId="0DB7BEA6"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5D19A7F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"SELECT * FROM Object"</w:t>
            </w:r>
          </w:p>
        </w:tc>
        <w:tc>
          <w:tcPr>
            <w:tcW w:w="4511" w:type="dxa"/>
            <w:noWrap/>
            <w:hideMark/>
          </w:tcPr>
          <w:p w14:paraId="3C4CA6E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Custom SQL query to extract required data.</w:t>
            </w:r>
          </w:p>
        </w:tc>
      </w:tr>
      <w:tr w:rsidR="00BB3A29" w:rsidRPr="003C2F94" w14:paraId="3A112D48"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700B2D5" w14:textId="77777777" w:rsidR="00BB3A29" w:rsidRPr="003C2F94" w:rsidRDefault="00BB3A29" w:rsidP="00FD39B3">
            <w:pPr>
              <w:pStyle w:val="TableStyle"/>
            </w:pPr>
            <w:r>
              <w:t>p_</w:t>
            </w:r>
            <w:r w:rsidRPr="003C2F94">
              <w:t>SinkTableName</w:t>
            </w:r>
          </w:p>
        </w:tc>
        <w:tc>
          <w:tcPr>
            <w:tcW w:w="992" w:type="dxa"/>
            <w:noWrap/>
            <w:hideMark/>
          </w:tcPr>
          <w:p w14:paraId="30D953B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1C6D987B"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"ProcessedObjectData"</w:t>
            </w:r>
          </w:p>
        </w:tc>
        <w:tc>
          <w:tcPr>
            <w:tcW w:w="4511" w:type="dxa"/>
            <w:noWrap/>
            <w:hideMark/>
          </w:tcPr>
          <w:p w14:paraId="337F69F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Specifies the destination table in the target database.</w:t>
            </w:r>
          </w:p>
        </w:tc>
      </w:tr>
      <w:tr w:rsidR="00BB3A29" w:rsidRPr="003C2F94" w14:paraId="21EB86D8"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4002E2FF" w14:textId="77777777" w:rsidR="00BB3A29" w:rsidRPr="003C2F94" w:rsidRDefault="00BB3A29" w:rsidP="00FD39B3">
            <w:pPr>
              <w:pStyle w:val="TableStyle"/>
            </w:pPr>
            <w:r>
              <w:t>p_</w:t>
            </w:r>
            <w:r w:rsidRPr="003C2F94">
              <w:t>BatchSize</w:t>
            </w:r>
          </w:p>
        </w:tc>
        <w:tc>
          <w:tcPr>
            <w:tcW w:w="992" w:type="dxa"/>
            <w:noWrap/>
            <w:hideMark/>
          </w:tcPr>
          <w:p w14:paraId="49CB212F"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Integer</w:t>
            </w:r>
          </w:p>
        </w:tc>
        <w:tc>
          <w:tcPr>
            <w:tcW w:w="1276" w:type="dxa"/>
            <w:noWrap/>
            <w:hideMark/>
          </w:tcPr>
          <w:p w14:paraId="10C4EC0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10000</w:t>
            </w:r>
          </w:p>
        </w:tc>
        <w:tc>
          <w:tcPr>
            <w:tcW w:w="4511" w:type="dxa"/>
            <w:noWrap/>
            <w:hideMark/>
          </w:tcPr>
          <w:p w14:paraId="6D9FAE3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Defines the number of records to copy in a single batch.</w:t>
            </w:r>
          </w:p>
        </w:tc>
      </w:tr>
      <w:tr w:rsidR="00BB3A29" w:rsidRPr="003C2F94" w14:paraId="00121C39"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3A0C08B" w14:textId="77777777" w:rsidR="00BB3A29" w:rsidRPr="003C2F94" w:rsidRDefault="00BB3A29" w:rsidP="00FD39B3">
            <w:pPr>
              <w:pStyle w:val="TableStyle"/>
            </w:pPr>
            <w:r>
              <w:t>p_</w:t>
            </w:r>
            <w:r w:rsidRPr="003C2F94">
              <w:t>RetryCount</w:t>
            </w:r>
          </w:p>
        </w:tc>
        <w:tc>
          <w:tcPr>
            <w:tcW w:w="992" w:type="dxa"/>
            <w:noWrap/>
            <w:hideMark/>
          </w:tcPr>
          <w:p w14:paraId="2907778E"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Integer</w:t>
            </w:r>
          </w:p>
        </w:tc>
        <w:tc>
          <w:tcPr>
            <w:tcW w:w="1276" w:type="dxa"/>
            <w:noWrap/>
            <w:hideMark/>
          </w:tcPr>
          <w:p w14:paraId="1E823B02"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3</w:t>
            </w:r>
          </w:p>
        </w:tc>
        <w:tc>
          <w:tcPr>
            <w:tcW w:w="4511" w:type="dxa"/>
            <w:noWrap/>
            <w:hideMark/>
          </w:tcPr>
          <w:p w14:paraId="051E8CF4"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Specifies retry attempts in case of transient errors.</w:t>
            </w:r>
          </w:p>
        </w:tc>
      </w:tr>
      <w:tr w:rsidR="00BB3A29" w:rsidRPr="003C2F94" w14:paraId="616D297C"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1D1774B" w14:textId="77777777" w:rsidR="00BB3A29" w:rsidRPr="003C2F94" w:rsidRDefault="00BB3A29" w:rsidP="00FD39B3">
            <w:pPr>
              <w:pStyle w:val="TableStyle"/>
            </w:pPr>
            <w:r>
              <w:t>p_</w:t>
            </w:r>
            <w:r w:rsidRPr="003C2F94">
              <w:t>TriggerType</w:t>
            </w:r>
          </w:p>
        </w:tc>
        <w:tc>
          <w:tcPr>
            <w:tcW w:w="992" w:type="dxa"/>
            <w:noWrap/>
            <w:hideMark/>
          </w:tcPr>
          <w:p w14:paraId="6BDA681D"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34D90F4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"Scheduled"</w:t>
            </w:r>
          </w:p>
        </w:tc>
        <w:tc>
          <w:tcPr>
            <w:tcW w:w="4511" w:type="dxa"/>
            <w:noWrap/>
            <w:hideMark/>
          </w:tcPr>
          <w:p w14:paraId="062C029E"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Determines the pipeline trigger type.</w:t>
            </w:r>
          </w:p>
        </w:tc>
      </w:tr>
      <w:tr w:rsidR="00BB3A29" w:rsidRPr="003C2F94" w14:paraId="793F4D22"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3DD5BD4" w14:textId="77777777" w:rsidR="00BB3A29" w:rsidRPr="003C2F94" w:rsidRDefault="00BB3A29" w:rsidP="00FD39B3">
            <w:pPr>
              <w:pStyle w:val="TableStyle"/>
            </w:pPr>
            <w:r>
              <w:t>p_</w:t>
            </w:r>
            <w:r w:rsidRPr="003C2F94">
              <w:t>SchemaMapping</w:t>
            </w:r>
          </w:p>
        </w:tc>
        <w:tc>
          <w:tcPr>
            <w:tcW w:w="992" w:type="dxa"/>
            <w:noWrap/>
            <w:hideMark/>
          </w:tcPr>
          <w:p w14:paraId="4E18AF6D"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 (JSON)</w:t>
            </w:r>
          </w:p>
        </w:tc>
        <w:tc>
          <w:tcPr>
            <w:tcW w:w="1276" w:type="dxa"/>
            <w:noWrap/>
            <w:hideMark/>
          </w:tcPr>
          <w:p w14:paraId="240ED984"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"{source_column: target_column}"</w:t>
            </w:r>
          </w:p>
        </w:tc>
        <w:tc>
          <w:tcPr>
            <w:tcW w:w="4511" w:type="dxa"/>
            <w:noWrap/>
            <w:hideMark/>
          </w:tcPr>
          <w:p w14:paraId="68BB6C86"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Maps source columns to target columns.</w:t>
            </w:r>
          </w:p>
        </w:tc>
      </w:tr>
    </w:tbl>
    <w:p w14:paraId="0C7F063E" w14:textId="77777777" w:rsidR="00BB3A29" w:rsidRPr="00CA41D2" w:rsidRDefault="00BB3A29" w:rsidP="00BB3A29">
      <w:pPr>
        <w:spacing w:line="279" w:lineRule="auto"/>
        <w:rPr>
          <w:rFonts w:ascii="Aptos" w:eastAsia="Times New Roman" w:hAnsi="Aptos" w:cs="Times New Roman"/>
          <w:sz w:val="24"/>
          <w:szCs w:val="24"/>
          <w:lang w:eastAsia="ja-JP"/>
        </w:rPr>
      </w:pPr>
    </w:p>
    <w:p w14:paraId="35E2A060" w14:textId="05C6A8A0" w:rsidR="00BB3A29" w:rsidRPr="00CA41D2" w:rsidRDefault="00BB3A29" w:rsidP="000244BF">
      <w:pPr>
        <w:pStyle w:val="Heading4"/>
        <w:rPr>
          <w:lang w:val="en-AU"/>
        </w:rPr>
      </w:pPr>
      <w:r w:rsidRPr="00CA41D2">
        <w:rPr>
          <w:lang w:val="en-AU"/>
        </w:rPr>
        <w:t>Master pipeline</w:t>
      </w:r>
      <w:r w:rsidR="009469DD" w:rsidRPr="00CA41D2">
        <w:rPr>
          <w:lang w:val="en-AU"/>
        </w:rPr>
        <w:t>s for Tabular Data Streams</w:t>
      </w:r>
    </w:p>
    <w:tbl>
      <w:tblPr>
        <w:tblStyle w:val="ListTable4-Accent51"/>
        <w:tblW w:w="9128" w:type="dxa"/>
        <w:tblLook w:val="04A0" w:firstRow="1" w:lastRow="0" w:firstColumn="1" w:lastColumn="0" w:noHBand="0" w:noVBand="1"/>
      </w:tblPr>
      <w:tblGrid>
        <w:gridCol w:w="3907"/>
        <w:gridCol w:w="5221"/>
      </w:tblGrid>
      <w:tr w:rsidR="00937042" w:rsidRPr="003C2F94" w14:paraId="6016013E"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1E249B4C" w14:textId="77777777" w:rsidR="00937042" w:rsidRPr="00CA41D2" w:rsidRDefault="00937042">
            <w:pPr>
              <w:rPr>
                <w:lang w:eastAsia="ja-JP"/>
              </w:rPr>
            </w:pPr>
            <w:r w:rsidRPr="001D3E96">
              <w:t>Master pipeline name</w:t>
            </w:r>
          </w:p>
        </w:tc>
        <w:tc>
          <w:tcPr>
            <w:tcW w:w="5221" w:type="dxa"/>
          </w:tcPr>
          <w:p w14:paraId="7D667EA8" w14:textId="77777777" w:rsidR="00937042" w:rsidRPr="00CA41D2" w:rsidRDefault="00937042">
            <w:pPr>
              <w:cnfStyle w:val="100000000000" w:firstRow="1" w:lastRow="0" w:firstColumn="0" w:lastColumn="0" w:oddVBand="0" w:evenVBand="0" w:oddHBand="0" w:evenHBand="0" w:firstRowFirstColumn="0" w:firstRowLastColumn="0" w:lastRowFirstColumn="0" w:lastRowLastColumn="0"/>
              <w:rPr>
                <w:lang w:eastAsia="ja-JP"/>
              </w:rPr>
            </w:pPr>
            <w:r w:rsidRPr="001D3E96">
              <w:t>Description</w:t>
            </w:r>
          </w:p>
        </w:tc>
      </w:tr>
      <w:tr w:rsidR="00937042" w:rsidRPr="00E07D53" w14:paraId="1CAAB541"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06697669"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P_GOULBDB_Ingestion_Master</w:t>
            </w:r>
          </w:p>
        </w:tc>
        <w:tc>
          <w:tcPr>
            <w:tcW w:w="5221" w:type="dxa"/>
            <w:noWrap/>
            <w:hideMark/>
          </w:tcPr>
          <w:p w14:paraId="16F052F1"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Orchestrates the end-to-end ingestion process for GOULBDB data sources.</w:t>
            </w:r>
          </w:p>
        </w:tc>
      </w:tr>
      <w:tr w:rsidR="00937042" w:rsidRPr="00E07D53" w14:paraId="4BBA61B4"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5BF83FF3"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P_SalesForce_Ingestion_Master</w:t>
            </w:r>
          </w:p>
        </w:tc>
        <w:tc>
          <w:tcPr>
            <w:tcW w:w="5221" w:type="dxa"/>
            <w:noWrap/>
            <w:hideMark/>
          </w:tcPr>
          <w:p w14:paraId="5DBA361A"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Orchestrates the end-to-end ingestion process for SalesForce data sources.</w:t>
            </w:r>
          </w:p>
        </w:tc>
      </w:tr>
      <w:tr w:rsidR="00937042" w:rsidRPr="00E07D53" w14:paraId="7B7391FC"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48432390"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P_SharePoint_Ingestion_Master</w:t>
            </w:r>
          </w:p>
        </w:tc>
        <w:tc>
          <w:tcPr>
            <w:tcW w:w="5221" w:type="dxa"/>
            <w:noWrap/>
            <w:hideMark/>
          </w:tcPr>
          <w:p w14:paraId="52B817BD"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Orchestrates the end-to-end ingestion process for SharePoint data sources.</w:t>
            </w:r>
          </w:p>
        </w:tc>
      </w:tr>
      <w:tr w:rsidR="00937042" w:rsidRPr="00E07D53" w14:paraId="7D8C7D3A"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tcPr>
          <w:p w14:paraId="1BB47912"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P_Gold_Ingestion_Master</w:t>
            </w:r>
          </w:p>
        </w:tc>
        <w:tc>
          <w:tcPr>
            <w:tcW w:w="5221" w:type="dxa"/>
            <w:noWrap/>
          </w:tcPr>
          <w:p w14:paraId="75955937"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 xml:space="preserve">Orchestrates the </w:t>
            </w:r>
            <w:r>
              <w:rPr>
                <w:rFonts w:ascii="Aptos Narrow" w:eastAsia="Times New Roman" w:hAnsi="Aptos Narrow" w:cs="Times New Roman"/>
                <w:color w:val="000000"/>
                <w:lang w:eastAsia="en-AU"/>
              </w:rPr>
              <w:t xml:space="preserve">data load </w:t>
            </w:r>
            <w:r w:rsidRPr="00E07D53">
              <w:rPr>
                <w:rFonts w:ascii="Aptos Narrow" w:eastAsia="Times New Roman" w:hAnsi="Aptos Narrow" w:cs="Times New Roman"/>
                <w:color w:val="000000"/>
                <w:lang w:eastAsia="en-AU"/>
              </w:rPr>
              <w:t>process for Fact Tables</w:t>
            </w:r>
            <w:r>
              <w:rPr>
                <w:rFonts w:ascii="Aptos Narrow" w:eastAsia="Times New Roman" w:hAnsi="Aptos Narrow" w:cs="Times New Roman"/>
                <w:color w:val="000000"/>
                <w:lang w:eastAsia="en-AU"/>
              </w:rPr>
              <w:t xml:space="preserve"> once other sources have completed synchronisation</w:t>
            </w:r>
          </w:p>
        </w:tc>
      </w:tr>
      <w:tr w:rsidR="00937042" w:rsidRPr="00E07D53" w14:paraId="36DDBBC3"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tcPr>
          <w:p w14:paraId="11AD09CB" w14:textId="77777777" w:rsidR="00937042" w:rsidRPr="00E07D53" w:rsidRDefault="00937042">
            <w:pPr>
              <w:rPr>
                <w:rFonts w:ascii="Aptos Narrow" w:eastAsia="Times New Roman" w:hAnsi="Aptos Narrow" w:cs="Times New Roman"/>
                <w:color w:val="000000"/>
                <w:lang w:eastAsia="en-AU"/>
              </w:rPr>
            </w:pPr>
            <w:r w:rsidRPr="00052D0E">
              <w:rPr>
                <w:rFonts w:ascii="Aptos Narrow" w:eastAsia="Times New Roman" w:hAnsi="Aptos Narrow" w:cs="Times New Roman"/>
                <w:color w:val="000000"/>
                <w:lang w:eastAsia="en-AU"/>
              </w:rPr>
              <w:t>P_Metadata_Ingestion_Master</w:t>
            </w:r>
          </w:p>
        </w:tc>
        <w:tc>
          <w:tcPr>
            <w:tcW w:w="5221" w:type="dxa"/>
            <w:noWrap/>
          </w:tcPr>
          <w:p w14:paraId="365D5DA1"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 xml:space="preserve">Orchestrates the </w:t>
            </w:r>
            <w:r>
              <w:rPr>
                <w:rFonts w:ascii="Aptos Narrow" w:eastAsia="Times New Roman" w:hAnsi="Aptos Narrow" w:cs="Times New Roman"/>
                <w:color w:val="000000"/>
                <w:lang w:eastAsia="en-AU"/>
              </w:rPr>
              <w:t xml:space="preserve">data load </w:t>
            </w:r>
            <w:r w:rsidRPr="00E07D53">
              <w:rPr>
                <w:rFonts w:ascii="Aptos Narrow" w:eastAsia="Times New Roman" w:hAnsi="Aptos Narrow" w:cs="Times New Roman"/>
                <w:color w:val="000000"/>
                <w:lang w:eastAsia="en-AU"/>
              </w:rPr>
              <w:t xml:space="preserve">process for </w:t>
            </w:r>
            <w:r>
              <w:rPr>
                <w:rFonts w:ascii="Aptos Narrow" w:eastAsia="Times New Roman" w:hAnsi="Aptos Narrow" w:cs="Times New Roman"/>
                <w:color w:val="000000"/>
                <w:lang w:eastAsia="en-AU"/>
              </w:rPr>
              <w:t>Metadata including SourceToTargetMapping</w:t>
            </w:r>
          </w:p>
        </w:tc>
      </w:tr>
    </w:tbl>
    <w:p w14:paraId="7BB1D73A" w14:textId="77777777" w:rsidR="001D3112" w:rsidRPr="00CA41D2" w:rsidRDefault="001D3112" w:rsidP="00822AB9">
      <w:pPr>
        <w:pStyle w:val="Heading5"/>
      </w:pPr>
      <w:r w:rsidRPr="6E856EEE">
        <w:t>P_GOULBDB_Ingestion_Master</w:t>
      </w:r>
    </w:p>
    <w:p w14:paraId="709ACE72" w14:textId="77777777" w:rsidR="001D3112" w:rsidRPr="00CA41D2" w:rsidRDefault="001D3112" w:rsidP="001D3112">
      <w:pPr>
        <w:rPr>
          <w:lang w:eastAsia="ja-JP"/>
        </w:rPr>
      </w:pPr>
      <w:r>
        <w:rPr>
          <w:noProof/>
        </w:rPr>
        <w:drawing>
          <wp:inline distT="0" distB="0" distL="0" distR="0" wp14:anchorId="642901C7" wp14:editId="1436138D">
            <wp:extent cx="5850890" cy="1337310"/>
            <wp:effectExtent l="0" t="0" r="0" b="0"/>
            <wp:docPr id="843436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36647" name="Picture 1" descr="A screenshot of a computer&#10;&#10;AI-generated content may be incorrect."/>
                    <pic:cNvPicPr/>
                  </pic:nvPicPr>
                  <pic:blipFill>
                    <a:blip r:embed="rId44"/>
                    <a:stretch>
                      <a:fillRect/>
                    </a:stretch>
                  </pic:blipFill>
                  <pic:spPr>
                    <a:xfrm>
                      <a:off x="0" y="0"/>
                      <a:ext cx="5850890" cy="1337310"/>
                    </a:xfrm>
                    <a:prstGeom prst="rect">
                      <a:avLst/>
                    </a:prstGeom>
                  </pic:spPr>
                </pic:pic>
              </a:graphicData>
            </a:graphic>
          </wp:inline>
        </w:drawing>
      </w:r>
    </w:p>
    <w:p w14:paraId="7196B4BF" w14:textId="77777777" w:rsidR="00676943" w:rsidRPr="00CA41D2" w:rsidRDefault="00676943" w:rsidP="001D3112">
      <w:pPr>
        <w:rPr>
          <w:lang w:eastAsia="ja-JP"/>
        </w:rPr>
      </w:pPr>
    </w:p>
    <w:p w14:paraId="7DEEDE6D" w14:textId="77777777" w:rsidR="001D3112" w:rsidRPr="00CA41D2" w:rsidRDefault="001D3112" w:rsidP="00822AB9">
      <w:pPr>
        <w:pStyle w:val="Heading5"/>
      </w:pPr>
      <w:r w:rsidRPr="6E856EEE">
        <w:lastRenderedPageBreak/>
        <w:t>P_SalesForce_Ingestion_Master</w:t>
      </w:r>
    </w:p>
    <w:p w14:paraId="4FD7F4E8" w14:textId="77777777" w:rsidR="001D3112" w:rsidRPr="00CA41D2" w:rsidRDefault="001D3112" w:rsidP="001D3112">
      <w:pPr>
        <w:rPr>
          <w:lang w:eastAsia="ja-JP"/>
        </w:rPr>
      </w:pPr>
      <w:r>
        <w:rPr>
          <w:noProof/>
        </w:rPr>
        <w:drawing>
          <wp:inline distT="0" distB="0" distL="0" distR="0" wp14:anchorId="7998BD0B" wp14:editId="7399515E">
            <wp:extent cx="5850890" cy="1594485"/>
            <wp:effectExtent l="0" t="0" r="0" b="5715"/>
            <wp:docPr id="766211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11445" name="Picture 1" descr="A screenshot of a computer&#10;&#10;AI-generated content may be incorrect."/>
                    <pic:cNvPicPr/>
                  </pic:nvPicPr>
                  <pic:blipFill>
                    <a:blip r:embed="rId45"/>
                    <a:stretch>
                      <a:fillRect/>
                    </a:stretch>
                  </pic:blipFill>
                  <pic:spPr>
                    <a:xfrm>
                      <a:off x="0" y="0"/>
                      <a:ext cx="5850890" cy="1594485"/>
                    </a:xfrm>
                    <a:prstGeom prst="rect">
                      <a:avLst/>
                    </a:prstGeom>
                  </pic:spPr>
                </pic:pic>
              </a:graphicData>
            </a:graphic>
          </wp:inline>
        </w:drawing>
      </w:r>
    </w:p>
    <w:p w14:paraId="2ADB451E" w14:textId="77777777" w:rsidR="001D3112" w:rsidRPr="00CA41D2" w:rsidRDefault="001D3112" w:rsidP="00822AB9">
      <w:pPr>
        <w:pStyle w:val="Heading5"/>
      </w:pPr>
      <w:r w:rsidRPr="6E856EEE">
        <w:t>P_SharePoint_Ingestion_Master</w:t>
      </w:r>
    </w:p>
    <w:p w14:paraId="38F76BC3" w14:textId="77777777" w:rsidR="001D3112" w:rsidRPr="00CA41D2" w:rsidRDefault="001D3112" w:rsidP="001D3112">
      <w:pPr>
        <w:rPr>
          <w:lang w:eastAsia="ja-JP"/>
        </w:rPr>
      </w:pPr>
      <w:r>
        <w:rPr>
          <w:noProof/>
        </w:rPr>
        <w:drawing>
          <wp:inline distT="0" distB="0" distL="0" distR="0" wp14:anchorId="5BD38573" wp14:editId="5CB361D2">
            <wp:extent cx="5850890" cy="1659255"/>
            <wp:effectExtent l="0" t="0" r="0" b="0"/>
            <wp:docPr id="629110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10770" name="Picture 1" descr="A screenshot of a computer&#10;&#10;AI-generated content may be incorrect."/>
                    <pic:cNvPicPr/>
                  </pic:nvPicPr>
                  <pic:blipFill>
                    <a:blip r:embed="rId46"/>
                    <a:stretch>
                      <a:fillRect/>
                    </a:stretch>
                  </pic:blipFill>
                  <pic:spPr>
                    <a:xfrm>
                      <a:off x="0" y="0"/>
                      <a:ext cx="5850890" cy="1659255"/>
                    </a:xfrm>
                    <a:prstGeom prst="rect">
                      <a:avLst/>
                    </a:prstGeom>
                  </pic:spPr>
                </pic:pic>
              </a:graphicData>
            </a:graphic>
          </wp:inline>
        </w:drawing>
      </w:r>
    </w:p>
    <w:p w14:paraId="06EDE5D8" w14:textId="77777777" w:rsidR="001D3112" w:rsidRPr="00CA41D2" w:rsidRDefault="001D3112" w:rsidP="00822AB9">
      <w:pPr>
        <w:pStyle w:val="Heading5"/>
      </w:pPr>
      <w:r w:rsidRPr="6E856EEE">
        <w:t>P_Gold_Ingestion_Master</w:t>
      </w:r>
    </w:p>
    <w:p w14:paraId="6F974650" w14:textId="77777777" w:rsidR="001D3112" w:rsidRPr="00CA41D2" w:rsidRDefault="001D3112" w:rsidP="001D3112">
      <w:pPr>
        <w:rPr>
          <w:lang w:eastAsia="ja-JP"/>
        </w:rPr>
      </w:pPr>
      <w:r>
        <w:rPr>
          <w:noProof/>
        </w:rPr>
        <w:drawing>
          <wp:inline distT="0" distB="0" distL="0" distR="0" wp14:anchorId="68BC9558" wp14:editId="25BA4BEE">
            <wp:extent cx="2628571" cy="2276190"/>
            <wp:effectExtent l="0" t="0" r="635" b="0"/>
            <wp:docPr id="756486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86344" name="Picture 1" descr="A screenshot of a computer&#10;&#10;AI-generated content may be incorrect."/>
                    <pic:cNvPicPr/>
                  </pic:nvPicPr>
                  <pic:blipFill>
                    <a:blip r:embed="rId47"/>
                    <a:stretch>
                      <a:fillRect/>
                    </a:stretch>
                  </pic:blipFill>
                  <pic:spPr>
                    <a:xfrm>
                      <a:off x="0" y="0"/>
                      <a:ext cx="2628571" cy="2276190"/>
                    </a:xfrm>
                    <a:prstGeom prst="rect">
                      <a:avLst/>
                    </a:prstGeom>
                  </pic:spPr>
                </pic:pic>
              </a:graphicData>
            </a:graphic>
          </wp:inline>
        </w:drawing>
      </w:r>
    </w:p>
    <w:p w14:paraId="197169C5" w14:textId="77777777" w:rsidR="001D3112" w:rsidRPr="00CA41D2" w:rsidRDefault="001D3112" w:rsidP="00822AB9">
      <w:pPr>
        <w:pStyle w:val="Heading5"/>
      </w:pPr>
      <w:r w:rsidRPr="6E856EEE">
        <w:lastRenderedPageBreak/>
        <w:t>P_Metadata_Ingestion_Master</w:t>
      </w:r>
    </w:p>
    <w:p w14:paraId="2EF3640A" w14:textId="77777777" w:rsidR="001D3112" w:rsidRPr="00CA41D2" w:rsidRDefault="001D3112" w:rsidP="001D3112">
      <w:pPr>
        <w:rPr>
          <w:lang w:eastAsia="ja-JP"/>
        </w:rPr>
      </w:pPr>
      <w:r>
        <w:rPr>
          <w:noProof/>
        </w:rPr>
        <w:drawing>
          <wp:inline distT="0" distB="0" distL="0" distR="0" wp14:anchorId="76FF9FB5" wp14:editId="479ED013">
            <wp:extent cx="4904762" cy="2676190"/>
            <wp:effectExtent l="0" t="0" r="0" b="0"/>
            <wp:docPr id="1119890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0447" name="Picture 1" descr="A screenshot of a computer&#10;&#10;AI-generated content may be incorrect."/>
                    <pic:cNvPicPr/>
                  </pic:nvPicPr>
                  <pic:blipFill>
                    <a:blip r:embed="rId48"/>
                    <a:stretch>
                      <a:fillRect/>
                    </a:stretch>
                  </pic:blipFill>
                  <pic:spPr>
                    <a:xfrm>
                      <a:off x="0" y="0"/>
                      <a:ext cx="4904762" cy="2676190"/>
                    </a:xfrm>
                    <a:prstGeom prst="rect">
                      <a:avLst/>
                    </a:prstGeom>
                  </pic:spPr>
                </pic:pic>
              </a:graphicData>
            </a:graphic>
          </wp:inline>
        </w:drawing>
      </w:r>
    </w:p>
    <w:p w14:paraId="3DFE64F9" w14:textId="77777777" w:rsidR="00BB3A29" w:rsidRPr="00CA41D2" w:rsidRDefault="00BB3A29" w:rsidP="00BB3A29">
      <w:pPr>
        <w:spacing w:line="279" w:lineRule="auto"/>
        <w:rPr>
          <w:rFonts w:ascii="Aptos" w:eastAsia="Times New Roman" w:hAnsi="Aptos" w:cs="Times New Roman"/>
          <w:sz w:val="24"/>
          <w:szCs w:val="24"/>
          <w:lang w:eastAsia="ja-JP"/>
        </w:rPr>
      </w:pPr>
    </w:p>
    <w:p w14:paraId="52DAC488" w14:textId="77777777" w:rsidR="00062D12" w:rsidRPr="00CA41D2" w:rsidRDefault="00062D12">
      <w:pPr>
        <w:rPr>
          <w:rFonts w:asciiTheme="majorHAnsi" w:eastAsiaTheme="majorEastAsia" w:hAnsiTheme="majorHAnsi" w:cstheme="majorBidi"/>
          <w:color w:val="004F8A"/>
          <w:lang w:eastAsia="ja-JP"/>
        </w:rPr>
      </w:pPr>
      <w:r>
        <w:br w:type="page"/>
      </w:r>
    </w:p>
    <w:p w14:paraId="637476BA" w14:textId="57C9D99F" w:rsidR="00BB3A29" w:rsidRPr="00CA41D2" w:rsidRDefault="00BB3A29" w:rsidP="000244BF">
      <w:pPr>
        <w:pStyle w:val="Heading4"/>
        <w:rPr>
          <w:lang w:val="en-AU"/>
        </w:rPr>
      </w:pPr>
      <w:r w:rsidRPr="00CA41D2">
        <w:rPr>
          <w:lang w:val="en-AU"/>
        </w:rPr>
        <w:lastRenderedPageBreak/>
        <w:t>Module pipeline</w:t>
      </w:r>
      <w:r w:rsidR="009469DD" w:rsidRPr="00CA41D2">
        <w:rPr>
          <w:lang w:val="en-AU"/>
        </w:rPr>
        <w:t>s for Tabular Data Streams</w:t>
      </w:r>
    </w:p>
    <w:tbl>
      <w:tblPr>
        <w:tblStyle w:val="ListTable4-Accent51"/>
        <w:tblW w:w="9128" w:type="dxa"/>
        <w:tblLook w:val="04A0" w:firstRow="1" w:lastRow="0" w:firstColumn="1" w:lastColumn="0" w:noHBand="0" w:noVBand="1"/>
      </w:tblPr>
      <w:tblGrid>
        <w:gridCol w:w="3462"/>
        <w:gridCol w:w="5666"/>
      </w:tblGrid>
      <w:tr w:rsidR="00937042" w:rsidRPr="003C2F94" w14:paraId="25F3C05E"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62" w:type="dxa"/>
          </w:tcPr>
          <w:p w14:paraId="10F5AF5C" w14:textId="77777777" w:rsidR="00937042" w:rsidRPr="00CA41D2" w:rsidRDefault="00937042" w:rsidP="00FD39B3">
            <w:pPr>
              <w:pStyle w:val="TableStyle"/>
              <w:rPr>
                <w:lang w:eastAsia="ja-JP"/>
              </w:rPr>
            </w:pPr>
            <w:r w:rsidRPr="00CA41D2">
              <w:rPr>
                <w:lang w:eastAsia="ja-JP"/>
              </w:rPr>
              <w:t>Module Name</w:t>
            </w:r>
          </w:p>
        </w:tc>
        <w:tc>
          <w:tcPr>
            <w:tcW w:w="5666" w:type="dxa"/>
          </w:tcPr>
          <w:p w14:paraId="3C550D80" w14:textId="77777777" w:rsidR="00937042" w:rsidRPr="00CA41D2" w:rsidRDefault="00937042"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937042" w:rsidRPr="00857B25" w14:paraId="056D4D84"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308F8432"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L_GOULBDBIngestion_BottomLevel</w:t>
            </w:r>
          </w:p>
        </w:tc>
        <w:tc>
          <w:tcPr>
            <w:tcW w:w="5666" w:type="dxa"/>
            <w:noWrap/>
            <w:hideMark/>
          </w:tcPr>
          <w:p w14:paraId="0CCF3D3F"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 Level (individual object load) for GOULBDB. See 3.1.4. Metadata Driven Copy for more details.</w:t>
            </w:r>
          </w:p>
        </w:tc>
      </w:tr>
      <w:tr w:rsidR="00937042" w:rsidRPr="00857B25" w14:paraId="7C0006D2"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4D437A33"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L_GOULBDBIngestion_MiddleLevel</w:t>
            </w:r>
          </w:p>
        </w:tc>
        <w:tc>
          <w:tcPr>
            <w:tcW w:w="5666" w:type="dxa"/>
            <w:noWrap/>
            <w:hideMark/>
          </w:tcPr>
          <w:p w14:paraId="30B3C7AD"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 Level load (send objects in batches to Bottom Level) for GOULBDB. See 3.1.4. Metadata Driven Copy for more details.</w:t>
            </w:r>
          </w:p>
        </w:tc>
      </w:tr>
      <w:tr w:rsidR="00937042" w:rsidRPr="00857B25" w14:paraId="45D88682"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2812915D"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L_MergeBronzeToSilver</w:t>
            </w:r>
          </w:p>
        </w:tc>
        <w:tc>
          <w:tcPr>
            <w:tcW w:w="5666" w:type="dxa"/>
            <w:noWrap/>
            <w:hideMark/>
          </w:tcPr>
          <w:p w14:paraId="6B5F65FD"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Bronze to Silver PySpark Notebook. See section Python Spark Notebooks for more details</w:t>
            </w:r>
          </w:p>
        </w:tc>
      </w:tr>
      <w:tr w:rsidR="00937042" w:rsidRPr="00857B25" w14:paraId="1683C369"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EACFCC6"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L_MergeSilverToGold</w:t>
            </w:r>
          </w:p>
        </w:tc>
        <w:tc>
          <w:tcPr>
            <w:tcW w:w="5666" w:type="dxa"/>
            <w:noWrap/>
            <w:hideMark/>
          </w:tcPr>
          <w:p w14:paraId="6D69FFB5"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Silver to Gold TSQL Notebook. See section TSQL Notebooks for more details</w:t>
            </w:r>
          </w:p>
        </w:tc>
      </w:tr>
      <w:tr w:rsidR="00937042" w:rsidRPr="00857B25" w14:paraId="650EBD7E"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57EC41F9"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L_SFAddObjectColumnMetadata</w:t>
            </w:r>
          </w:p>
        </w:tc>
        <w:tc>
          <w:tcPr>
            <w:tcW w:w="5666" w:type="dxa"/>
            <w:noWrap/>
            <w:hideMark/>
          </w:tcPr>
          <w:p w14:paraId="1DABDB74"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Dynamically retrieves the columns per Salesforce Object for use in the Metadata Driven Copy to Bronze</w:t>
            </w:r>
          </w:p>
        </w:tc>
      </w:tr>
      <w:tr w:rsidR="00937042" w:rsidRPr="00857B25" w14:paraId="1D43E602"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01886823"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L_SFIngestion_BottomLevel</w:t>
            </w:r>
          </w:p>
        </w:tc>
        <w:tc>
          <w:tcPr>
            <w:tcW w:w="5666" w:type="dxa"/>
            <w:noWrap/>
            <w:hideMark/>
          </w:tcPr>
          <w:p w14:paraId="690FC6A0"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 Level (individual object load) for Salesforce. See 3.1.4. Metadata Driven Copy for more details.</w:t>
            </w:r>
          </w:p>
        </w:tc>
      </w:tr>
      <w:tr w:rsidR="00937042" w:rsidRPr="00857B25" w14:paraId="6515F839"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50DB9FA9"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L_SFIngestion_MiddleLevel</w:t>
            </w:r>
          </w:p>
        </w:tc>
        <w:tc>
          <w:tcPr>
            <w:tcW w:w="5666" w:type="dxa"/>
            <w:noWrap/>
            <w:hideMark/>
          </w:tcPr>
          <w:p w14:paraId="1488F46F"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 Level load (send objects in batches to Bottom Level) for Salesforce. See 3.1.4. Metadata Driven Copy for more details.</w:t>
            </w:r>
          </w:p>
        </w:tc>
      </w:tr>
      <w:tr w:rsidR="00937042" w:rsidRPr="00857B25" w14:paraId="3577B059"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6E0A1DD"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L_WriteDataflowBatchId</w:t>
            </w:r>
          </w:p>
        </w:tc>
        <w:tc>
          <w:tcPr>
            <w:tcW w:w="5666" w:type="dxa"/>
            <w:noWrap/>
            <w:hideMark/>
          </w:tcPr>
          <w:p w14:paraId="42AE5821"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Part of the SharePoint Bronze ingestion process to allow parameterisation of the dataflow's individual BatchId</w:t>
            </w:r>
          </w:p>
        </w:tc>
      </w:tr>
      <w:tr w:rsidR="00937042" w:rsidRPr="00857B25" w14:paraId="70BC3A05"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4BB50F50"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L_SharePointToBronze</w:t>
            </w:r>
          </w:p>
        </w:tc>
        <w:tc>
          <w:tcPr>
            <w:tcW w:w="5666" w:type="dxa"/>
            <w:noWrap/>
            <w:hideMark/>
          </w:tcPr>
          <w:p w14:paraId="7C1946C0" w14:textId="33E19203"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Bronze Dataflow Ingestion Pipeline for SharePoint data sources</w:t>
            </w:r>
            <w:r>
              <w:rPr>
                <w:rFonts w:eastAsia="Times New Roman" w:cs="Times New Roman"/>
                <w:color w:val="000000"/>
              </w:rPr>
              <w:t xml:space="preserve"> (</w:t>
            </w:r>
            <w:r w:rsidRPr="00937042">
              <w:rPr>
                <w:rFonts w:eastAsia="Times New Roman" w:cs="Times New Roman"/>
                <w:color w:val="000000"/>
              </w:rPr>
              <w:t>DF_SharePoint_ToBronze</w:t>
            </w:r>
            <w:r>
              <w:rPr>
                <w:rFonts w:eastAsia="Times New Roman" w:cs="Times New Roman"/>
                <w:color w:val="000000"/>
              </w:rPr>
              <w:t>, shown below)</w:t>
            </w:r>
          </w:p>
        </w:tc>
      </w:tr>
    </w:tbl>
    <w:p w14:paraId="3239A34B" w14:textId="5AD6D409" w:rsidR="00BB3A29" w:rsidRPr="00CA41D2" w:rsidRDefault="00BB3A29" w:rsidP="00BB3A29">
      <w:pPr>
        <w:rPr>
          <w:rFonts w:asciiTheme="majorHAnsi" w:eastAsiaTheme="majorEastAsia" w:hAnsiTheme="majorHAnsi" w:cstheme="majorBidi"/>
          <w:color w:val="004F8A"/>
          <w:sz w:val="28"/>
          <w:szCs w:val="28"/>
          <w:lang w:eastAsia="ja-JP"/>
        </w:rPr>
      </w:pPr>
      <w:bookmarkStart w:id="64" w:name="_Toc184725317"/>
    </w:p>
    <w:p w14:paraId="58EFF1C2" w14:textId="77777777" w:rsidR="00937042" w:rsidRPr="00CA41D2" w:rsidRDefault="00937042" w:rsidP="000244BF">
      <w:pPr>
        <w:pStyle w:val="Heading4"/>
        <w:rPr>
          <w:lang w:val="en-AU"/>
        </w:rPr>
      </w:pPr>
      <w:r w:rsidRPr="00CA41D2">
        <w:rPr>
          <w:lang w:val="en-AU"/>
        </w:rPr>
        <w:t>Dataflow V2</w:t>
      </w:r>
    </w:p>
    <w:tbl>
      <w:tblPr>
        <w:tblStyle w:val="ListTable4-Accent51"/>
        <w:tblW w:w="9128" w:type="dxa"/>
        <w:tblLook w:val="04A0" w:firstRow="1" w:lastRow="0" w:firstColumn="1" w:lastColumn="0" w:noHBand="0" w:noVBand="1"/>
      </w:tblPr>
      <w:tblGrid>
        <w:gridCol w:w="3907"/>
        <w:gridCol w:w="5221"/>
      </w:tblGrid>
      <w:tr w:rsidR="00937042" w:rsidRPr="00937042" w14:paraId="24E148F4"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081A8D8D" w14:textId="77777777" w:rsidR="00937042" w:rsidRPr="00CA41D2" w:rsidRDefault="00937042" w:rsidP="00FD39B3">
            <w:pPr>
              <w:pStyle w:val="TableStyle"/>
              <w:rPr>
                <w:lang w:eastAsia="ja-JP"/>
              </w:rPr>
            </w:pPr>
            <w:r w:rsidRPr="00CA41D2">
              <w:rPr>
                <w:lang w:eastAsia="ja-JP"/>
              </w:rPr>
              <w:t>Master pipeline name</w:t>
            </w:r>
          </w:p>
        </w:tc>
        <w:tc>
          <w:tcPr>
            <w:tcW w:w="5221" w:type="dxa"/>
          </w:tcPr>
          <w:p w14:paraId="7DB5072D" w14:textId="77777777" w:rsidR="00937042" w:rsidRPr="00CA41D2" w:rsidRDefault="00937042"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937042" w:rsidRPr="00937042" w14:paraId="7176C07A"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tblGrid>
            <w:tr w:rsidR="00937042" w:rsidRPr="00937042" w14:paraId="4D06F653" w14:textId="77777777">
              <w:trPr>
                <w:tblCellSpacing w:w="15" w:type="dxa"/>
              </w:trPr>
              <w:tc>
                <w:tcPr>
                  <w:tcW w:w="0" w:type="auto"/>
                  <w:vAlign w:val="center"/>
                  <w:hideMark/>
                </w:tcPr>
                <w:p w14:paraId="71B87900" w14:textId="77777777" w:rsidR="00937042" w:rsidRPr="00CA41D2" w:rsidRDefault="00937042" w:rsidP="00FD39B3">
                  <w:pPr>
                    <w:pStyle w:val="TableStyle"/>
                    <w:rPr>
                      <w:lang w:val="en-US"/>
                    </w:rPr>
                  </w:pPr>
                  <w:r w:rsidRPr="6E856EEE">
                    <w:rPr>
                      <w:lang w:val="en-US"/>
                    </w:rPr>
                    <w:t>DF_SharePoint_ToBronze</w:t>
                  </w:r>
                </w:p>
              </w:tc>
            </w:tr>
          </w:tbl>
          <w:p w14:paraId="1F24BBC6" w14:textId="77777777" w:rsidR="00937042" w:rsidRPr="00CA41D2" w:rsidRDefault="00937042" w:rsidP="00FD39B3">
            <w:pPr>
              <w:pStyle w:val="TableStyle"/>
              <w:rPr>
                <w:lang w:eastAsia="ja-JP"/>
              </w:rPr>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7"/>
            </w:tblGrid>
            <w:tr w:rsidR="00937042" w:rsidRPr="00937042" w14:paraId="5EC22C70" w14:textId="77777777">
              <w:trPr>
                <w:tblCellSpacing w:w="15" w:type="dxa"/>
              </w:trPr>
              <w:tc>
                <w:tcPr>
                  <w:tcW w:w="0" w:type="auto"/>
                  <w:vAlign w:val="center"/>
                  <w:hideMark/>
                </w:tcPr>
                <w:p w14:paraId="5F446ACD" w14:textId="77777777" w:rsidR="00937042" w:rsidRPr="00CA41D2" w:rsidRDefault="00937042" w:rsidP="00FD39B3">
                  <w:pPr>
                    <w:pStyle w:val="TableStyle"/>
                  </w:pPr>
                  <w:r w:rsidRPr="6E856EEE">
                    <w:rPr>
                      <w:lang w:val="en-US"/>
                    </w:rPr>
                    <w:t>Conducts the initial ingestion process for SharePoint sources</w:t>
                  </w:r>
                </w:p>
              </w:tc>
            </w:tr>
          </w:tbl>
          <w:p w14:paraId="5A2FA917" w14:textId="77777777" w:rsidR="00937042" w:rsidRPr="00CA41D2" w:rsidRDefault="00937042"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p>
        </w:tc>
      </w:tr>
    </w:tbl>
    <w:p w14:paraId="73C30273" w14:textId="77777777" w:rsidR="00937042" w:rsidRPr="00CA41D2" w:rsidRDefault="00937042" w:rsidP="00937042">
      <w:pPr>
        <w:rPr>
          <w:lang w:eastAsia="ja-JP"/>
        </w:rPr>
      </w:pPr>
    </w:p>
    <w:p w14:paraId="0DDD0F56" w14:textId="77777777" w:rsidR="00676943" w:rsidRDefault="00676943">
      <w:pPr>
        <w:rPr>
          <w:rFonts w:asciiTheme="majorHAnsi" w:eastAsiaTheme="majorEastAsia" w:hAnsiTheme="majorHAnsi" w:cstheme="majorBidi"/>
          <w:color w:val="004F8A"/>
          <w:sz w:val="28"/>
          <w:szCs w:val="26"/>
          <w:lang w:eastAsia="ja-JP"/>
        </w:rPr>
      </w:pPr>
      <w:r>
        <w:br w:type="page"/>
      </w:r>
    </w:p>
    <w:p w14:paraId="683A3A3A" w14:textId="016EAC85" w:rsidR="00BB3A29" w:rsidRPr="00CA41D2" w:rsidRDefault="00BB3A29" w:rsidP="00AC1587">
      <w:pPr>
        <w:pStyle w:val="Heading2"/>
        <w:rPr>
          <w:lang w:val="en-AU"/>
        </w:rPr>
      </w:pPr>
      <w:bookmarkStart w:id="65" w:name="_Toc227142055"/>
      <w:r w:rsidRPr="00CA41D2">
        <w:rPr>
          <w:lang w:val="en-AU"/>
        </w:rPr>
        <w:lastRenderedPageBreak/>
        <w:t>Metadata Structure</w:t>
      </w:r>
      <w:bookmarkEnd w:id="64"/>
      <w:bookmarkEnd w:id="65"/>
    </w:p>
    <w:p w14:paraId="1CD8B5F0" w14:textId="276BED01" w:rsidR="00BB3A29" w:rsidRPr="00CA41D2" w:rsidRDefault="005B0E3D" w:rsidP="00BB3A29">
      <w:pPr>
        <w:rPr>
          <w:lang w:eastAsia="ja-JP"/>
        </w:rPr>
      </w:pPr>
      <w:r>
        <w:rPr>
          <w:lang w:eastAsia="ja-JP"/>
        </w:rPr>
        <w:t>Metadata is</w:t>
      </w:r>
      <w:r w:rsidR="00BB3A29" w:rsidRPr="00CA41D2">
        <w:rPr>
          <w:lang w:eastAsia="ja-JP"/>
        </w:rPr>
        <w:t xml:space="preserve"> part of the Data Ingestion Framework</w:t>
      </w:r>
      <w:r>
        <w:rPr>
          <w:lang w:eastAsia="ja-JP"/>
        </w:rPr>
        <w:t xml:space="preserve"> and </w:t>
      </w:r>
      <w:r w:rsidR="00092791">
        <w:rPr>
          <w:lang w:eastAsia="ja-JP"/>
        </w:rPr>
        <w:t>ensures</w:t>
      </w:r>
      <w:r w:rsidR="00BB3A29" w:rsidRPr="00CA41D2">
        <w:rPr>
          <w:lang w:eastAsia="ja-JP"/>
        </w:rPr>
        <w:t xml:space="preserve"> data traceability, governance, and reusability across ingestion patterns. The </w:t>
      </w:r>
      <w:r w:rsidR="00092791">
        <w:rPr>
          <w:lang w:eastAsia="ja-JP"/>
        </w:rPr>
        <w:t xml:space="preserve">metadata </w:t>
      </w:r>
      <w:r w:rsidR="00BB3A29" w:rsidRPr="00CA41D2">
        <w:rPr>
          <w:lang w:eastAsia="ja-JP"/>
        </w:rPr>
        <w:t xml:space="preserve">structure </w:t>
      </w:r>
      <w:r>
        <w:rPr>
          <w:lang w:eastAsia="ja-JP"/>
        </w:rPr>
        <w:t>aligns</w:t>
      </w:r>
      <w:r w:rsidR="00BB3A29" w:rsidRPr="00CA41D2">
        <w:rPr>
          <w:lang w:eastAsia="ja-JP"/>
        </w:rPr>
        <w:t xml:space="preserve"> with specific ingestion patterns, dictating which metadata attributes to populate at various stages. This approach enables modularity and enhances the maintainability of pipelines, notebooks, and stored procedures.</w:t>
      </w:r>
    </w:p>
    <w:p w14:paraId="40C87D1F" w14:textId="7C79FA8C" w:rsidR="00BB3A29" w:rsidRPr="00CA41D2" w:rsidRDefault="00BB3A29" w:rsidP="00BB3A29">
      <w:pPr>
        <w:rPr>
          <w:lang w:eastAsia="ja-JP"/>
        </w:rPr>
      </w:pPr>
      <w:r w:rsidRPr="00CA41D2">
        <w:rPr>
          <w:lang w:eastAsia="ja-JP"/>
        </w:rPr>
        <w:t xml:space="preserve">In file-based ingestion, object-level metadata such as file hashes and file sizes will be captured. </w:t>
      </w:r>
      <w:r w:rsidR="00C66D37">
        <w:rPr>
          <w:lang w:eastAsia="ja-JP"/>
        </w:rPr>
        <w:t>Metadata</w:t>
      </w:r>
      <w:r w:rsidRPr="00CA41D2">
        <w:rPr>
          <w:lang w:eastAsia="ja-JP"/>
        </w:rPr>
        <w:t xml:space="preserve"> attributes like creation and modification timestamps will be included </w:t>
      </w:r>
      <w:r w:rsidR="00C66D37">
        <w:rPr>
          <w:lang w:eastAsia="ja-JP"/>
        </w:rPr>
        <w:t xml:space="preserve">for record-level ingestion </w:t>
      </w:r>
      <w:r w:rsidRPr="00CA41D2">
        <w:rPr>
          <w:lang w:eastAsia="ja-JP"/>
        </w:rPr>
        <w:t>to support fine-grained data governance</w:t>
      </w:r>
      <w:r w:rsidR="000E2CFC">
        <w:rPr>
          <w:lang w:eastAsia="ja-JP"/>
        </w:rPr>
        <w:t xml:space="preserve"> and </w:t>
      </w:r>
      <w:r w:rsidR="00DC2E0D">
        <w:rPr>
          <w:lang w:eastAsia="ja-JP"/>
        </w:rPr>
        <w:t>traceability</w:t>
      </w:r>
      <w:r w:rsidRPr="00CA41D2">
        <w:rPr>
          <w:lang w:eastAsia="ja-JP"/>
        </w:rPr>
        <w:t>.</w:t>
      </w:r>
    </w:p>
    <w:p w14:paraId="6674EC4B" w14:textId="77777777" w:rsidR="00BB3A29" w:rsidRPr="00CA41D2" w:rsidRDefault="00BB3A29" w:rsidP="00BB3A29">
      <w:pPr>
        <w:rPr>
          <w:lang w:val="en-US" w:eastAsia="ja-JP"/>
        </w:rPr>
      </w:pPr>
      <w:r w:rsidRPr="6E856EEE">
        <w:rPr>
          <w:lang w:val="en-US" w:eastAsia="ja-JP"/>
        </w:rPr>
        <w:t>The following metadata columns will be added to the Fabric SQL Database to support these objectives:</w:t>
      </w:r>
    </w:p>
    <w:tbl>
      <w:tblPr>
        <w:tblStyle w:val="ListTable4-Accent51"/>
        <w:tblW w:w="0" w:type="auto"/>
        <w:tblLook w:val="04A0" w:firstRow="1" w:lastRow="0" w:firstColumn="1" w:lastColumn="0" w:noHBand="0" w:noVBand="1"/>
      </w:tblPr>
      <w:tblGrid>
        <w:gridCol w:w="2405"/>
        <w:gridCol w:w="6799"/>
      </w:tblGrid>
      <w:tr w:rsidR="00BB3A29" w:rsidRPr="003C2F94" w14:paraId="69E99F76" w14:textId="777777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E99F7E0" w14:textId="77777777" w:rsidR="00BB3A29" w:rsidRPr="00CA41D2" w:rsidRDefault="00BB3A29" w:rsidP="00FD39B3">
            <w:pPr>
              <w:pStyle w:val="TableStyle"/>
            </w:pPr>
            <w:r w:rsidRPr="00CA41D2">
              <w:t>Metadata Column</w:t>
            </w:r>
          </w:p>
        </w:tc>
        <w:tc>
          <w:tcPr>
            <w:tcW w:w="6799" w:type="dxa"/>
            <w:vAlign w:val="center"/>
            <w:hideMark/>
          </w:tcPr>
          <w:p w14:paraId="63C7252A"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ED531C" w14:paraId="63DEDB6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42975E97" w14:textId="77777777" w:rsidR="00BB3A29" w:rsidRPr="00ED531C" w:rsidRDefault="00BB3A29" w:rsidP="00FD39B3">
            <w:pPr>
              <w:pStyle w:val="TableStyle"/>
              <w:rPr>
                <w:rFonts w:eastAsia="Times New Roman" w:cs="Times New Roman"/>
                <w:color w:val="000000"/>
              </w:rPr>
            </w:pPr>
            <w:bookmarkStart w:id="66" w:name="_Toc184725318"/>
            <w:r w:rsidRPr="00ED531C">
              <w:rPr>
                <w:rFonts w:eastAsia="Times New Roman" w:cs="Times New Roman"/>
                <w:color w:val="000000"/>
              </w:rPr>
              <w:t>Record Created Timestamp</w:t>
            </w:r>
          </w:p>
        </w:tc>
        <w:tc>
          <w:tcPr>
            <w:tcW w:w="6799" w:type="dxa"/>
            <w:hideMark/>
          </w:tcPr>
          <w:p w14:paraId="44148FD6"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Indicates when the record was originally created in the source system.</w:t>
            </w:r>
          </w:p>
        </w:tc>
      </w:tr>
      <w:tr w:rsidR="00BB3A29" w:rsidRPr="00ED531C" w14:paraId="4DB5D412"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tcPr>
          <w:p w14:paraId="7795113B"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 xml:space="preserve">Record </w:t>
            </w:r>
            <w:r>
              <w:rPr>
                <w:rFonts w:eastAsia="Times New Roman" w:cs="Times New Roman"/>
                <w:color w:val="000000"/>
              </w:rPr>
              <w:t>Modified</w:t>
            </w:r>
            <w:r w:rsidRPr="00ED531C">
              <w:rPr>
                <w:rFonts w:eastAsia="Times New Roman" w:cs="Times New Roman"/>
                <w:color w:val="000000"/>
              </w:rPr>
              <w:t xml:space="preserve"> Timestamp</w:t>
            </w:r>
          </w:p>
        </w:tc>
        <w:tc>
          <w:tcPr>
            <w:tcW w:w="6799" w:type="dxa"/>
          </w:tcPr>
          <w:p w14:paraId="2CC2F17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 xml:space="preserve">Indicates when the record was </w:t>
            </w:r>
            <w:r>
              <w:rPr>
                <w:rFonts w:eastAsia="Times New Roman" w:cs="Times New Roman"/>
                <w:color w:val="000000"/>
              </w:rPr>
              <w:t>last modified</w:t>
            </w:r>
            <w:r w:rsidRPr="00ED531C">
              <w:rPr>
                <w:rFonts w:eastAsia="Times New Roman" w:cs="Times New Roman"/>
                <w:color w:val="000000"/>
              </w:rPr>
              <w:t xml:space="preserve"> in the source system.</w:t>
            </w:r>
          </w:p>
        </w:tc>
      </w:tr>
      <w:tr w:rsidR="00BB3A29" w:rsidRPr="00ED531C" w14:paraId="32BD9E83"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tcPr>
          <w:p w14:paraId="539583B7" w14:textId="77777777" w:rsidR="00BB3A29" w:rsidRPr="00ED531C" w:rsidRDefault="00BB3A29" w:rsidP="00FD39B3">
            <w:pPr>
              <w:pStyle w:val="TableStyle"/>
              <w:rPr>
                <w:rFonts w:eastAsia="Times New Roman" w:cs="Times New Roman"/>
                <w:color w:val="000000"/>
              </w:rPr>
            </w:pPr>
            <w:r>
              <w:rPr>
                <w:rFonts w:eastAsia="Times New Roman" w:cs="Times New Roman"/>
                <w:color w:val="000000"/>
              </w:rPr>
              <w:t>Ingested file hash</w:t>
            </w:r>
          </w:p>
        </w:tc>
        <w:tc>
          <w:tcPr>
            <w:tcW w:w="6799" w:type="dxa"/>
          </w:tcPr>
          <w:p w14:paraId="29EAE0C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Pr>
                <w:rFonts w:eastAsia="Times New Roman" w:cs="Times New Roman"/>
                <w:color w:val="000000"/>
              </w:rPr>
              <w:t>Hash alphanumerical Identifier of the file that the record originated from (hash number has a 1-to-1 relationship with a unique file)</w:t>
            </w:r>
          </w:p>
        </w:tc>
      </w:tr>
      <w:tr w:rsidR="00BB3A29" w:rsidRPr="00ED531C" w14:paraId="0C45AF9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tcPr>
          <w:p w14:paraId="2F76E33A" w14:textId="77777777" w:rsidR="00BB3A29" w:rsidRDefault="00BB3A29" w:rsidP="00FD39B3">
            <w:pPr>
              <w:pStyle w:val="TableStyle"/>
              <w:rPr>
                <w:rFonts w:eastAsia="Times New Roman" w:cs="Times New Roman"/>
                <w:color w:val="000000"/>
              </w:rPr>
            </w:pPr>
            <w:r>
              <w:rPr>
                <w:rFonts w:eastAsia="Times New Roman" w:cs="Times New Roman"/>
                <w:color w:val="000000"/>
              </w:rPr>
              <w:t>Ingested file size</w:t>
            </w:r>
          </w:p>
        </w:tc>
        <w:tc>
          <w:tcPr>
            <w:tcW w:w="6799" w:type="dxa"/>
          </w:tcPr>
          <w:p w14:paraId="7EF80787"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Pr>
                <w:rFonts w:eastAsia="Times New Roman" w:cs="Times New Roman"/>
                <w:color w:val="000000"/>
              </w:rPr>
              <w:t>Size of the ingested file that the record originated from</w:t>
            </w:r>
          </w:p>
        </w:tc>
      </w:tr>
      <w:tr w:rsidR="00BB3A29" w:rsidRPr="00ED531C" w14:paraId="7A981F7C"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686F17B0"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Ingestion Timestamp</w:t>
            </w:r>
          </w:p>
        </w:tc>
        <w:tc>
          <w:tcPr>
            <w:tcW w:w="6799" w:type="dxa"/>
            <w:hideMark/>
          </w:tcPr>
          <w:p w14:paraId="08ECAC3C"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Indicates when the record was ingested into the Microsoft Fabric environment.</w:t>
            </w:r>
          </w:p>
        </w:tc>
      </w:tr>
      <w:tr w:rsidR="00BB3A29" w:rsidRPr="00ED531C" w14:paraId="5862E866"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38FCBFE6"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Source Database</w:t>
            </w:r>
          </w:p>
        </w:tc>
        <w:tc>
          <w:tcPr>
            <w:tcW w:w="6799" w:type="dxa"/>
            <w:hideMark/>
          </w:tcPr>
          <w:p w14:paraId="535AAB1A"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Identifies the source database or system where the record originates.</w:t>
            </w:r>
          </w:p>
        </w:tc>
      </w:tr>
      <w:tr w:rsidR="00BB3A29" w:rsidRPr="00ED531C" w14:paraId="2D2DE667"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657A76BB"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Source Schema</w:t>
            </w:r>
          </w:p>
        </w:tc>
        <w:tc>
          <w:tcPr>
            <w:tcW w:w="6799" w:type="dxa"/>
            <w:hideMark/>
          </w:tcPr>
          <w:p w14:paraId="2629D06F"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Identifies the schema or system of origin for the record (e.g., Salesforce).</w:t>
            </w:r>
          </w:p>
        </w:tc>
      </w:tr>
      <w:tr w:rsidR="00BB3A29" w:rsidRPr="00ED531C" w14:paraId="31F4623A"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54ECBA1C"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Source Column</w:t>
            </w:r>
          </w:p>
        </w:tc>
        <w:tc>
          <w:tcPr>
            <w:tcW w:w="6799" w:type="dxa"/>
            <w:hideMark/>
          </w:tcPr>
          <w:p w14:paraId="18ACA2F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Specifies the column in the source system where the data originates.</w:t>
            </w:r>
          </w:p>
        </w:tc>
      </w:tr>
      <w:tr w:rsidR="00BB3A29" w:rsidRPr="00ED531C" w14:paraId="782C0A7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07692104"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Target Database</w:t>
            </w:r>
          </w:p>
        </w:tc>
        <w:tc>
          <w:tcPr>
            <w:tcW w:w="6799" w:type="dxa"/>
            <w:hideMark/>
          </w:tcPr>
          <w:p w14:paraId="6724570A"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Identifies the target data product, database, or system as the ingestion target.</w:t>
            </w:r>
          </w:p>
        </w:tc>
      </w:tr>
      <w:tr w:rsidR="00BB3A29" w:rsidRPr="00ED531C" w14:paraId="7B66A593"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4C9BB19B"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Target Schema</w:t>
            </w:r>
          </w:p>
        </w:tc>
        <w:tc>
          <w:tcPr>
            <w:tcW w:w="6799" w:type="dxa"/>
            <w:hideMark/>
          </w:tcPr>
          <w:p w14:paraId="0BF970BC"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Specifies the schema or system where the data will be stored in Fabric.</w:t>
            </w:r>
          </w:p>
        </w:tc>
      </w:tr>
      <w:tr w:rsidR="00BB3A29" w:rsidRPr="00ED531C" w14:paraId="6774C557"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2BEAEAF8"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Target Column</w:t>
            </w:r>
          </w:p>
        </w:tc>
        <w:tc>
          <w:tcPr>
            <w:tcW w:w="6799" w:type="dxa"/>
            <w:hideMark/>
          </w:tcPr>
          <w:p w14:paraId="6E44FB97"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Specifies the column in the target system where the data is stored post-ingestion.</w:t>
            </w:r>
          </w:p>
        </w:tc>
      </w:tr>
      <w:tr w:rsidR="00BB3A29" w:rsidRPr="00ED531C" w14:paraId="76BD36E5"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05C3939E"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Transformation</w:t>
            </w:r>
          </w:p>
        </w:tc>
        <w:tc>
          <w:tcPr>
            <w:tcW w:w="6799" w:type="dxa"/>
            <w:hideMark/>
          </w:tcPr>
          <w:p w14:paraId="3B02D549"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Documents any transformations applied to the data during ingestion or processing.</w:t>
            </w:r>
          </w:p>
        </w:tc>
      </w:tr>
      <w:tr w:rsidR="00BB3A29" w:rsidRPr="00ED531C" w14:paraId="7A7B339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53EFE62D"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Record Status</w:t>
            </w:r>
          </w:p>
        </w:tc>
        <w:tc>
          <w:tcPr>
            <w:tcW w:w="6799" w:type="dxa"/>
            <w:hideMark/>
          </w:tcPr>
          <w:p w14:paraId="355E374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Indicates the status of the record (e.g., active, inactive) to support governance.</w:t>
            </w:r>
          </w:p>
        </w:tc>
      </w:tr>
    </w:tbl>
    <w:p w14:paraId="637847A1" w14:textId="77777777" w:rsidR="00BB3A29" w:rsidRPr="00CA41D2" w:rsidRDefault="00BB3A29" w:rsidP="00BB3A29">
      <w:pPr>
        <w:spacing w:before="120" w:line="278" w:lineRule="auto"/>
        <w:rPr>
          <w:lang w:eastAsia="ja-JP"/>
        </w:rPr>
      </w:pPr>
      <w:r w:rsidRPr="00CA41D2">
        <w:rPr>
          <w:lang w:eastAsia="ja-JP"/>
        </w:rPr>
        <w:t>By explicitly capturing metadata at both object and record levels, the framework ensures robust traceability and enhances the effectiveness of ingestion processes across diverse data scenarios.</w:t>
      </w:r>
    </w:p>
    <w:bookmarkEnd w:id="66"/>
    <w:p w14:paraId="1860E8D9" w14:textId="0F08E871" w:rsidR="00BB3A29" w:rsidRPr="00CA41D2" w:rsidRDefault="00BB3A29" w:rsidP="00760DCB">
      <w:pPr>
        <w:pStyle w:val="ListParagraph"/>
        <w:numPr>
          <w:ilvl w:val="0"/>
          <w:numId w:val="27"/>
        </w:numPr>
        <w:spacing w:before="120" w:line="278" w:lineRule="auto"/>
        <w:rPr>
          <w:lang w:eastAsia="ja-JP"/>
        </w:rPr>
      </w:pPr>
      <w:r w:rsidRPr="00CA41D2">
        <w:rPr>
          <w:lang w:eastAsia="ja-JP"/>
        </w:rPr>
        <w:br w:type="page"/>
      </w:r>
    </w:p>
    <w:p w14:paraId="58D17BE3" w14:textId="77777777" w:rsidR="00BB3A29" w:rsidRPr="00CA41D2" w:rsidRDefault="00BB3A29" w:rsidP="00AC1587">
      <w:pPr>
        <w:pStyle w:val="Heading2"/>
        <w:rPr>
          <w:lang w:val="en-AU"/>
        </w:rPr>
      </w:pPr>
      <w:bookmarkStart w:id="67" w:name="_Toc227142056"/>
      <w:r w:rsidRPr="00CA41D2">
        <w:rPr>
          <w:lang w:val="en-AU"/>
        </w:rPr>
        <w:lastRenderedPageBreak/>
        <w:t>Data Persistence/Medallion Architecture</w:t>
      </w:r>
      <w:bookmarkEnd w:id="67"/>
    </w:p>
    <w:p w14:paraId="778A9000" w14:textId="77777777" w:rsidR="00BB3A29" w:rsidRPr="00CA41D2" w:rsidRDefault="00BB3A29" w:rsidP="00A549FD">
      <w:pPr>
        <w:pStyle w:val="Heading3"/>
        <w:rPr>
          <w:lang w:val="en-AU"/>
        </w:rPr>
      </w:pPr>
      <w:r w:rsidRPr="00CA41D2">
        <w:rPr>
          <w:lang w:val="en-AU"/>
        </w:rPr>
        <w:t>Bronze Layer</w:t>
      </w:r>
    </w:p>
    <w:p w14:paraId="19C3365B" w14:textId="3FA95957" w:rsidR="00BB3A29" w:rsidRPr="00CA41D2" w:rsidRDefault="00BB3A29" w:rsidP="00BB3A29">
      <w:pPr>
        <w:rPr>
          <w:lang w:eastAsia="ja-JP"/>
        </w:rPr>
      </w:pPr>
      <w:r w:rsidRPr="00CA41D2">
        <w:rPr>
          <w:lang w:eastAsia="ja-JP"/>
        </w:rPr>
        <w:t xml:space="preserve">The Bronze layer </w:t>
      </w:r>
      <w:r w:rsidR="00DC2E0D">
        <w:rPr>
          <w:lang w:eastAsia="ja-JP"/>
        </w:rPr>
        <w:t xml:space="preserve">stores </w:t>
      </w:r>
      <w:r w:rsidRPr="00CA41D2">
        <w:rPr>
          <w:lang w:eastAsia="ja-JP"/>
        </w:rPr>
        <w:t xml:space="preserve">raw data, holding unprocessed data directly ingested from </w:t>
      </w:r>
      <w:r w:rsidR="00DC2E0D">
        <w:rPr>
          <w:lang w:eastAsia="ja-JP"/>
        </w:rPr>
        <w:t xml:space="preserve">the </w:t>
      </w:r>
      <w:r w:rsidRPr="00CA41D2">
        <w:rPr>
          <w:lang w:eastAsia="ja-JP"/>
        </w:rPr>
        <w:t>Source. This layer ensures data availability and supports reprocessing if needed.</w:t>
      </w:r>
    </w:p>
    <w:tbl>
      <w:tblPr>
        <w:tblStyle w:val="ListTable4-Accent51"/>
        <w:tblW w:w="5000" w:type="pct"/>
        <w:tblLook w:val="04A0" w:firstRow="1" w:lastRow="0" w:firstColumn="1" w:lastColumn="0" w:noHBand="0" w:noVBand="1"/>
      </w:tblPr>
      <w:tblGrid>
        <w:gridCol w:w="4648"/>
        <w:gridCol w:w="1817"/>
        <w:gridCol w:w="2739"/>
      </w:tblGrid>
      <w:tr w:rsidR="00BB3A29" w:rsidRPr="003C2F94" w14:paraId="5669D6FF" w14:textId="77777777" w:rsidTr="00C64F23">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525" w:type="pct"/>
          </w:tcPr>
          <w:p w14:paraId="7108F954" w14:textId="6C0CB60C" w:rsidR="00BB3A29" w:rsidRPr="00CA41D2" w:rsidRDefault="00197063" w:rsidP="00FD39B3">
            <w:pPr>
              <w:pStyle w:val="TableStyle"/>
            </w:pPr>
            <w:r w:rsidRPr="00CA41D2">
              <w:t xml:space="preserve">Bronze </w:t>
            </w:r>
            <w:r w:rsidR="00D12D4B" w:rsidRPr="00CA41D2">
              <w:t>Lakehouse</w:t>
            </w:r>
            <w:r w:rsidRPr="00CA41D2">
              <w:t xml:space="preserve"> Structure</w:t>
            </w:r>
          </w:p>
        </w:tc>
        <w:tc>
          <w:tcPr>
            <w:tcW w:w="987" w:type="pct"/>
          </w:tcPr>
          <w:p w14:paraId="0051F52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Format</w:t>
            </w:r>
          </w:p>
        </w:tc>
        <w:tc>
          <w:tcPr>
            <w:tcW w:w="1488" w:type="pct"/>
          </w:tcPr>
          <w:p w14:paraId="63372A97"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Persistence</w:t>
            </w:r>
          </w:p>
        </w:tc>
      </w:tr>
      <w:tr w:rsidR="00BB3A29" w:rsidRPr="003C2F94" w14:paraId="66966B77" w14:textId="77777777" w:rsidTr="00C64F23">
        <w:trPr>
          <w:trHeight w:val="57"/>
        </w:trPr>
        <w:tc>
          <w:tcPr>
            <w:cnfStyle w:val="001000000000" w:firstRow="0" w:lastRow="0" w:firstColumn="1" w:lastColumn="0" w:oddVBand="0" w:evenVBand="0" w:oddHBand="0" w:evenHBand="0" w:firstRowFirstColumn="0" w:firstRowLastColumn="0" w:lastRowFirstColumn="0" w:lastRowLastColumn="0"/>
            <w:tcW w:w="2525" w:type="pct"/>
          </w:tcPr>
          <w:p w14:paraId="39C3788E" w14:textId="77777777" w:rsidR="00BB3A29" w:rsidRPr="00CA41D2" w:rsidRDefault="00C45CDE" w:rsidP="00FD39B3">
            <w:pPr>
              <w:pStyle w:val="TableStyle"/>
              <w:rPr>
                <w:b w:val="0"/>
              </w:rPr>
            </w:pPr>
            <w:r w:rsidRPr="00CA41D2">
              <w:t>Lakehouse with Schema and Table</w:t>
            </w:r>
          </w:p>
          <w:p w14:paraId="3569CB54" w14:textId="4E20E4E4" w:rsidR="00C64F23" w:rsidRPr="00CA41D2" w:rsidRDefault="00C64F23" w:rsidP="00FD39B3">
            <w:pPr>
              <w:pStyle w:val="TableStyle"/>
            </w:pPr>
            <w:r w:rsidRPr="6E856EEE">
              <w:rPr>
                <w:lang w:val="en-GB"/>
              </w:rPr>
              <w:t>-3 part identifier (Lakehouse.Schema.Table)</w:t>
            </w:r>
          </w:p>
        </w:tc>
        <w:tc>
          <w:tcPr>
            <w:tcW w:w="987" w:type="pct"/>
          </w:tcPr>
          <w:p w14:paraId="36AA356D" w14:textId="3183063A" w:rsidR="00BB3A29" w:rsidRPr="00CA41D2" w:rsidRDefault="00197063" w:rsidP="00FD39B3">
            <w:pPr>
              <w:pStyle w:val="TableStyle"/>
              <w:cnfStyle w:val="000000000000" w:firstRow="0" w:lastRow="0" w:firstColumn="0" w:lastColumn="0" w:oddVBand="0" w:evenVBand="0" w:oddHBand="0" w:evenHBand="0" w:firstRowFirstColumn="0" w:firstRowLastColumn="0" w:lastRowFirstColumn="0" w:lastRowLastColumn="0"/>
            </w:pPr>
            <w:r w:rsidRPr="00CA41D2">
              <w:t>Tabular data</w:t>
            </w:r>
            <w:r w:rsidR="00C64F23" w:rsidRPr="00CA41D2">
              <w:t xml:space="preserve"> stored in Delta Table</w:t>
            </w:r>
          </w:p>
        </w:tc>
        <w:tc>
          <w:tcPr>
            <w:tcW w:w="1488" w:type="pct"/>
          </w:tcPr>
          <w:p w14:paraId="3AD05D41" w14:textId="418071B0" w:rsidR="00BB3A29" w:rsidRPr="00CA41D2"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CA41D2">
              <w:t>Permanent (</w:t>
            </w:r>
            <w:r w:rsidR="00197063" w:rsidRPr="00CA41D2">
              <w:t xml:space="preserve">Manual </w:t>
            </w:r>
            <w:r w:rsidRPr="00CA41D2">
              <w:t>Storage Life Cycle Management</w:t>
            </w:r>
            <w:r w:rsidR="00197063" w:rsidRPr="00CA41D2">
              <w:t xml:space="preserve"> can be applied</w:t>
            </w:r>
            <w:r w:rsidRPr="00CA41D2">
              <w:t xml:space="preserve">) </w:t>
            </w:r>
          </w:p>
        </w:tc>
      </w:tr>
    </w:tbl>
    <w:p w14:paraId="33A5A0CD" w14:textId="77777777" w:rsidR="00BB3A29" w:rsidRPr="00CA41D2" w:rsidRDefault="00BB3A29" w:rsidP="00BB3A29">
      <w:pPr>
        <w:spacing w:line="279" w:lineRule="auto"/>
        <w:rPr>
          <w:lang w:eastAsia="ja-JP"/>
        </w:rPr>
      </w:pPr>
      <w:r w:rsidRPr="00CA41D2">
        <w:rPr>
          <w:rFonts w:ascii="Aptos" w:eastAsia="Times New Roman" w:hAnsi="Aptos" w:cs="Times New Roman"/>
          <w:sz w:val="24"/>
          <w:szCs w:val="24"/>
          <w:lang w:eastAsia="ja-JP"/>
        </w:rPr>
        <w:t>*</w:t>
      </w:r>
      <w:r w:rsidRPr="00CA41D2">
        <w:rPr>
          <w:lang w:eastAsia="ja-JP"/>
        </w:rPr>
        <w:t>YYYY/MM/DD follows UTC time</w:t>
      </w:r>
    </w:p>
    <w:p w14:paraId="7416B9E0" w14:textId="77777777" w:rsidR="00BB3A29" w:rsidRPr="00CA41D2" w:rsidRDefault="00BB3A29" w:rsidP="00A549FD">
      <w:pPr>
        <w:pStyle w:val="Heading3"/>
        <w:rPr>
          <w:lang w:val="en-AU"/>
        </w:rPr>
      </w:pPr>
      <w:bookmarkStart w:id="68" w:name="_Toc184725320"/>
      <w:r w:rsidRPr="00CA41D2">
        <w:rPr>
          <w:lang w:val="en-AU"/>
        </w:rPr>
        <w:t>Silver Layer</w:t>
      </w:r>
      <w:bookmarkEnd w:id="68"/>
    </w:p>
    <w:p w14:paraId="26E5CBAD" w14:textId="302C0639" w:rsidR="00BB3A29" w:rsidRPr="00CA41D2" w:rsidRDefault="00BB3A29" w:rsidP="00BB3A29">
      <w:pPr>
        <w:rPr>
          <w:lang w:val="en-US" w:eastAsia="ja-JP"/>
        </w:rPr>
      </w:pPr>
      <w:r w:rsidRPr="6E856EEE">
        <w:rPr>
          <w:lang w:val="en-US" w:eastAsia="ja-JP"/>
        </w:rPr>
        <w:t xml:space="preserve">The </w:t>
      </w:r>
      <w:r w:rsidR="00DC2E0D">
        <w:rPr>
          <w:lang w:val="en-US" w:eastAsia="ja-JP"/>
        </w:rPr>
        <w:t>silver</w:t>
      </w:r>
      <w:r w:rsidRPr="6E856EEE">
        <w:rPr>
          <w:lang w:val="en-US" w:eastAsia="ja-JP"/>
        </w:rPr>
        <w:t xml:space="preserve"> layer contains cleaned and transformed data</w:t>
      </w:r>
      <w:r w:rsidR="00DC2E0D">
        <w:rPr>
          <w:lang w:val="en-US" w:eastAsia="ja-JP"/>
        </w:rPr>
        <w:t xml:space="preserve"> that is</w:t>
      </w:r>
      <w:r w:rsidRPr="6E856EEE">
        <w:rPr>
          <w:lang w:val="en-US" w:eastAsia="ja-JP"/>
        </w:rPr>
        <w:t xml:space="preserve"> ready for analysis. Data in this layer undergoes validation, </w:t>
      </w:r>
      <w:r w:rsidR="00DC2E0D">
        <w:rPr>
          <w:lang w:val="en-US" w:eastAsia="ja-JP"/>
        </w:rPr>
        <w:t>standardisation</w:t>
      </w:r>
      <w:r w:rsidRPr="6E856EEE">
        <w:rPr>
          <w:lang w:val="en-US" w:eastAsia="ja-JP"/>
        </w:rPr>
        <w:t>, and enrichment processes to ensure consistency and quality.</w:t>
      </w:r>
    </w:p>
    <w:tbl>
      <w:tblPr>
        <w:tblStyle w:val="ListTable4-Accent51"/>
        <w:tblW w:w="5000" w:type="pct"/>
        <w:tblLook w:val="04A0" w:firstRow="1" w:lastRow="0" w:firstColumn="1" w:lastColumn="0" w:noHBand="0" w:noVBand="1"/>
      </w:tblPr>
      <w:tblGrid>
        <w:gridCol w:w="4648"/>
        <w:gridCol w:w="1817"/>
        <w:gridCol w:w="2739"/>
      </w:tblGrid>
      <w:tr w:rsidR="00C64F23" w:rsidRPr="003C2F94" w14:paraId="399F2605" w14:textId="77777777" w:rsidTr="00C64F23">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25" w:type="pct"/>
          </w:tcPr>
          <w:p w14:paraId="2088A693" w14:textId="088B6930" w:rsidR="00C64F23" w:rsidRPr="00CA41D2" w:rsidRDefault="00C64F23" w:rsidP="00FD39B3">
            <w:pPr>
              <w:pStyle w:val="TableStyle"/>
            </w:pPr>
            <w:r w:rsidRPr="00CA41D2">
              <w:t>Silver Lakehouse Structure</w:t>
            </w:r>
          </w:p>
        </w:tc>
        <w:tc>
          <w:tcPr>
            <w:tcW w:w="987" w:type="pct"/>
          </w:tcPr>
          <w:p w14:paraId="356B0A9A" w14:textId="77777777" w:rsidR="00C64F23" w:rsidRPr="00CA41D2" w:rsidRDefault="00C64F23" w:rsidP="00FD39B3">
            <w:pPr>
              <w:pStyle w:val="TableStyle"/>
              <w:cnfStyle w:val="100000000000" w:firstRow="1" w:lastRow="0" w:firstColumn="0" w:lastColumn="0" w:oddVBand="0" w:evenVBand="0" w:oddHBand="0" w:evenHBand="0" w:firstRowFirstColumn="0" w:firstRowLastColumn="0" w:lastRowFirstColumn="0" w:lastRowLastColumn="0"/>
            </w:pPr>
            <w:r w:rsidRPr="00CA41D2">
              <w:t>Format</w:t>
            </w:r>
          </w:p>
        </w:tc>
        <w:tc>
          <w:tcPr>
            <w:tcW w:w="1488" w:type="pct"/>
          </w:tcPr>
          <w:p w14:paraId="66828E6F" w14:textId="77777777" w:rsidR="00C64F23" w:rsidRPr="00CA41D2" w:rsidRDefault="00C64F23" w:rsidP="00FD39B3">
            <w:pPr>
              <w:pStyle w:val="TableStyle"/>
              <w:cnfStyle w:val="100000000000" w:firstRow="1" w:lastRow="0" w:firstColumn="0" w:lastColumn="0" w:oddVBand="0" w:evenVBand="0" w:oddHBand="0" w:evenHBand="0" w:firstRowFirstColumn="0" w:firstRowLastColumn="0" w:lastRowFirstColumn="0" w:lastRowLastColumn="0"/>
            </w:pPr>
            <w:r w:rsidRPr="00CA41D2">
              <w:t>Persistence</w:t>
            </w:r>
          </w:p>
        </w:tc>
      </w:tr>
      <w:tr w:rsidR="00C64F23" w:rsidRPr="003C2F94" w14:paraId="7B5DE017" w14:textId="77777777" w:rsidTr="00C64F23">
        <w:trPr>
          <w:trHeight w:val="113"/>
        </w:trPr>
        <w:tc>
          <w:tcPr>
            <w:cnfStyle w:val="001000000000" w:firstRow="0" w:lastRow="0" w:firstColumn="1" w:lastColumn="0" w:oddVBand="0" w:evenVBand="0" w:oddHBand="0" w:evenHBand="0" w:firstRowFirstColumn="0" w:firstRowLastColumn="0" w:lastRowFirstColumn="0" w:lastRowLastColumn="0"/>
            <w:tcW w:w="2525" w:type="pct"/>
          </w:tcPr>
          <w:p w14:paraId="298264A9" w14:textId="77777777" w:rsidR="00C64F23" w:rsidRPr="00CA41D2" w:rsidRDefault="00C64F23" w:rsidP="00FD39B3">
            <w:pPr>
              <w:pStyle w:val="TableStyle"/>
              <w:rPr>
                <w:b w:val="0"/>
              </w:rPr>
            </w:pPr>
            <w:r w:rsidRPr="00CA41D2">
              <w:t>Lakehouse with Schema and Table</w:t>
            </w:r>
          </w:p>
          <w:p w14:paraId="0A5C6EE1" w14:textId="77777777" w:rsidR="00C64F23" w:rsidRPr="00CA41D2" w:rsidRDefault="00C64F23" w:rsidP="00FD39B3">
            <w:pPr>
              <w:pStyle w:val="TableStyle"/>
            </w:pPr>
            <w:r w:rsidRPr="6E856EEE">
              <w:rPr>
                <w:lang w:val="en-GB"/>
              </w:rPr>
              <w:t>-3 part identifier (Lakehouse.Schema.Table)</w:t>
            </w:r>
          </w:p>
        </w:tc>
        <w:tc>
          <w:tcPr>
            <w:tcW w:w="987" w:type="pct"/>
          </w:tcPr>
          <w:p w14:paraId="17166C28" w14:textId="7494F8AF" w:rsidR="00C64F23" w:rsidRPr="00CA41D2" w:rsidRDefault="00C64F23" w:rsidP="00FD39B3">
            <w:pPr>
              <w:pStyle w:val="TableStyle"/>
              <w:cnfStyle w:val="000000000000" w:firstRow="0" w:lastRow="0" w:firstColumn="0" w:lastColumn="0" w:oddVBand="0" w:evenVBand="0" w:oddHBand="0" w:evenHBand="0" w:firstRowFirstColumn="0" w:firstRowLastColumn="0" w:lastRowFirstColumn="0" w:lastRowLastColumn="0"/>
            </w:pPr>
            <w:r w:rsidRPr="00CA41D2">
              <w:t>Tabular data stored in Delta Table</w:t>
            </w:r>
          </w:p>
        </w:tc>
        <w:tc>
          <w:tcPr>
            <w:tcW w:w="1488" w:type="pct"/>
          </w:tcPr>
          <w:p w14:paraId="523FF9C5" w14:textId="77777777" w:rsidR="00C64F23" w:rsidRPr="00CA41D2" w:rsidRDefault="00C64F23" w:rsidP="00FD39B3">
            <w:pPr>
              <w:pStyle w:val="TableStyle"/>
              <w:cnfStyle w:val="000000000000" w:firstRow="0" w:lastRow="0" w:firstColumn="0" w:lastColumn="0" w:oddVBand="0" w:evenVBand="0" w:oddHBand="0" w:evenHBand="0" w:firstRowFirstColumn="0" w:firstRowLastColumn="0" w:lastRowFirstColumn="0" w:lastRowLastColumn="0"/>
            </w:pPr>
            <w:r w:rsidRPr="00CA41D2">
              <w:t xml:space="preserve">Permanent (Manual Storage Life Cycle Management can be applied) </w:t>
            </w:r>
          </w:p>
        </w:tc>
      </w:tr>
    </w:tbl>
    <w:p w14:paraId="70486FAA" w14:textId="60ACB9D4" w:rsidR="00E46C8E" w:rsidRPr="00CA41D2" w:rsidRDefault="00E46C8E" w:rsidP="000244BF">
      <w:pPr>
        <w:pStyle w:val="Heading4"/>
        <w:rPr>
          <w:lang w:val="en-AU"/>
        </w:rPr>
      </w:pPr>
      <w:r w:rsidRPr="00CA41D2">
        <w:rPr>
          <w:lang w:val="en-AU"/>
        </w:rPr>
        <w:t xml:space="preserve">Silver Layer Data </w:t>
      </w:r>
      <w:r w:rsidR="00DC2E0D">
        <w:rPr>
          <w:lang w:val="en-AU"/>
        </w:rPr>
        <w:t>Model Naming Conventions</w:t>
      </w:r>
    </w:p>
    <w:p w14:paraId="25F0AE17" w14:textId="77777777" w:rsidR="00E46C8E" w:rsidRPr="00CA41D2" w:rsidRDefault="00E46C8E" w:rsidP="000244BF">
      <w:pPr>
        <w:pStyle w:val="Heading5"/>
        <w:rPr>
          <w:lang w:val="en-AU"/>
        </w:rPr>
      </w:pPr>
      <w:r w:rsidRPr="00CA41D2">
        <w:rPr>
          <w:lang w:val="en-AU"/>
        </w:rPr>
        <w:t>Table Naming Convention</w:t>
      </w:r>
    </w:p>
    <w:tbl>
      <w:tblPr>
        <w:tblStyle w:val="ListTable4-Accent51"/>
        <w:tblW w:w="5000" w:type="pct"/>
        <w:tblLook w:val="04A0" w:firstRow="1" w:lastRow="0" w:firstColumn="1" w:lastColumn="0" w:noHBand="0" w:noVBand="1"/>
      </w:tblPr>
      <w:tblGrid>
        <w:gridCol w:w="1981"/>
        <w:gridCol w:w="4252"/>
        <w:gridCol w:w="2971"/>
      </w:tblGrid>
      <w:tr w:rsidR="00E46C8E" w:rsidRPr="00173D07" w14:paraId="7E9451B5" w14:textId="77777777" w:rsidTr="0003017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D538066" w14:textId="77777777" w:rsidR="00E46C8E" w:rsidRPr="00173D07" w:rsidRDefault="00E46C8E" w:rsidP="00FD39B3">
            <w:pPr>
              <w:pStyle w:val="TableStyle"/>
            </w:pPr>
            <w:r w:rsidRPr="00173D07">
              <w:t>Component</w:t>
            </w:r>
          </w:p>
        </w:tc>
        <w:tc>
          <w:tcPr>
            <w:tcW w:w="2310" w:type="pct"/>
            <w:hideMark/>
          </w:tcPr>
          <w:p w14:paraId="27718CF1" w14:textId="77777777" w:rsidR="00E46C8E" w:rsidRPr="00173D07"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173D07">
              <w:t>Format/Description</w:t>
            </w:r>
          </w:p>
        </w:tc>
        <w:tc>
          <w:tcPr>
            <w:tcW w:w="1615" w:type="pct"/>
            <w:hideMark/>
          </w:tcPr>
          <w:p w14:paraId="4A38C2C1" w14:textId="77777777" w:rsidR="00E46C8E" w:rsidRPr="00173D07"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173D07">
              <w:t>Example</w:t>
            </w:r>
          </w:p>
        </w:tc>
      </w:tr>
      <w:tr w:rsidR="00E46C8E" w:rsidRPr="00173D07" w14:paraId="06C57D3F"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B0F86AA" w14:textId="77777777" w:rsidR="00E46C8E" w:rsidRPr="00173D07" w:rsidRDefault="00E46C8E" w:rsidP="00FD39B3">
            <w:pPr>
              <w:pStyle w:val="TableStyle"/>
            </w:pPr>
            <w:r w:rsidRPr="00173D07">
              <w:t>Table Type</w:t>
            </w:r>
          </w:p>
        </w:tc>
        <w:tc>
          <w:tcPr>
            <w:tcW w:w="2310" w:type="pct"/>
            <w:hideMark/>
          </w:tcPr>
          <w:p w14:paraId="3DADEF9D" w14:textId="54A5DAC7" w:rsidR="00E46C8E" w:rsidRPr="00173D07" w:rsidRDefault="00A25140" w:rsidP="00FD39B3">
            <w:pPr>
              <w:pStyle w:val="TableStyle"/>
              <w:cnfStyle w:val="000000000000" w:firstRow="0" w:lastRow="0" w:firstColumn="0" w:lastColumn="0" w:oddVBand="0" w:evenVBand="0" w:oddHBand="0" w:evenHBand="0" w:firstRowFirstColumn="0" w:firstRowLastColumn="0" w:lastRowFirstColumn="0" w:lastRowLastColumn="0"/>
            </w:pPr>
            <w:r>
              <w:t>Cleansed</w:t>
            </w:r>
            <w:r w:rsidR="00A151CA">
              <w:t xml:space="preserve"> data</w:t>
            </w:r>
          </w:p>
        </w:tc>
        <w:tc>
          <w:tcPr>
            <w:tcW w:w="1615" w:type="pct"/>
            <w:hideMark/>
          </w:tcPr>
          <w:p w14:paraId="54CE3B4B" w14:textId="696FD755" w:rsidR="00E46C8E" w:rsidRPr="00D93E83" w:rsidRDefault="00557DE5" w:rsidP="00FD39B3">
            <w:pPr>
              <w:pStyle w:val="TableStyle"/>
              <w:cnfStyle w:val="000000000000" w:firstRow="0" w:lastRow="0" w:firstColumn="0" w:lastColumn="0" w:oddVBand="0" w:evenVBand="0" w:oddHBand="0" w:evenHBand="0" w:firstRowFirstColumn="0" w:firstRowLastColumn="0" w:lastRowFirstColumn="0" w:lastRowLastColumn="0"/>
            </w:pPr>
            <w:r>
              <w:t>-</w:t>
            </w:r>
          </w:p>
        </w:tc>
      </w:tr>
      <w:tr w:rsidR="00E46C8E" w:rsidRPr="00173D07" w14:paraId="70265B1D"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61629AEC" w14:textId="77777777" w:rsidR="00E46C8E" w:rsidRPr="00173D07" w:rsidRDefault="00E46C8E" w:rsidP="00FD39B3">
            <w:pPr>
              <w:pStyle w:val="TableStyle"/>
            </w:pPr>
            <w:r w:rsidRPr="00173D07">
              <w:t>Entity Name</w:t>
            </w:r>
          </w:p>
        </w:tc>
        <w:tc>
          <w:tcPr>
            <w:tcW w:w="2310" w:type="pct"/>
            <w:hideMark/>
          </w:tcPr>
          <w:p w14:paraId="1EDE430D" w14:textId="5AE9D281" w:rsidR="00E46C8E" w:rsidRPr="00173D07"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173D07">
              <w:t>Specifies</w:t>
            </w:r>
            <w:r w:rsidR="000B3EAD">
              <w:t>/identifies</w:t>
            </w:r>
            <w:r w:rsidRPr="00173D07">
              <w:t xml:space="preserve"> the </w:t>
            </w:r>
            <w:r w:rsidR="000B3EAD">
              <w:t>cleaned data source</w:t>
            </w:r>
          </w:p>
        </w:tc>
        <w:tc>
          <w:tcPr>
            <w:tcW w:w="1615" w:type="pct"/>
            <w:hideMark/>
          </w:tcPr>
          <w:p w14:paraId="4FBF121A" w14:textId="77777777" w:rsidR="00E46C8E" w:rsidRPr="00D93E83"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D93E83">
              <w:t>Account</w:t>
            </w:r>
            <w:r w:rsidRPr="00173D07">
              <w:t xml:space="preserve">, </w:t>
            </w:r>
            <w:r w:rsidRPr="00D93E83">
              <w:t>CaseParty</w:t>
            </w:r>
          </w:p>
        </w:tc>
      </w:tr>
      <w:tr w:rsidR="00E46C8E" w:rsidRPr="00173D07" w14:paraId="663ABC1D"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0A82686A" w14:textId="3BE43FE4" w:rsidR="00E46C8E" w:rsidRPr="00173D07" w:rsidRDefault="00E46C8E" w:rsidP="00FD39B3">
            <w:pPr>
              <w:pStyle w:val="TableStyle"/>
            </w:pPr>
            <w:r w:rsidRPr="00173D07">
              <w:t>Table Nam</w:t>
            </w:r>
            <w:r w:rsidR="006764D2">
              <w:t>ing</w:t>
            </w:r>
          </w:p>
        </w:tc>
        <w:tc>
          <w:tcPr>
            <w:tcW w:w="2310" w:type="pct"/>
            <w:hideMark/>
          </w:tcPr>
          <w:p w14:paraId="47EC6E2B" w14:textId="41542B6D" w:rsidR="00E46C8E" w:rsidRPr="00D93E83" w:rsidRDefault="00DC2E0D" w:rsidP="00FD39B3">
            <w:pPr>
              <w:pStyle w:val="TableStyle"/>
              <w:cnfStyle w:val="000000000000" w:firstRow="0" w:lastRow="0" w:firstColumn="0" w:lastColumn="0" w:oddVBand="0" w:evenVBand="0" w:oddHBand="0" w:evenHBand="0" w:firstRowFirstColumn="0" w:firstRowLastColumn="0" w:lastRowFirstColumn="0" w:lastRowLastColumn="0"/>
            </w:pPr>
            <w:r>
              <w:t>Pascal Case</w:t>
            </w:r>
            <w:r w:rsidR="006764D2">
              <w:t>, no underscores or special characters</w:t>
            </w:r>
          </w:p>
        </w:tc>
        <w:tc>
          <w:tcPr>
            <w:tcW w:w="1615" w:type="pct"/>
            <w:hideMark/>
          </w:tcPr>
          <w:p w14:paraId="544B4249" w14:textId="08CF9B14" w:rsidR="00E46C8E" w:rsidRPr="00D93E83"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D93E83">
              <w:t>Account</w:t>
            </w:r>
            <w:r w:rsidR="00904271">
              <w:t>, Contact</w:t>
            </w:r>
          </w:p>
        </w:tc>
      </w:tr>
    </w:tbl>
    <w:p w14:paraId="764F9D51" w14:textId="77777777" w:rsidR="00E46C8E" w:rsidRPr="00CA41D2" w:rsidRDefault="00E46C8E" w:rsidP="000244BF">
      <w:pPr>
        <w:pStyle w:val="Heading5"/>
        <w:rPr>
          <w:lang w:val="en-AU"/>
        </w:rPr>
      </w:pPr>
      <w:r w:rsidRPr="00CA41D2">
        <w:rPr>
          <w:lang w:val="en-AU"/>
        </w:rPr>
        <w:t>Column Naming Convention</w:t>
      </w:r>
    </w:p>
    <w:tbl>
      <w:tblPr>
        <w:tblStyle w:val="ListTable4-Accent51"/>
        <w:tblW w:w="5000" w:type="pct"/>
        <w:tblLook w:val="04A0" w:firstRow="1" w:lastRow="0" w:firstColumn="1" w:lastColumn="0" w:noHBand="0" w:noVBand="1"/>
      </w:tblPr>
      <w:tblGrid>
        <w:gridCol w:w="1948"/>
        <w:gridCol w:w="4285"/>
        <w:gridCol w:w="2971"/>
      </w:tblGrid>
      <w:tr w:rsidR="00E46C8E" w:rsidRPr="004E1100" w14:paraId="4ED4F882" w14:textId="77777777" w:rsidTr="0003017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67532522" w14:textId="77777777" w:rsidR="00E46C8E" w:rsidRPr="004E1100" w:rsidRDefault="00E46C8E" w:rsidP="00FD39B3">
            <w:pPr>
              <w:pStyle w:val="TableStyle"/>
            </w:pPr>
            <w:r w:rsidRPr="004E1100">
              <w:t>Component</w:t>
            </w:r>
          </w:p>
        </w:tc>
        <w:tc>
          <w:tcPr>
            <w:tcW w:w="2328" w:type="pct"/>
            <w:hideMark/>
          </w:tcPr>
          <w:p w14:paraId="7BC47B2A" w14:textId="77777777" w:rsidR="00E46C8E" w:rsidRPr="004E1100"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4E1100">
              <w:t>Format/Description</w:t>
            </w:r>
          </w:p>
        </w:tc>
        <w:tc>
          <w:tcPr>
            <w:tcW w:w="1615" w:type="pct"/>
            <w:hideMark/>
          </w:tcPr>
          <w:p w14:paraId="3BB5F717" w14:textId="77777777" w:rsidR="00E46C8E" w:rsidRPr="004E1100"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4E1100">
              <w:t>Example</w:t>
            </w:r>
          </w:p>
        </w:tc>
      </w:tr>
      <w:tr w:rsidR="00E46C8E" w:rsidRPr="004E1100" w14:paraId="275B6A5E"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718D1CA1" w14:textId="77777777" w:rsidR="00E46C8E" w:rsidRPr="004E1100" w:rsidRDefault="00E46C8E" w:rsidP="00FD39B3">
            <w:pPr>
              <w:pStyle w:val="TableStyle"/>
            </w:pPr>
            <w:r w:rsidRPr="004E1100">
              <w:t>Attribute Name</w:t>
            </w:r>
          </w:p>
        </w:tc>
        <w:tc>
          <w:tcPr>
            <w:tcW w:w="2328" w:type="pct"/>
            <w:hideMark/>
          </w:tcPr>
          <w:p w14:paraId="4D903DDB" w14:textId="431B8CE4" w:rsidR="00E46C8E" w:rsidRPr="004E1100"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4E1100">
              <w:t xml:space="preserve">Column name in </w:t>
            </w:r>
            <w:r w:rsidR="00030173" w:rsidRPr="004E1100">
              <w:t>Pascal Case</w:t>
            </w:r>
            <w:r w:rsidR="00557DE5">
              <w:t>, no underscores or special characters</w:t>
            </w:r>
          </w:p>
        </w:tc>
        <w:tc>
          <w:tcPr>
            <w:tcW w:w="1615" w:type="pct"/>
            <w:hideMark/>
          </w:tcPr>
          <w:p w14:paraId="31A1CDA8" w14:textId="77777777" w:rsidR="00E46C8E" w:rsidRPr="004E1100"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4E1100">
              <w:t>BillingCity, PersonEmail</w:t>
            </w:r>
          </w:p>
        </w:tc>
      </w:tr>
    </w:tbl>
    <w:p w14:paraId="34584AEA" w14:textId="3FD94BEC" w:rsidR="00BB3A29" w:rsidRPr="00CA41D2" w:rsidRDefault="00BB3A29" w:rsidP="000244BF">
      <w:pPr>
        <w:pStyle w:val="Heading4"/>
      </w:pPr>
      <w:bookmarkStart w:id="69" w:name="_Toc184725315"/>
      <w:r w:rsidRPr="6E856EEE">
        <w:t xml:space="preserve">Load methods for </w:t>
      </w:r>
      <w:r w:rsidR="00030173">
        <w:t xml:space="preserve">the </w:t>
      </w:r>
      <w:r w:rsidRPr="6E856EEE">
        <w:t>Silver layer</w:t>
      </w:r>
    </w:p>
    <w:p w14:paraId="3A3EC3EF" w14:textId="77777777" w:rsidR="00BB3A29" w:rsidRPr="00CA41D2" w:rsidRDefault="00BB3A29" w:rsidP="00BB3A29">
      <w:pPr>
        <w:rPr>
          <w:lang w:val="en-US" w:eastAsia="ja-JP"/>
        </w:rPr>
      </w:pPr>
      <w:r w:rsidRPr="6E856EEE">
        <w:rPr>
          <w:lang w:val="en-US" w:eastAsia="ja-JP"/>
        </w:rPr>
        <w:t>The options for implementing delete and insert logic within the silver layer are detailed in the section below.</w:t>
      </w:r>
    </w:p>
    <w:p w14:paraId="14EF6D66" w14:textId="1953E725" w:rsidR="00BB3A29" w:rsidRPr="00CA41D2" w:rsidRDefault="00BB3A29" w:rsidP="000244BF">
      <w:pPr>
        <w:pStyle w:val="Heading5"/>
        <w:rPr>
          <w:lang w:val="en-AU"/>
        </w:rPr>
      </w:pPr>
      <w:r w:rsidRPr="00CA41D2">
        <w:rPr>
          <w:lang w:val="en-AU"/>
        </w:rPr>
        <w:t>Delete and Insert Logic</w:t>
      </w:r>
      <w:bookmarkEnd w:id="69"/>
    </w:p>
    <w:p w14:paraId="40449B73" w14:textId="77777777" w:rsidR="00BB3A29" w:rsidRPr="00CA41D2" w:rsidRDefault="00BB3A29" w:rsidP="00BB3A29">
      <w:pPr>
        <w:pStyle w:val="ListParagraph"/>
        <w:numPr>
          <w:ilvl w:val="0"/>
          <w:numId w:val="10"/>
        </w:numPr>
        <w:rPr>
          <w:lang w:val="en-US" w:eastAsia="ja-JP"/>
        </w:rPr>
      </w:pPr>
      <w:r w:rsidRPr="6E856EEE">
        <w:rPr>
          <w:b/>
          <w:lang w:val="en-US" w:eastAsia="ja-JP"/>
        </w:rPr>
        <w:t>Pipeline</w:t>
      </w:r>
      <w:r w:rsidRPr="6E856EEE">
        <w:rPr>
          <w:lang w:val="en-US" w:eastAsia="ja-JP"/>
        </w:rPr>
        <w:t>: Managing delete and insert operations directly within the ingestion pipeline ensures a streamlined process but may increase the pipeline's complexity.</w:t>
      </w:r>
    </w:p>
    <w:p w14:paraId="230C69DD" w14:textId="77777777" w:rsidR="00BB3A29" w:rsidRPr="00CA41D2" w:rsidRDefault="00BB3A29" w:rsidP="00BB3A29">
      <w:pPr>
        <w:pStyle w:val="ListParagraph"/>
        <w:numPr>
          <w:ilvl w:val="0"/>
          <w:numId w:val="10"/>
        </w:numPr>
        <w:rPr>
          <w:lang w:eastAsia="ja-JP"/>
        </w:rPr>
      </w:pPr>
      <w:r w:rsidRPr="00CA41D2">
        <w:rPr>
          <w:b/>
          <w:lang w:eastAsia="ja-JP"/>
        </w:rPr>
        <w:t>Notebooks</w:t>
      </w:r>
      <w:r w:rsidRPr="00CA41D2">
        <w:rPr>
          <w:lang w:eastAsia="ja-JP"/>
        </w:rPr>
        <w:t>: Handling these operations within notebooks allows for more flexible and detailed data management, albeit with a potential increase in processing time.</w:t>
      </w:r>
    </w:p>
    <w:p w14:paraId="2E460A05" w14:textId="7DBB143F" w:rsidR="00BB3A29" w:rsidRPr="00CA41D2" w:rsidRDefault="00BB3A29" w:rsidP="000244BF">
      <w:pPr>
        <w:pStyle w:val="Heading5"/>
        <w:rPr>
          <w:lang w:val="en-AU"/>
        </w:rPr>
      </w:pPr>
      <w:bookmarkStart w:id="70" w:name="_Toc184725316"/>
      <w:r w:rsidRPr="00CA41D2">
        <w:rPr>
          <w:lang w:val="en-AU"/>
        </w:rPr>
        <w:t>Merge</w:t>
      </w:r>
      <w:bookmarkEnd w:id="70"/>
      <w:r w:rsidR="005624D2">
        <w:rPr>
          <w:lang w:val="en-AU"/>
        </w:rPr>
        <w:t xml:space="preserve"> Logic</w:t>
      </w:r>
    </w:p>
    <w:p w14:paraId="7795B559" w14:textId="7F5A0244" w:rsidR="00385CB8" w:rsidRPr="005624D2" w:rsidRDefault="00BB3A29">
      <w:pPr>
        <w:rPr>
          <w:lang w:val="en-US" w:eastAsia="ja-JP"/>
        </w:rPr>
      </w:pPr>
      <w:r w:rsidRPr="6E856EEE">
        <w:rPr>
          <w:lang w:val="en-US" w:eastAsia="ja-JP"/>
        </w:rPr>
        <w:t>Alternatively, a merge strategy can be used</w:t>
      </w:r>
      <w:r w:rsidR="00385CB8">
        <w:rPr>
          <w:lang w:val="en-US" w:eastAsia="ja-JP"/>
        </w:rPr>
        <w:t xml:space="preserve"> based on the scenario.</w:t>
      </w:r>
      <w:r w:rsidRPr="6E856EEE">
        <w:rPr>
          <w:lang w:val="en-US" w:eastAsia="ja-JP"/>
        </w:rPr>
        <w:t xml:space="preserve"> In this </w:t>
      </w:r>
      <w:r w:rsidR="00385CB8">
        <w:rPr>
          <w:lang w:val="en-US" w:eastAsia="ja-JP"/>
        </w:rPr>
        <w:t>strategy,</w:t>
      </w:r>
      <w:r w:rsidRPr="6E856EEE">
        <w:rPr>
          <w:lang w:val="en-US" w:eastAsia="ja-JP"/>
        </w:rPr>
        <w:t xml:space="preserve"> data is merged based on unique identifiers to update existing records and insert new ones. This method simplifies the data integration process by reducing redundant operations.</w:t>
      </w:r>
      <w:bookmarkStart w:id="71" w:name="_Toc184725321"/>
      <w:r w:rsidR="00385CB8">
        <w:br w:type="page"/>
      </w:r>
    </w:p>
    <w:p w14:paraId="711E90E1" w14:textId="5F3B0E05" w:rsidR="00BB3A29" w:rsidRPr="00CA41D2" w:rsidRDefault="00BB3A29" w:rsidP="00A549FD">
      <w:pPr>
        <w:pStyle w:val="Heading3"/>
        <w:rPr>
          <w:lang w:val="en-AU"/>
        </w:rPr>
      </w:pPr>
      <w:r w:rsidRPr="00CA41D2">
        <w:rPr>
          <w:lang w:val="en-AU"/>
        </w:rPr>
        <w:lastRenderedPageBreak/>
        <w:t>Gold layer</w:t>
      </w:r>
      <w:bookmarkEnd w:id="71"/>
    </w:p>
    <w:p w14:paraId="3CA8E985" w14:textId="3FDC9500" w:rsidR="00BB3A29" w:rsidRPr="00CA41D2" w:rsidRDefault="00BB3A29" w:rsidP="00BB3A29">
      <w:pPr>
        <w:rPr>
          <w:lang w:val="en-US" w:eastAsia="ja-JP"/>
        </w:rPr>
      </w:pPr>
      <w:r>
        <w:t xml:space="preserve">The Gold layer </w:t>
      </w:r>
      <w:r w:rsidR="008622F4">
        <w:t>contains</w:t>
      </w:r>
      <w:r>
        <w:t xml:space="preserve"> refined, aggregated, and business-ready data</w:t>
      </w:r>
      <w:r w:rsidR="008622F4">
        <w:t xml:space="preserve"> optimized</w:t>
      </w:r>
      <w:r>
        <w:t xml:space="preserve"> for reporting, </w:t>
      </w:r>
      <w:r w:rsidR="008622F4">
        <w:t xml:space="preserve">advanced </w:t>
      </w:r>
      <w:r>
        <w:t>analytics, and decision-making.</w:t>
      </w:r>
      <w:r w:rsidR="0046074F">
        <w:t xml:space="preserve"> </w:t>
      </w:r>
      <w:r w:rsidR="008622F4">
        <w:t xml:space="preserve">It </w:t>
      </w:r>
      <w:r w:rsidR="00846509">
        <w:t>supports</w:t>
      </w:r>
      <w:r w:rsidR="0046074F">
        <w:t xml:space="preserve"> </w:t>
      </w:r>
      <w:r w:rsidR="008622F4">
        <w:t xml:space="preserve">multiple </w:t>
      </w:r>
      <w:r w:rsidR="00846509">
        <w:t>modelling</w:t>
      </w:r>
      <w:r w:rsidR="0046074F">
        <w:t xml:space="preserve"> </w:t>
      </w:r>
      <w:r w:rsidR="008622F4">
        <w:t>approaches tailored to specific</w:t>
      </w:r>
      <w:r w:rsidR="00846509">
        <w:t xml:space="preserve"> use cases</w:t>
      </w:r>
      <w:r w:rsidR="008622F4">
        <w:t xml:space="preserve">, with </w:t>
      </w:r>
      <w:r w:rsidR="00846509">
        <w:t xml:space="preserve">the current </w:t>
      </w:r>
      <w:r w:rsidR="008622F4">
        <w:t>schema primarily following</w:t>
      </w:r>
      <w:r w:rsidR="00315778">
        <w:t xml:space="preserve"> </w:t>
      </w:r>
      <w:r w:rsidR="00574F4B">
        <w:t xml:space="preserve">dimensional modelling </w:t>
      </w:r>
      <w:r w:rsidR="00997345">
        <w:t xml:space="preserve">principles where applicable. </w:t>
      </w:r>
      <w:r w:rsidR="008622F4">
        <w:t>Note: While Microsoft Fabric supports large-scale data processing, it currently has limitations in fully implementing certain traditional dimensional modelling features (e.g., enforced relationships and surrogate keys), due to its optimisation for scale and performance.</w:t>
      </w:r>
      <w:r w:rsidR="00846509">
        <w:rPr>
          <w:lang w:val="en-US" w:eastAsia="ja-JP"/>
        </w:rPr>
        <w:t xml:space="preserve"> </w:t>
      </w:r>
    </w:p>
    <w:p w14:paraId="0EEC96EF" w14:textId="19F4D117" w:rsidR="00BB3A29" w:rsidRPr="00CA41D2" w:rsidRDefault="003C6363" w:rsidP="000244BF">
      <w:pPr>
        <w:pStyle w:val="Heading4"/>
      </w:pPr>
      <w:r w:rsidRPr="6E856EEE">
        <w:t>Modelling methodology</w:t>
      </w:r>
    </w:p>
    <w:p w14:paraId="25671B07" w14:textId="48F03C59" w:rsidR="00BB3A29" w:rsidRPr="00CA41D2" w:rsidRDefault="00893373" w:rsidP="00E95A3C">
      <w:pPr>
        <w:rPr>
          <w:lang w:val="en-US" w:eastAsia="ja-JP"/>
        </w:rPr>
      </w:pPr>
      <w:r w:rsidRPr="6E856EEE">
        <w:rPr>
          <w:lang w:val="en-US" w:eastAsia="ja-JP"/>
        </w:rPr>
        <w:t xml:space="preserve">The </w:t>
      </w:r>
      <w:r w:rsidR="004D5C77">
        <w:rPr>
          <w:lang w:val="en-US" w:eastAsia="ja-JP"/>
        </w:rPr>
        <w:t>dimensional modelling</w:t>
      </w:r>
      <w:r w:rsidRPr="6E856EEE">
        <w:rPr>
          <w:lang w:val="en-US" w:eastAsia="ja-JP"/>
        </w:rPr>
        <w:t xml:space="preserve"> methodology was selected for the gold layer of the data warehouse to ensure a user-centric, performance-</w:t>
      </w:r>
      <w:r w:rsidR="0046074F">
        <w:rPr>
          <w:lang w:val="en-US" w:eastAsia="ja-JP"/>
        </w:rPr>
        <w:t>optimised</w:t>
      </w:r>
      <w:r w:rsidRPr="6E856EEE">
        <w:rPr>
          <w:lang w:val="en-US" w:eastAsia="ja-JP"/>
        </w:rPr>
        <w:t>, and scalable design tailored to business intelligence needs.</w:t>
      </w:r>
    </w:p>
    <w:p w14:paraId="74DDD07F" w14:textId="76631140" w:rsidR="00B65D5B" w:rsidRPr="00B65D5B" w:rsidRDefault="00B65D5B" w:rsidP="00E95A3C">
      <w:pPr>
        <w:rPr>
          <w:lang w:eastAsia="ja-JP"/>
        </w:rPr>
      </w:pPr>
      <w:r w:rsidRPr="00B65D5B">
        <w:rPr>
          <w:lang w:eastAsia="ja-JP"/>
        </w:rPr>
        <w:t xml:space="preserve">The methodology focuses on delivering </w:t>
      </w:r>
      <w:r w:rsidR="0046074F">
        <w:rPr>
          <w:lang w:eastAsia="ja-JP"/>
        </w:rPr>
        <w:t>an</w:t>
      </w:r>
      <w:r w:rsidRPr="00B65D5B">
        <w:rPr>
          <w:lang w:eastAsia="ja-JP"/>
        </w:rPr>
        <w:t xml:space="preserve"> intuitive and user-friendly</w:t>
      </w:r>
      <w:r w:rsidR="0046074F">
        <w:rPr>
          <w:lang w:eastAsia="ja-JP"/>
        </w:rPr>
        <w:t xml:space="preserve"> data warehouse</w:t>
      </w:r>
      <w:r w:rsidRPr="00B65D5B">
        <w:rPr>
          <w:lang w:eastAsia="ja-JP"/>
        </w:rPr>
        <w:t xml:space="preserve">. </w:t>
      </w:r>
      <w:r w:rsidR="00D9217F">
        <w:rPr>
          <w:lang w:eastAsia="ja-JP"/>
        </w:rPr>
        <w:t>Organising</w:t>
      </w:r>
      <w:r w:rsidRPr="00B65D5B">
        <w:rPr>
          <w:lang w:eastAsia="ja-JP"/>
        </w:rPr>
        <w:t xml:space="preserve"> data into business-oriented dimensional models aligns with how users naturally think and query data, enabling faster insights and improved </w:t>
      </w:r>
      <w:r w:rsidR="00D9217F">
        <w:rPr>
          <w:lang w:eastAsia="ja-JP"/>
        </w:rPr>
        <w:t xml:space="preserve">organisational </w:t>
      </w:r>
      <w:r w:rsidRPr="00B65D5B">
        <w:rPr>
          <w:lang w:eastAsia="ja-JP"/>
        </w:rPr>
        <w:t>decision-making.</w:t>
      </w:r>
    </w:p>
    <w:p w14:paraId="7C9492B7" w14:textId="34D9ABE1" w:rsidR="00B65D5B" w:rsidRPr="00B65D5B" w:rsidRDefault="00D9217F" w:rsidP="00E95A3C">
      <w:pPr>
        <w:rPr>
          <w:lang w:eastAsia="ja-JP"/>
        </w:rPr>
      </w:pPr>
      <w:r>
        <w:rPr>
          <w:lang w:eastAsia="ja-JP"/>
        </w:rPr>
        <w:t>The</w:t>
      </w:r>
      <w:r w:rsidR="00B65D5B" w:rsidRPr="00B65D5B">
        <w:rPr>
          <w:lang w:eastAsia="ja-JP"/>
        </w:rPr>
        <w:t xml:space="preserve"> approach </w:t>
      </w:r>
      <w:r w:rsidRPr="00B65D5B">
        <w:rPr>
          <w:lang w:eastAsia="ja-JP"/>
        </w:rPr>
        <w:t>emphasises</w:t>
      </w:r>
      <w:r w:rsidR="00B65D5B" w:rsidRPr="00B65D5B">
        <w:rPr>
          <w:lang w:eastAsia="ja-JP"/>
        </w:rPr>
        <w:t xml:space="preserve"> </w:t>
      </w:r>
      <w:r w:rsidRPr="00B65D5B">
        <w:rPr>
          <w:lang w:eastAsia="ja-JP"/>
        </w:rPr>
        <w:t>denormalised</w:t>
      </w:r>
      <w:r w:rsidR="00B65D5B" w:rsidRPr="00B65D5B">
        <w:rPr>
          <w:lang w:eastAsia="ja-JP"/>
        </w:rPr>
        <w:t xml:space="preserve"> star schemas, which are highly </w:t>
      </w:r>
      <w:r w:rsidRPr="00B65D5B">
        <w:rPr>
          <w:lang w:eastAsia="ja-JP"/>
        </w:rPr>
        <w:t>optimised</w:t>
      </w:r>
      <w:r w:rsidR="00B65D5B" w:rsidRPr="00B65D5B">
        <w:rPr>
          <w:lang w:eastAsia="ja-JP"/>
        </w:rPr>
        <w:t xml:space="preserve"> for query performance. This ensures that complex analytical queries and reporting processes run efficiently, providing timely access to critical business information without sacrificing performance.</w:t>
      </w:r>
    </w:p>
    <w:p w14:paraId="31AB00E6" w14:textId="609D43CB" w:rsidR="00893373" w:rsidRPr="00E95A3C" w:rsidRDefault="00B65D5B" w:rsidP="00E95A3C">
      <w:pPr>
        <w:rPr>
          <w:lang w:eastAsia="ja-JP"/>
        </w:rPr>
      </w:pPr>
      <w:r w:rsidRPr="00B65D5B">
        <w:rPr>
          <w:lang w:eastAsia="ja-JP"/>
        </w:rPr>
        <w:t>The methodology supports an iterative, bottom-up approach to data warehouse design. This allows value</w:t>
      </w:r>
      <w:r>
        <w:rPr>
          <w:lang w:eastAsia="ja-JP"/>
        </w:rPr>
        <w:t xml:space="preserve"> delivered</w:t>
      </w:r>
      <w:r w:rsidRPr="00B65D5B">
        <w:rPr>
          <w:lang w:eastAsia="ja-JP"/>
        </w:rPr>
        <w:t xml:space="preserve"> incrementally by focusing on high-priority business processes while maintaining flexibility for future enhancements and scaling to additional data sources and requirements.</w:t>
      </w:r>
    </w:p>
    <w:p w14:paraId="7F84AAF7" w14:textId="77777777" w:rsidR="00BB3A29" w:rsidRPr="00CA41D2" w:rsidRDefault="00BB3A29" w:rsidP="000244BF">
      <w:pPr>
        <w:pStyle w:val="Heading4"/>
        <w:rPr>
          <w:lang w:val="en-AU"/>
        </w:rPr>
      </w:pPr>
      <w:bookmarkStart w:id="72" w:name="_Toc184725322"/>
      <w:r w:rsidRPr="00CA41D2">
        <w:rPr>
          <w:lang w:val="en-AU"/>
        </w:rPr>
        <w:t>Gold Layer Data model naming conventions</w:t>
      </w:r>
    </w:p>
    <w:p w14:paraId="1F9FB441" w14:textId="77777777" w:rsidR="00BB3A29" w:rsidRPr="00CA41D2" w:rsidRDefault="00BB3A29" w:rsidP="000244BF">
      <w:pPr>
        <w:pStyle w:val="Heading5"/>
        <w:rPr>
          <w:lang w:val="en-AU"/>
        </w:rPr>
      </w:pPr>
      <w:r w:rsidRPr="00CA41D2">
        <w:rPr>
          <w:lang w:val="en-AU"/>
        </w:rPr>
        <w:t>Table Naming Convention</w:t>
      </w:r>
    </w:p>
    <w:tbl>
      <w:tblPr>
        <w:tblStyle w:val="ListTable4-Accent51"/>
        <w:tblW w:w="5000" w:type="pct"/>
        <w:tblLook w:val="04A0" w:firstRow="1" w:lastRow="0" w:firstColumn="1" w:lastColumn="0" w:noHBand="0" w:noVBand="1"/>
      </w:tblPr>
      <w:tblGrid>
        <w:gridCol w:w="1980"/>
        <w:gridCol w:w="4168"/>
        <w:gridCol w:w="3056"/>
      </w:tblGrid>
      <w:tr w:rsidR="00BB3A29" w:rsidRPr="00173D07" w14:paraId="3ECDD4F0"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4CD2D217" w14:textId="77777777" w:rsidR="00BB3A29" w:rsidRPr="00173D07" w:rsidRDefault="00BB3A29" w:rsidP="00FD39B3">
            <w:pPr>
              <w:pStyle w:val="TableStyle"/>
            </w:pPr>
            <w:r w:rsidRPr="00173D07">
              <w:t>Component</w:t>
            </w:r>
          </w:p>
        </w:tc>
        <w:tc>
          <w:tcPr>
            <w:tcW w:w="2264" w:type="pct"/>
            <w:hideMark/>
          </w:tcPr>
          <w:p w14:paraId="4ED2AA33" w14:textId="77777777" w:rsidR="00BB3A29" w:rsidRPr="00173D07"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173D07">
              <w:t>Format/Description</w:t>
            </w:r>
          </w:p>
        </w:tc>
        <w:tc>
          <w:tcPr>
            <w:tcW w:w="1660" w:type="pct"/>
            <w:hideMark/>
          </w:tcPr>
          <w:p w14:paraId="02D84B4F" w14:textId="77777777" w:rsidR="00BB3A29" w:rsidRPr="00173D07"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173D07">
              <w:t>Example</w:t>
            </w:r>
          </w:p>
        </w:tc>
      </w:tr>
      <w:tr w:rsidR="00BB3A29" w:rsidRPr="00173D07" w14:paraId="757E98AB" w14:textId="77777777">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796EE0B7" w14:textId="77777777" w:rsidR="00BB3A29" w:rsidRPr="00173D07" w:rsidRDefault="00BB3A29" w:rsidP="00FD39B3">
            <w:pPr>
              <w:pStyle w:val="TableStyle"/>
            </w:pPr>
            <w:r w:rsidRPr="00173D07">
              <w:t>Table Type</w:t>
            </w:r>
          </w:p>
        </w:tc>
        <w:tc>
          <w:tcPr>
            <w:tcW w:w="2264" w:type="pct"/>
            <w:hideMark/>
          </w:tcPr>
          <w:p w14:paraId="2DAFC20B" w14:textId="77777777" w:rsidR="00BB3A29" w:rsidRPr="00173D07"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173D07">
              <w:t xml:space="preserve">Specifies the type, e.g., </w:t>
            </w:r>
            <w:r w:rsidRPr="00D93E83">
              <w:t>Dim</w:t>
            </w:r>
            <w:r w:rsidRPr="00173D07">
              <w:t xml:space="preserve"> (dimension) or </w:t>
            </w:r>
            <w:r w:rsidRPr="00D93E83">
              <w:t>Fact</w:t>
            </w:r>
            <w:r w:rsidRPr="00173D07">
              <w:t xml:space="preserve"> (fact table)</w:t>
            </w:r>
          </w:p>
        </w:tc>
        <w:tc>
          <w:tcPr>
            <w:tcW w:w="1660" w:type="pct"/>
            <w:hideMark/>
          </w:tcPr>
          <w:p w14:paraId="4AB3F9AF"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Dim</w:t>
            </w:r>
            <w:r w:rsidRPr="00173D07">
              <w:t xml:space="preserve">, </w:t>
            </w:r>
            <w:r w:rsidRPr="00D93E83">
              <w:t>Fact</w:t>
            </w:r>
          </w:p>
        </w:tc>
      </w:tr>
      <w:tr w:rsidR="00BB3A29" w:rsidRPr="00173D07" w14:paraId="34614C33" w14:textId="77777777">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4B3E01E" w14:textId="77777777" w:rsidR="00BB3A29" w:rsidRPr="00173D07" w:rsidRDefault="00BB3A29" w:rsidP="00FD39B3">
            <w:pPr>
              <w:pStyle w:val="TableStyle"/>
            </w:pPr>
            <w:r w:rsidRPr="00173D07">
              <w:t>Entity Name</w:t>
            </w:r>
          </w:p>
        </w:tc>
        <w:tc>
          <w:tcPr>
            <w:tcW w:w="2264" w:type="pct"/>
            <w:hideMark/>
          </w:tcPr>
          <w:p w14:paraId="53A9AC73" w14:textId="77777777" w:rsidR="00BB3A29" w:rsidRPr="00173D07"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173D07">
              <w:t>Specifies the business entity</w:t>
            </w:r>
          </w:p>
        </w:tc>
        <w:tc>
          <w:tcPr>
            <w:tcW w:w="1660" w:type="pct"/>
            <w:hideMark/>
          </w:tcPr>
          <w:p w14:paraId="2F49918B"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Account</w:t>
            </w:r>
            <w:r w:rsidRPr="00173D07">
              <w:t xml:space="preserve">, </w:t>
            </w:r>
            <w:r w:rsidRPr="00D93E83">
              <w:t>CaseParty</w:t>
            </w:r>
          </w:p>
        </w:tc>
      </w:tr>
      <w:tr w:rsidR="00BB3A29" w:rsidRPr="00173D07" w14:paraId="7A65895E" w14:textId="77777777">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3B51E0A" w14:textId="77777777" w:rsidR="00BB3A29" w:rsidRPr="00173D07" w:rsidRDefault="00BB3A29" w:rsidP="00FD39B3">
            <w:pPr>
              <w:pStyle w:val="TableStyle"/>
            </w:pPr>
            <w:r w:rsidRPr="00173D07">
              <w:t>Full Table Name</w:t>
            </w:r>
          </w:p>
        </w:tc>
        <w:tc>
          <w:tcPr>
            <w:tcW w:w="2264" w:type="pct"/>
            <w:hideMark/>
          </w:tcPr>
          <w:p w14:paraId="264E337C"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[TableType][EntityName]</w:t>
            </w:r>
          </w:p>
        </w:tc>
        <w:tc>
          <w:tcPr>
            <w:tcW w:w="1660" w:type="pct"/>
            <w:hideMark/>
          </w:tcPr>
          <w:p w14:paraId="2119EB53"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DimAccount</w:t>
            </w:r>
          </w:p>
        </w:tc>
      </w:tr>
    </w:tbl>
    <w:p w14:paraId="2453E086" w14:textId="77777777" w:rsidR="00BB3A29" w:rsidRPr="00CA41D2" w:rsidRDefault="00BB3A29" w:rsidP="000244BF">
      <w:pPr>
        <w:pStyle w:val="Heading5"/>
        <w:rPr>
          <w:lang w:val="en-AU"/>
        </w:rPr>
      </w:pPr>
      <w:r w:rsidRPr="00CA41D2">
        <w:rPr>
          <w:lang w:val="en-AU"/>
        </w:rPr>
        <w:t>Column Naming Convention</w:t>
      </w:r>
    </w:p>
    <w:tbl>
      <w:tblPr>
        <w:tblStyle w:val="ListTable4-Accent51"/>
        <w:tblW w:w="5000" w:type="pct"/>
        <w:tblLook w:val="04A0" w:firstRow="1" w:lastRow="0" w:firstColumn="1" w:lastColumn="0" w:noHBand="0" w:noVBand="1"/>
      </w:tblPr>
      <w:tblGrid>
        <w:gridCol w:w="1947"/>
        <w:gridCol w:w="3925"/>
        <w:gridCol w:w="3332"/>
      </w:tblGrid>
      <w:tr w:rsidR="00BB3A29" w:rsidRPr="004E1100" w14:paraId="57A5A5A2" w14:textId="77777777" w:rsidTr="50E440B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40D93472" w14:textId="77777777" w:rsidR="00BB3A29" w:rsidRPr="004E1100" w:rsidRDefault="00BB3A29" w:rsidP="00FD39B3">
            <w:pPr>
              <w:pStyle w:val="TableStyle"/>
            </w:pPr>
            <w:r w:rsidRPr="004E1100">
              <w:t>Component</w:t>
            </w:r>
          </w:p>
        </w:tc>
        <w:tc>
          <w:tcPr>
            <w:tcW w:w="2132" w:type="pct"/>
            <w:hideMark/>
          </w:tcPr>
          <w:p w14:paraId="67BDC2FE" w14:textId="77777777" w:rsidR="00BB3A29" w:rsidRPr="004E1100"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4E1100">
              <w:t>Format/Description</w:t>
            </w:r>
          </w:p>
        </w:tc>
        <w:tc>
          <w:tcPr>
            <w:tcW w:w="1810" w:type="pct"/>
            <w:hideMark/>
          </w:tcPr>
          <w:p w14:paraId="75EE7259" w14:textId="77777777" w:rsidR="00BB3A29" w:rsidRPr="004E1100"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4E1100">
              <w:t>Example</w:t>
            </w:r>
          </w:p>
        </w:tc>
      </w:tr>
      <w:tr w:rsidR="00BB3A29" w:rsidRPr="004E1100" w14:paraId="412F9814"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08D027E0" w14:textId="77777777" w:rsidR="00BB3A29" w:rsidRPr="004E1100" w:rsidRDefault="00BB3A29" w:rsidP="00FD39B3">
            <w:pPr>
              <w:pStyle w:val="TableStyle"/>
            </w:pPr>
            <w:r w:rsidRPr="004E1100">
              <w:t>Entity Prefix (Optional)</w:t>
            </w:r>
          </w:p>
        </w:tc>
        <w:tc>
          <w:tcPr>
            <w:tcW w:w="2132" w:type="pct"/>
            <w:hideMark/>
          </w:tcPr>
          <w:p w14:paraId="34965EB1"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Add entity name prefix for clarity, if needed</w:t>
            </w:r>
          </w:p>
        </w:tc>
        <w:tc>
          <w:tcPr>
            <w:tcW w:w="1810" w:type="pct"/>
            <w:hideMark/>
          </w:tcPr>
          <w:p w14:paraId="07BB8D7D"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Account</w:t>
            </w:r>
          </w:p>
        </w:tc>
      </w:tr>
      <w:tr w:rsidR="00BB3A29" w:rsidRPr="004E1100" w14:paraId="4417312A"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59E9FC6C" w14:textId="77777777" w:rsidR="00BB3A29" w:rsidRPr="004E1100" w:rsidRDefault="00BB3A29" w:rsidP="00FD39B3">
            <w:pPr>
              <w:pStyle w:val="TableStyle"/>
            </w:pPr>
            <w:r w:rsidRPr="004E1100">
              <w:t>Attribute Name</w:t>
            </w:r>
          </w:p>
        </w:tc>
        <w:tc>
          <w:tcPr>
            <w:tcW w:w="2132" w:type="pct"/>
            <w:hideMark/>
          </w:tcPr>
          <w:p w14:paraId="0085AE2E"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Column name in PascalCase</w:t>
            </w:r>
          </w:p>
        </w:tc>
        <w:tc>
          <w:tcPr>
            <w:tcW w:w="1810" w:type="pct"/>
            <w:hideMark/>
          </w:tcPr>
          <w:p w14:paraId="2377C041"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BillingCity, PersonEmail</w:t>
            </w:r>
          </w:p>
        </w:tc>
      </w:tr>
      <w:tr w:rsidR="00BB3A29" w:rsidRPr="004E1100" w14:paraId="5A69C6FD"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48C5FC66" w14:textId="77777777" w:rsidR="00BB3A29" w:rsidRPr="004E1100" w:rsidRDefault="00BB3A29" w:rsidP="00FD39B3">
            <w:pPr>
              <w:pStyle w:val="TableStyle"/>
            </w:pPr>
            <w:r w:rsidRPr="004E1100">
              <w:t>Primary Key</w:t>
            </w:r>
          </w:p>
        </w:tc>
        <w:tc>
          <w:tcPr>
            <w:tcW w:w="2132" w:type="pct"/>
            <w:hideMark/>
          </w:tcPr>
          <w:p w14:paraId="6E70B902"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[EntityName]Key</w:t>
            </w:r>
          </w:p>
        </w:tc>
        <w:tc>
          <w:tcPr>
            <w:tcW w:w="1810" w:type="pct"/>
            <w:hideMark/>
          </w:tcPr>
          <w:p w14:paraId="75766767"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AccountKey</w:t>
            </w:r>
          </w:p>
        </w:tc>
      </w:tr>
      <w:tr w:rsidR="00BB3A29" w:rsidRPr="004E1100" w14:paraId="4DC5A908"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2703B965" w14:textId="77777777" w:rsidR="00BB3A29" w:rsidRPr="004E1100" w:rsidRDefault="00BB3A29" w:rsidP="00FD39B3">
            <w:pPr>
              <w:pStyle w:val="TableStyle"/>
            </w:pPr>
            <w:r w:rsidRPr="004E1100">
              <w:t>Foreign Key</w:t>
            </w:r>
          </w:p>
        </w:tc>
        <w:tc>
          <w:tcPr>
            <w:tcW w:w="2132" w:type="pct"/>
            <w:hideMark/>
          </w:tcPr>
          <w:p w14:paraId="54EC173B"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[ReferencedEntity]Key</w:t>
            </w:r>
          </w:p>
        </w:tc>
        <w:tc>
          <w:tcPr>
            <w:tcW w:w="1810" w:type="pct"/>
            <w:hideMark/>
          </w:tcPr>
          <w:p w14:paraId="00440D7A"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CustomerKey</w:t>
            </w:r>
          </w:p>
        </w:tc>
      </w:tr>
    </w:tbl>
    <w:p w14:paraId="4F57447C" w14:textId="77777777" w:rsidR="00BB3A29" w:rsidRPr="00CA41D2" w:rsidRDefault="00BB3A29" w:rsidP="000244BF">
      <w:pPr>
        <w:pStyle w:val="Heading5"/>
        <w:rPr>
          <w:lang w:val="en-AU"/>
        </w:rPr>
      </w:pPr>
      <w:r w:rsidRPr="00CA41D2">
        <w:rPr>
          <w:lang w:val="en-AU"/>
        </w:rPr>
        <w:t>Dimension Tables (Dim)</w:t>
      </w:r>
    </w:p>
    <w:tbl>
      <w:tblPr>
        <w:tblStyle w:val="ListTable4-Accent51"/>
        <w:tblW w:w="5000" w:type="pct"/>
        <w:tblLook w:val="04A0" w:firstRow="1" w:lastRow="0" w:firstColumn="1" w:lastColumn="0" w:noHBand="0" w:noVBand="1"/>
      </w:tblPr>
      <w:tblGrid>
        <w:gridCol w:w="1927"/>
        <w:gridCol w:w="4543"/>
        <w:gridCol w:w="2734"/>
      </w:tblGrid>
      <w:tr w:rsidR="00BB3A29" w:rsidRPr="004D23E6" w14:paraId="2606571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hideMark/>
          </w:tcPr>
          <w:p w14:paraId="61EB1ED7" w14:textId="77777777" w:rsidR="00BB3A29" w:rsidRPr="004D23E6" w:rsidRDefault="00BB3A29" w:rsidP="00FD39B3">
            <w:pPr>
              <w:pStyle w:val="TableStyle"/>
              <w:rPr>
                <w:lang w:eastAsia="ja-JP"/>
              </w:rPr>
            </w:pPr>
            <w:r w:rsidRPr="004D23E6">
              <w:rPr>
                <w:lang w:eastAsia="ja-JP"/>
              </w:rPr>
              <w:t>Component</w:t>
            </w:r>
          </w:p>
        </w:tc>
        <w:tc>
          <w:tcPr>
            <w:tcW w:w="2468" w:type="pct"/>
            <w:hideMark/>
          </w:tcPr>
          <w:p w14:paraId="140AF720" w14:textId="77777777" w:rsidR="00BB3A29" w:rsidRPr="004D23E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4D23E6">
              <w:rPr>
                <w:lang w:eastAsia="ja-JP"/>
              </w:rPr>
              <w:t>Format/Description</w:t>
            </w:r>
          </w:p>
        </w:tc>
        <w:tc>
          <w:tcPr>
            <w:tcW w:w="1485" w:type="pct"/>
            <w:hideMark/>
          </w:tcPr>
          <w:p w14:paraId="03B73203" w14:textId="77777777" w:rsidR="00BB3A29" w:rsidRPr="004D23E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4D23E6">
              <w:rPr>
                <w:lang w:eastAsia="ja-JP"/>
              </w:rPr>
              <w:t>Example</w:t>
            </w:r>
          </w:p>
        </w:tc>
      </w:tr>
      <w:tr w:rsidR="00BB3A29" w:rsidRPr="004D23E6" w14:paraId="692F9D2D" w14:textId="77777777">
        <w:tc>
          <w:tcPr>
            <w:cnfStyle w:val="001000000000" w:firstRow="0" w:lastRow="0" w:firstColumn="1" w:lastColumn="0" w:oddVBand="0" w:evenVBand="0" w:oddHBand="0" w:evenHBand="0" w:firstRowFirstColumn="0" w:firstRowLastColumn="0" w:lastRowFirstColumn="0" w:lastRowLastColumn="0"/>
            <w:tcW w:w="1047" w:type="pct"/>
            <w:hideMark/>
          </w:tcPr>
          <w:p w14:paraId="5C47B118" w14:textId="77777777" w:rsidR="00BB3A29" w:rsidRPr="004D23E6" w:rsidRDefault="00BB3A29" w:rsidP="00FD39B3">
            <w:pPr>
              <w:pStyle w:val="TableStyle"/>
              <w:rPr>
                <w:lang w:eastAsia="ja-JP"/>
              </w:rPr>
            </w:pPr>
            <w:r w:rsidRPr="004D23E6">
              <w:rPr>
                <w:lang w:eastAsia="ja-JP"/>
              </w:rPr>
              <w:t>Table Name</w:t>
            </w:r>
          </w:p>
        </w:tc>
        <w:tc>
          <w:tcPr>
            <w:tcW w:w="2468" w:type="pct"/>
            <w:hideMark/>
          </w:tcPr>
          <w:p w14:paraId="4561D836"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Dim[EntityName]</w:t>
            </w:r>
          </w:p>
        </w:tc>
        <w:tc>
          <w:tcPr>
            <w:tcW w:w="1485" w:type="pct"/>
            <w:hideMark/>
          </w:tcPr>
          <w:p w14:paraId="55B05812"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DimAccount</w:t>
            </w:r>
          </w:p>
        </w:tc>
      </w:tr>
      <w:tr w:rsidR="00BB3A29" w:rsidRPr="004D23E6" w14:paraId="04F8E008" w14:textId="77777777">
        <w:tc>
          <w:tcPr>
            <w:cnfStyle w:val="001000000000" w:firstRow="0" w:lastRow="0" w:firstColumn="1" w:lastColumn="0" w:oddVBand="0" w:evenVBand="0" w:oddHBand="0" w:evenHBand="0" w:firstRowFirstColumn="0" w:firstRowLastColumn="0" w:lastRowFirstColumn="0" w:lastRowLastColumn="0"/>
            <w:tcW w:w="1047" w:type="pct"/>
            <w:hideMark/>
          </w:tcPr>
          <w:p w14:paraId="62ADC41A" w14:textId="77777777" w:rsidR="00BB3A29" w:rsidRPr="004D23E6" w:rsidRDefault="00BB3A29" w:rsidP="00FD39B3">
            <w:pPr>
              <w:pStyle w:val="TableStyle"/>
              <w:rPr>
                <w:lang w:eastAsia="ja-JP"/>
              </w:rPr>
            </w:pPr>
            <w:r w:rsidRPr="004D23E6">
              <w:rPr>
                <w:lang w:eastAsia="ja-JP"/>
              </w:rPr>
              <w:t>Description</w:t>
            </w:r>
          </w:p>
        </w:tc>
        <w:tc>
          <w:tcPr>
            <w:tcW w:w="2468" w:type="pct"/>
            <w:hideMark/>
          </w:tcPr>
          <w:p w14:paraId="3F4903D8"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Represents descriptive attributes</w:t>
            </w:r>
          </w:p>
        </w:tc>
        <w:tc>
          <w:tcPr>
            <w:tcW w:w="1485" w:type="pct"/>
            <w:hideMark/>
          </w:tcPr>
          <w:p w14:paraId="6F254C9C"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Gold DimAccount</w:t>
            </w:r>
          </w:p>
        </w:tc>
      </w:tr>
      <w:tr w:rsidR="00BB3A29" w:rsidRPr="004D23E6" w14:paraId="780D9CE9" w14:textId="77777777">
        <w:tc>
          <w:tcPr>
            <w:cnfStyle w:val="001000000000" w:firstRow="0" w:lastRow="0" w:firstColumn="1" w:lastColumn="0" w:oddVBand="0" w:evenVBand="0" w:oddHBand="0" w:evenHBand="0" w:firstRowFirstColumn="0" w:firstRowLastColumn="0" w:lastRowFirstColumn="0" w:lastRowLastColumn="0"/>
            <w:tcW w:w="1047" w:type="pct"/>
            <w:hideMark/>
          </w:tcPr>
          <w:p w14:paraId="5AB740FC" w14:textId="77777777" w:rsidR="00BB3A29" w:rsidRPr="004D23E6" w:rsidRDefault="00BB3A29" w:rsidP="00FD39B3">
            <w:pPr>
              <w:pStyle w:val="TableStyle"/>
              <w:rPr>
                <w:lang w:eastAsia="ja-JP"/>
              </w:rPr>
            </w:pPr>
            <w:r w:rsidRPr="004D23E6">
              <w:rPr>
                <w:lang w:eastAsia="ja-JP"/>
              </w:rPr>
              <w:t>Primary Key</w:t>
            </w:r>
          </w:p>
        </w:tc>
        <w:tc>
          <w:tcPr>
            <w:tcW w:w="2468" w:type="pct"/>
            <w:hideMark/>
          </w:tcPr>
          <w:p w14:paraId="4344F896"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[EntityName]Key</w:t>
            </w:r>
          </w:p>
        </w:tc>
        <w:tc>
          <w:tcPr>
            <w:tcW w:w="1485" w:type="pct"/>
            <w:hideMark/>
          </w:tcPr>
          <w:p w14:paraId="480161B1"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AccountKey</w:t>
            </w:r>
          </w:p>
        </w:tc>
      </w:tr>
    </w:tbl>
    <w:p w14:paraId="3D49A023" w14:textId="77777777" w:rsidR="00BB3A29" w:rsidRPr="00CA41D2" w:rsidRDefault="00BB3A29" w:rsidP="000244BF">
      <w:pPr>
        <w:pStyle w:val="Heading5"/>
        <w:rPr>
          <w:lang w:val="en-AU"/>
        </w:rPr>
      </w:pPr>
      <w:r w:rsidRPr="00CA41D2">
        <w:rPr>
          <w:lang w:val="en-AU"/>
        </w:rPr>
        <w:t>Fact Tables (Fact)</w:t>
      </w:r>
    </w:p>
    <w:tbl>
      <w:tblPr>
        <w:tblStyle w:val="ListTable4-Accent51"/>
        <w:tblW w:w="5000" w:type="pct"/>
        <w:tblLook w:val="04A0" w:firstRow="1" w:lastRow="0" w:firstColumn="1" w:lastColumn="0" w:noHBand="0" w:noVBand="1"/>
      </w:tblPr>
      <w:tblGrid>
        <w:gridCol w:w="1629"/>
        <w:gridCol w:w="5587"/>
        <w:gridCol w:w="1988"/>
      </w:tblGrid>
      <w:tr w:rsidR="00BB3A29" w:rsidRPr="00BB6426" w14:paraId="1DEE66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 w:type="pct"/>
            <w:hideMark/>
          </w:tcPr>
          <w:p w14:paraId="4C91448B" w14:textId="77777777" w:rsidR="00BB3A29" w:rsidRPr="00BB6426" w:rsidRDefault="00BB3A29" w:rsidP="00FD39B3">
            <w:pPr>
              <w:pStyle w:val="TableStyle"/>
              <w:rPr>
                <w:lang w:eastAsia="ja-JP"/>
              </w:rPr>
            </w:pPr>
            <w:r w:rsidRPr="00BB6426">
              <w:rPr>
                <w:lang w:eastAsia="ja-JP"/>
              </w:rPr>
              <w:t>Component</w:t>
            </w:r>
          </w:p>
        </w:tc>
        <w:tc>
          <w:tcPr>
            <w:tcW w:w="3035" w:type="pct"/>
            <w:hideMark/>
          </w:tcPr>
          <w:p w14:paraId="7BFF5C90" w14:textId="77777777" w:rsidR="00BB3A29" w:rsidRPr="00BB642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BB6426">
              <w:rPr>
                <w:lang w:eastAsia="ja-JP"/>
              </w:rPr>
              <w:t>Format/Description</w:t>
            </w:r>
          </w:p>
        </w:tc>
        <w:tc>
          <w:tcPr>
            <w:tcW w:w="1080" w:type="pct"/>
            <w:hideMark/>
          </w:tcPr>
          <w:p w14:paraId="0E8EF8E0" w14:textId="77777777" w:rsidR="00BB3A29" w:rsidRPr="00BB642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BB6426">
              <w:rPr>
                <w:lang w:eastAsia="ja-JP"/>
              </w:rPr>
              <w:t>Example</w:t>
            </w:r>
          </w:p>
        </w:tc>
      </w:tr>
      <w:tr w:rsidR="00BB3A29" w:rsidRPr="00BB6426" w14:paraId="67BA8E1E"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5DEE1789" w14:textId="77777777" w:rsidR="00BB3A29" w:rsidRPr="00BB6426" w:rsidRDefault="00BB3A29" w:rsidP="00FD39B3">
            <w:pPr>
              <w:pStyle w:val="TableStyle"/>
              <w:rPr>
                <w:lang w:eastAsia="ja-JP"/>
              </w:rPr>
            </w:pPr>
            <w:r w:rsidRPr="00BB6426">
              <w:rPr>
                <w:lang w:eastAsia="ja-JP"/>
              </w:rPr>
              <w:t>Table Name</w:t>
            </w:r>
          </w:p>
        </w:tc>
        <w:tc>
          <w:tcPr>
            <w:tcW w:w="3035" w:type="pct"/>
            <w:hideMark/>
          </w:tcPr>
          <w:p w14:paraId="1209D364"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Fact[ProcessOrEvent]</w:t>
            </w:r>
          </w:p>
        </w:tc>
        <w:tc>
          <w:tcPr>
            <w:tcW w:w="1080" w:type="pct"/>
            <w:hideMark/>
          </w:tcPr>
          <w:p w14:paraId="1DFF5708"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FactSales</w:t>
            </w:r>
          </w:p>
        </w:tc>
      </w:tr>
      <w:tr w:rsidR="00BB3A29" w:rsidRPr="00BB6426" w14:paraId="4DB8424E"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7AEB0849" w14:textId="77777777" w:rsidR="00BB3A29" w:rsidRPr="00BB6426" w:rsidRDefault="00BB3A29" w:rsidP="00FD39B3">
            <w:pPr>
              <w:pStyle w:val="TableStyle"/>
              <w:rPr>
                <w:lang w:eastAsia="ja-JP"/>
              </w:rPr>
            </w:pPr>
            <w:r w:rsidRPr="00BB6426">
              <w:rPr>
                <w:lang w:eastAsia="ja-JP"/>
              </w:rPr>
              <w:t>Description</w:t>
            </w:r>
          </w:p>
        </w:tc>
        <w:tc>
          <w:tcPr>
            <w:tcW w:w="3035" w:type="pct"/>
            <w:hideMark/>
          </w:tcPr>
          <w:p w14:paraId="25A9CE3C"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Represents transactional data or measures</w:t>
            </w:r>
          </w:p>
        </w:tc>
        <w:tc>
          <w:tcPr>
            <w:tcW w:w="1080" w:type="pct"/>
            <w:hideMark/>
          </w:tcPr>
          <w:p w14:paraId="7E59950E"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Gold Fact</w:t>
            </w:r>
            <w:r>
              <w:rPr>
                <w:lang w:eastAsia="ja-JP"/>
              </w:rPr>
              <w:t>S</w:t>
            </w:r>
            <w:r w:rsidRPr="00BB6426">
              <w:rPr>
                <w:lang w:eastAsia="ja-JP"/>
              </w:rPr>
              <w:t>ales</w:t>
            </w:r>
          </w:p>
        </w:tc>
      </w:tr>
      <w:tr w:rsidR="00BB3A29" w:rsidRPr="00BB6426" w14:paraId="5D425000"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30D48CDE" w14:textId="77777777" w:rsidR="00BB3A29" w:rsidRPr="00BB6426" w:rsidRDefault="00BB3A29" w:rsidP="00FD39B3">
            <w:pPr>
              <w:pStyle w:val="TableStyle"/>
              <w:rPr>
                <w:lang w:eastAsia="ja-JP"/>
              </w:rPr>
            </w:pPr>
            <w:r w:rsidRPr="00BB6426">
              <w:rPr>
                <w:lang w:eastAsia="ja-JP"/>
              </w:rPr>
              <w:t>Primary Key</w:t>
            </w:r>
          </w:p>
        </w:tc>
        <w:tc>
          <w:tcPr>
            <w:tcW w:w="3035" w:type="pct"/>
            <w:hideMark/>
          </w:tcPr>
          <w:p w14:paraId="652CF504"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Include keys linking to dimensions</w:t>
            </w:r>
          </w:p>
        </w:tc>
        <w:tc>
          <w:tcPr>
            <w:tcW w:w="1080" w:type="pct"/>
            <w:hideMark/>
          </w:tcPr>
          <w:p w14:paraId="08C08887"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AccountKey</w:t>
            </w:r>
          </w:p>
        </w:tc>
      </w:tr>
      <w:tr w:rsidR="00BB3A29" w:rsidRPr="00BB6426" w14:paraId="3EC3432D"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5403E93D" w14:textId="77777777" w:rsidR="00BB3A29" w:rsidRPr="00BB6426" w:rsidRDefault="00BB3A29" w:rsidP="00FD39B3">
            <w:pPr>
              <w:pStyle w:val="TableStyle"/>
              <w:rPr>
                <w:lang w:eastAsia="ja-JP"/>
              </w:rPr>
            </w:pPr>
            <w:r w:rsidRPr="00BB6426">
              <w:rPr>
                <w:lang w:eastAsia="ja-JP"/>
              </w:rPr>
              <w:t>Measures</w:t>
            </w:r>
          </w:p>
        </w:tc>
        <w:tc>
          <w:tcPr>
            <w:tcW w:w="3035" w:type="pct"/>
            <w:hideMark/>
          </w:tcPr>
          <w:p w14:paraId="3517AFD0"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Include additive measures like amounts or counts</w:t>
            </w:r>
          </w:p>
        </w:tc>
        <w:tc>
          <w:tcPr>
            <w:tcW w:w="1080" w:type="pct"/>
            <w:hideMark/>
          </w:tcPr>
          <w:p w14:paraId="68C0928E"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SalesAmount</w:t>
            </w:r>
          </w:p>
        </w:tc>
      </w:tr>
    </w:tbl>
    <w:p w14:paraId="63F4FD45" w14:textId="77777777" w:rsidR="00BB3A29" w:rsidRPr="00CA41D2" w:rsidRDefault="00BB3A29" w:rsidP="000244BF">
      <w:pPr>
        <w:pStyle w:val="Heading5"/>
        <w:rPr>
          <w:lang w:val="en-AU"/>
        </w:rPr>
      </w:pPr>
      <w:r w:rsidRPr="00CA41D2">
        <w:rPr>
          <w:lang w:val="en-AU"/>
        </w:rPr>
        <w:lastRenderedPageBreak/>
        <w:t>General Notes</w:t>
      </w:r>
    </w:p>
    <w:tbl>
      <w:tblPr>
        <w:tblStyle w:val="ListTable4-Accent51"/>
        <w:tblW w:w="5000" w:type="pct"/>
        <w:tblLook w:val="04A0" w:firstRow="1" w:lastRow="0" w:firstColumn="1" w:lastColumn="0" w:noHBand="0" w:noVBand="1"/>
      </w:tblPr>
      <w:tblGrid>
        <w:gridCol w:w="1618"/>
        <w:gridCol w:w="7586"/>
      </w:tblGrid>
      <w:tr w:rsidR="00BB3A29" w:rsidRPr="00DB1563" w14:paraId="756E4DA8"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48A53DCC" w14:textId="77777777" w:rsidR="00BB3A29" w:rsidRPr="00DB1563" w:rsidRDefault="00BB3A29" w:rsidP="00FD39B3">
            <w:pPr>
              <w:pStyle w:val="TableStyle"/>
            </w:pPr>
            <w:r w:rsidRPr="00DB1563">
              <w:t>Aspect</w:t>
            </w:r>
          </w:p>
        </w:tc>
        <w:tc>
          <w:tcPr>
            <w:tcW w:w="4121" w:type="pct"/>
            <w:hideMark/>
          </w:tcPr>
          <w:p w14:paraId="06408D03" w14:textId="77777777" w:rsidR="00BB3A29" w:rsidRPr="00DB1563"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DB1563">
              <w:t>Details</w:t>
            </w:r>
          </w:p>
        </w:tc>
      </w:tr>
      <w:tr w:rsidR="00BB3A29" w:rsidRPr="00DB1563" w14:paraId="584560D7"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23A60E42" w14:textId="77777777" w:rsidR="00BB3A29" w:rsidRPr="00DB1563" w:rsidRDefault="00BB3A29" w:rsidP="00FD39B3">
            <w:pPr>
              <w:pStyle w:val="TableStyle"/>
            </w:pPr>
            <w:r w:rsidRPr="00DB1563">
              <w:t>Case Style</w:t>
            </w:r>
          </w:p>
        </w:tc>
        <w:tc>
          <w:tcPr>
            <w:tcW w:w="4121" w:type="pct"/>
            <w:hideMark/>
          </w:tcPr>
          <w:p w14:paraId="347DC6EE"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Use PascalCase for column names and underscores for table names.</w:t>
            </w:r>
          </w:p>
        </w:tc>
      </w:tr>
      <w:tr w:rsidR="00BB3A29" w:rsidRPr="00DB1563" w14:paraId="21D69FDD"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78A103C6" w14:textId="77777777" w:rsidR="00BB3A29" w:rsidRPr="00DB1563" w:rsidRDefault="00BB3A29" w:rsidP="00FD39B3">
            <w:pPr>
              <w:pStyle w:val="TableStyle"/>
            </w:pPr>
            <w:r w:rsidRPr="00DB1563">
              <w:t>Abbreviations</w:t>
            </w:r>
          </w:p>
        </w:tc>
        <w:tc>
          <w:tcPr>
            <w:tcW w:w="4121" w:type="pct"/>
            <w:hideMark/>
          </w:tcPr>
          <w:p w14:paraId="541AC3CE"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 xml:space="preserve">Avoid unless well-known, e.g., </w:t>
            </w:r>
            <w:r w:rsidRPr="00F37223">
              <w:t>ETL</w:t>
            </w:r>
            <w:r w:rsidRPr="00DB1563">
              <w:t xml:space="preserve">, </w:t>
            </w:r>
            <w:r w:rsidRPr="00F37223">
              <w:t>ID</w:t>
            </w:r>
            <w:r w:rsidRPr="00DB1563">
              <w:t>.</w:t>
            </w:r>
          </w:p>
        </w:tc>
      </w:tr>
      <w:tr w:rsidR="00BB3A29" w:rsidRPr="00DB1563" w14:paraId="6F97DDC6"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41BF9596" w14:textId="77777777" w:rsidR="00BB3A29" w:rsidRPr="00DB1563" w:rsidRDefault="00BB3A29" w:rsidP="00FD39B3">
            <w:pPr>
              <w:pStyle w:val="TableStyle"/>
            </w:pPr>
            <w:r w:rsidRPr="00DB1563">
              <w:t>Nullable Columns</w:t>
            </w:r>
          </w:p>
        </w:tc>
        <w:tc>
          <w:tcPr>
            <w:tcW w:w="4121" w:type="pct"/>
            <w:hideMark/>
          </w:tcPr>
          <w:p w14:paraId="6DDA6D16"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 xml:space="preserve">Use standard naming but document nullable fields in metadata (e.g., </w:t>
            </w:r>
            <w:r w:rsidRPr="00F37223">
              <w:t>Opt_</w:t>
            </w:r>
            <w:r w:rsidRPr="00DB1563">
              <w:t xml:space="preserve"> prefix if necessary).</w:t>
            </w:r>
          </w:p>
        </w:tc>
      </w:tr>
      <w:tr w:rsidR="00BB3A29" w:rsidRPr="00DB1563" w14:paraId="28E9A160"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3023EDA4" w14:textId="77777777" w:rsidR="00BB3A29" w:rsidRPr="00DB1563" w:rsidRDefault="00BB3A29" w:rsidP="00FD39B3">
            <w:pPr>
              <w:pStyle w:val="TableStyle"/>
            </w:pPr>
            <w:r w:rsidRPr="00DB1563">
              <w:t>Documentation</w:t>
            </w:r>
          </w:p>
        </w:tc>
        <w:tc>
          <w:tcPr>
            <w:tcW w:w="4121" w:type="pct"/>
            <w:hideMark/>
          </w:tcPr>
          <w:p w14:paraId="6D607807"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Maintain a data dictionary for traceability and relationships.</w:t>
            </w:r>
          </w:p>
        </w:tc>
      </w:tr>
    </w:tbl>
    <w:p w14:paraId="5E1E83B2" w14:textId="77777777" w:rsidR="00F6247E" w:rsidRDefault="00F6247E">
      <w:r>
        <w:rPr>
          <w:b/>
          <w:bCs/>
        </w:rPr>
        <w:br w:type="page"/>
      </w:r>
    </w:p>
    <w:p w14:paraId="2E4AB565" w14:textId="3BAD7AD3" w:rsidR="00105A16" w:rsidRPr="00CA41D2" w:rsidRDefault="00105A16" w:rsidP="000244BF">
      <w:pPr>
        <w:pStyle w:val="Heading4"/>
      </w:pPr>
      <w:r w:rsidRPr="6E856EEE">
        <w:lastRenderedPageBreak/>
        <w:t>Usage of Temp_Reporting_ schemas</w:t>
      </w:r>
    </w:p>
    <w:p w14:paraId="4115D0E7" w14:textId="4F26C980" w:rsidR="00E3398D" w:rsidRPr="00CA41D2" w:rsidRDefault="006F7AB7" w:rsidP="00CB1B4B">
      <w:pPr>
        <w:rPr>
          <w:lang w:eastAsia="ja-JP"/>
        </w:rPr>
      </w:pPr>
      <w:r w:rsidRPr="006F7AB7">
        <w:rPr>
          <w:lang w:eastAsia="ja-JP"/>
        </w:rPr>
        <w:t>During Stage 1 of the project, the scope was limited to re-linking existing reports. However, it was identified that many of the reports had deviated from the central Data Warehouse and were instead directly connected to various source systems, including SharePoint files.</w:t>
      </w:r>
      <w:r>
        <w:rPr>
          <w:lang w:eastAsia="ja-JP"/>
        </w:rPr>
        <w:br/>
      </w:r>
      <w:r>
        <w:rPr>
          <w:lang w:eastAsia="ja-JP"/>
        </w:rPr>
        <w:br/>
      </w:r>
      <w:r w:rsidR="00CB1B4B">
        <w:t xml:space="preserve">To support the re-linking without uplifting the reports themselves—something that was explicitly out of scope—it was agreed that all required data sources would be ingested into Microsoft Fabric in their current form. Since these sources do not conform to the standards established for the Fabric Data Warehouse, a decision was made to load them into a temporary schema structure: </w:t>
      </w:r>
      <w:r w:rsidR="00CB1B4B">
        <w:rPr>
          <w:rStyle w:val="HTMLCode"/>
          <w:rFonts w:eastAsiaTheme="minorHAnsi"/>
        </w:rPr>
        <w:t>TempReporting_&lt;Source&gt;</w:t>
      </w:r>
      <w:r w:rsidR="00CB1B4B">
        <w:t xml:space="preserve"> (e.g., </w:t>
      </w:r>
      <w:r w:rsidR="00CB1B4B">
        <w:rPr>
          <w:rStyle w:val="HTMLCode"/>
          <w:rFonts w:eastAsiaTheme="minorHAnsi"/>
        </w:rPr>
        <w:t>TempReporting_BioNet</w:t>
      </w:r>
      <w:r w:rsidR="00CB1B4B">
        <w:t xml:space="preserve">, </w:t>
      </w:r>
      <w:r w:rsidR="00CB1B4B">
        <w:rPr>
          <w:rStyle w:val="HTMLCode"/>
          <w:rFonts w:eastAsiaTheme="minorHAnsi"/>
        </w:rPr>
        <w:t>TempReporting_SharePoint</w:t>
      </w:r>
      <w:r w:rsidR="00CB1B4B">
        <w:t>).</w:t>
      </w:r>
      <w:r w:rsidR="00CB1B4B">
        <w:br/>
      </w:r>
      <w:r w:rsidR="00CB1B4B">
        <w:br/>
      </w:r>
      <w:r w:rsidR="00C97DD6">
        <w:t>This interim solution enables reporting to continue without delay, by allowing reports to connect to these temporary tables while ingestion and transformation up to the Silver layer proceed independently of the finalised data model. While this approach maintains delivery momentum, it is not aligned with long-term standards and must be remediated in subsequent phases—particularly for SharePoint sources, which require closer attention due to their format and structure.</w:t>
      </w:r>
    </w:p>
    <w:p w14:paraId="7111E963" w14:textId="77777777" w:rsidR="00B06075" w:rsidRPr="00B06075" w:rsidRDefault="00B06075" w:rsidP="00B06075">
      <w:p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Key aspects of the interim strategy:</w:t>
      </w:r>
    </w:p>
    <w:p w14:paraId="573373D3"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Naming Convention:</w:t>
      </w:r>
      <w:r w:rsidRPr="00B06075">
        <w:rPr>
          <w:rFonts w:eastAsia="Times New Roman" w:cstheme="minorHAnsi"/>
          <w:lang w:eastAsia="en-AU"/>
        </w:rPr>
        <w:t xml:space="preserve"> TempReporting_&lt;Source&gt; (e.g., TempReporting_SharePoint)</w:t>
      </w:r>
    </w:p>
    <w:p w14:paraId="6BEF3F0A"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Purpose:</w:t>
      </w:r>
      <w:r w:rsidRPr="00B06075">
        <w:rPr>
          <w:rFonts w:eastAsia="Times New Roman" w:cstheme="minorHAnsi"/>
          <w:lang w:eastAsia="en-AU"/>
        </w:rPr>
        <w:t xml:space="preserve"> Enables short-term report re-linking without requiring immediate report redevelopment</w:t>
      </w:r>
    </w:p>
    <w:p w14:paraId="54525738"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Limitation:</w:t>
      </w:r>
      <w:r w:rsidRPr="00B06075">
        <w:rPr>
          <w:rFonts w:eastAsia="Times New Roman" w:cstheme="minorHAnsi"/>
          <w:lang w:eastAsia="en-AU"/>
        </w:rPr>
        <w:t xml:space="preserve"> Sources are not aligned with Fabric Data Warehouse standards</w:t>
      </w:r>
    </w:p>
    <w:p w14:paraId="75E8F175"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Next Steps:</w:t>
      </w:r>
      <w:r w:rsidRPr="00B06075">
        <w:rPr>
          <w:rFonts w:eastAsia="Times New Roman" w:cstheme="minorHAnsi"/>
          <w:lang w:eastAsia="en-AU"/>
        </w:rPr>
        <w:t xml:space="preserve"> Migration to standardized schemas and full data model alignment in a future phase</w:t>
      </w:r>
    </w:p>
    <w:p w14:paraId="6172D199" w14:textId="42EF147C" w:rsidR="00DE1B8D" w:rsidRPr="00CA41D2" w:rsidRDefault="00E3398D" w:rsidP="00105A16">
      <w:pPr>
        <w:rPr>
          <w:lang w:val="en-US" w:eastAsia="ja-JP"/>
        </w:rPr>
      </w:pPr>
      <w:r w:rsidRPr="6E856EEE">
        <w:rPr>
          <w:lang w:val="en-US" w:eastAsia="ja-JP"/>
        </w:rPr>
        <w:t>This approach was confirmed and finali</w:t>
      </w:r>
      <w:r w:rsidR="00366DA3" w:rsidRPr="6E856EEE">
        <w:rPr>
          <w:lang w:val="en-US" w:eastAsia="ja-JP"/>
        </w:rPr>
        <w:t>s</w:t>
      </w:r>
      <w:r w:rsidRPr="6E856EEE">
        <w:rPr>
          <w:lang w:val="en-US" w:eastAsia="ja-JP"/>
        </w:rPr>
        <w:t>ed following discussions with stakeholders</w:t>
      </w:r>
      <w:r w:rsidR="009F0B99" w:rsidRPr="6E856EEE">
        <w:rPr>
          <w:lang w:val="en-US" w:eastAsia="ja-JP"/>
        </w:rPr>
        <w:t xml:space="preserve">. </w:t>
      </w:r>
      <w:r w:rsidR="005374FC">
        <w:rPr>
          <w:lang w:val="en-US" w:eastAsia="ja-JP"/>
        </w:rPr>
        <w:t>Refer to</w:t>
      </w:r>
      <w:r w:rsidR="00DE1B8D" w:rsidRPr="6E856EEE">
        <w:rPr>
          <w:lang w:val="en-US" w:eastAsia="ja-JP"/>
        </w:rPr>
        <w:t xml:space="preserve"> </w:t>
      </w:r>
      <w:hyperlink r:id="rId49">
        <w:r w:rsidR="00EA1015" w:rsidRPr="6E856EEE">
          <w:rPr>
            <w:rStyle w:val="Hyperlink"/>
            <w:lang w:val="en-US" w:eastAsia="ja-JP"/>
          </w:rPr>
          <w:t>Decision: BioNet, Sharepoint and ePlanning Data persistence - Temporary Schema</w:t>
        </w:r>
      </w:hyperlink>
      <w:r w:rsidR="00DE1B8D" w:rsidRPr="6E856EEE">
        <w:rPr>
          <w:lang w:val="en-US" w:eastAsia="ja-JP"/>
        </w:rPr>
        <w:t xml:space="preserve"> for more details.</w:t>
      </w:r>
    </w:p>
    <w:p w14:paraId="3B2622BC" w14:textId="77777777" w:rsidR="00614A84" w:rsidRDefault="00614A84">
      <w:pPr>
        <w:rPr>
          <w:rFonts w:asciiTheme="majorHAnsi" w:eastAsiaTheme="majorEastAsia" w:hAnsiTheme="majorHAnsi" w:cstheme="majorBidi"/>
          <w:iCs/>
          <w:color w:val="004F8A"/>
          <w:lang w:eastAsia="ja-JP"/>
        </w:rPr>
      </w:pPr>
      <w:r>
        <w:br w:type="page"/>
      </w:r>
    </w:p>
    <w:p w14:paraId="25E0AB08" w14:textId="21184545" w:rsidR="00BB3A29" w:rsidRPr="00CA41D2" w:rsidRDefault="003C6363" w:rsidP="000244BF">
      <w:pPr>
        <w:pStyle w:val="Heading4"/>
        <w:rPr>
          <w:lang w:val="en-AU"/>
        </w:rPr>
      </w:pPr>
      <w:r w:rsidRPr="00CA41D2">
        <w:rPr>
          <w:lang w:val="en-AU"/>
        </w:rPr>
        <w:lastRenderedPageBreak/>
        <w:t>Data model</w:t>
      </w:r>
    </w:p>
    <w:p w14:paraId="3D947A52" w14:textId="77777777" w:rsidR="00BB22DA" w:rsidRDefault="00D740E3" w:rsidP="003C6363">
      <w:r>
        <w:t xml:space="preserve">In Microsoft Fabric, relationships between tables are </w:t>
      </w:r>
      <w:r>
        <w:rPr>
          <w:rStyle w:val="Strong"/>
        </w:rPr>
        <w:t>not enforced</w:t>
      </w:r>
      <w:r>
        <w:t xml:space="preserve">. The diagrams below are provided for </w:t>
      </w:r>
      <w:r>
        <w:rPr>
          <w:rStyle w:val="Strong"/>
        </w:rPr>
        <w:t>illustration purposes only</w:t>
      </w:r>
      <w:r>
        <w:t xml:space="preserve">. </w:t>
      </w:r>
    </w:p>
    <w:p w14:paraId="31198020" w14:textId="7D69B113" w:rsidR="00D740E3" w:rsidRPr="00BB22DA" w:rsidRDefault="00BB22DA" w:rsidP="003C6363">
      <w:pPr>
        <w:rPr>
          <w:i/>
          <w:lang w:eastAsia="ja-JP"/>
        </w:rPr>
      </w:pPr>
      <w:r>
        <w:t>N</w:t>
      </w:r>
      <w:r w:rsidR="00D740E3">
        <w:t>ote</w:t>
      </w:r>
      <w:r>
        <w:t>:</w:t>
      </w:r>
      <w:r w:rsidR="00D740E3">
        <w:t xml:space="preserve"> </w:t>
      </w:r>
      <w:r w:rsidRPr="00BB22DA">
        <w:rPr>
          <w:i/>
          <w:iCs/>
        </w:rPr>
        <w:t>the</w:t>
      </w:r>
      <w:r w:rsidR="00D740E3" w:rsidRPr="00BB22DA">
        <w:rPr>
          <w:i/>
        </w:rPr>
        <w:t xml:space="preserve"> 1-to-1 relationships shown are a default artifact of the diagramming tool and </w:t>
      </w:r>
      <w:r w:rsidR="00D740E3" w:rsidRPr="00BB22DA">
        <w:rPr>
          <w:rStyle w:val="Strong"/>
          <w:i/>
        </w:rPr>
        <w:t>do not represent actual cardinality</w:t>
      </w:r>
      <w:r w:rsidR="00D740E3" w:rsidRPr="00BB22DA">
        <w:rPr>
          <w:i/>
        </w:rPr>
        <w:t xml:space="preserve"> in the data model.</w:t>
      </w:r>
    </w:p>
    <w:p w14:paraId="55BE51C9" w14:textId="6F9B3F4A" w:rsidR="005E61ED" w:rsidRDefault="0050732F" w:rsidP="0050732F">
      <w:pPr>
        <w:pStyle w:val="Heading50"/>
        <w:rPr>
          <w:lang w:val="en-AU"/>
        </w:rPr>
      </w:pPr>
      <w:r>
        <w:rPr>
          <w:lang w:val="en-AU"/>
        </w:rPr>
        <w:t>Presentation_LMBC</w:t>
      </w:r>
    </w:p>
    <w:p w14:paraId="67949BC0" w14:textId="77777777" w:rsidR="0050732F" w:rsidRPr="0050732F" w:rsidRDefault="0050732F" w:rsidP="0050732F">
      <w:pPr>
        <w:rPr>
          <w:lang w:eastAsia="ja-JP"/>
        </w:rPr>
      </w:pPr>
    </w:p>
    <w:p w14:paraId="551D2FC4" w14:textId="390AFCBA" w:rsidR="005E61ED" w:rsidRDefault="00EE7E17" w:rsidP="003C6363">
      <w:pPr>
        <w:rPr>
          <w:lang w:eastAsia="ja-JP"/>
        </w:rPr>
      </w:pPr>
      <w:r>
        <w:rPr>
          <w:noProof/>
        </w:rPr>
        <w:drawing>
          <wp:inline distT="0" distB="0" distL="0" distR="0" wp14:anchorId="758E47FE" wp14:editId="79769DF2">
            <wp:extent cx="5850890" cy="3398520"/>
            <wp:effectExtent l="0" t="0" r="0" b="0"/>
            <wp:docPr id="1056211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11734" name="Picture 1" descr="A screenshot of a computer&#10;&#10;AI-generated content may be incorrect."/>
                    <pic:cNvPicPr/>
                  </pic:nvPicPr>
                  <pic:blipFill>
                    <a:blip r:embed="rId50"/>
                    <a:stretch>
                      <a:fillRect/>
                    </a:stretch>
                  </pic:blipFill>
                  <pic:spPr>
                    <a:xfrm>
                      <a:off x="0" y="0"/>
                      <a:ext cx="5850890" cy="3398520"/>
                    </a:xfrm>
                    <a:prstGeom prst="rect">
                      <a:avLst/>
                    </a:prstGeom>
                  </pic:spPr>
                </pic:pic>
              </a:graphicData>
            </a:graphic>
          </wp:inline>
        </w:drawing>
      </w:r>
    </w:p>
    <w:p w14:paraId="63DCAF02" w14:textId="01F3E1F6" w:rsidR="00EE7E17" w:rsidRDefault="00CB0AC0" w:rsidP="00EE7E17">
      <w:pPr>
        <w:pStyle w:val="Heading50"/>
        <w:rPr>
          <w:lang w:val="en-AU"/>
        </w:rPr>
      </w:pPr>
      <w:r>
        <w:rPr>
          <w:lang w:val="en-AU"/>
        </w:rPr>
        <w:t>TempReporting</w:t>
      </w:r>
      <w:r w:rsidR="00523662">
        <w:rPr>
          <w:lang w:val="en-AU"/>
        </w:rPr>
        <w:t>_BioNet</w:t>
      </w:r>
    </w:p>
    <w:p w14:paraId="4AD3F867" w14:textId="24BE3B81" w:rsidR="00523662" w:rsidRDefault="001500E4" w:rsidP="00523662">
      <w:pPr>
        <w:rPr>
          <w:lang w:eastAsia="ja-JP"/>
        </w:rPr>
      </w:pPr>
      <w:r>
        <w:rPr>
          <w:noProof/>
        </w:rPr>
        <w:drawing>
          <wp:inline distT="0" distB="0" distL="0" distR="0" wp14:anchorId="30FD7E02" wp14:editId="4BC744E7">
            <wp:extent cx="4358244" cy="2688419"/>
            <wp:effectExtent l="0" t="0" r="4445" b="0"/>
            <wp:docPr id="130804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49335" name="Picture 1" descr="A screenshot of a computer&#10;&#10;AI-generated content may be incorrect."/>
                    <pic:cNvPicPr/>
                  </pic:nvPicPr>
                  <pic:blipFill>
                    <a:blip r:embed="rId51"/>
                    <a:stretch>
                      <a:fillRect/>
                    </a:stretch>
                  </pic:blipFill>
                  <pic:spPr>
                    <a:xfrm>
                      <a:off x="0" y="0"/>
                      <a:ext cx="4362580" cy="2691093"/>
                    </a:xfrm>
                    <a:prstGeom prst="rect">
                      <a:avLst/>
                    </a:prstGeom>
                  </pic:spPr>
                </pic:pic>
              </a:graphicData>
            </a:graphic>
          </wp:inline>
        </w:drawing>
      </w:r>
    </w:p>
    <w:p w14:paraId="612A7298" w14:textId="77777777" w:rsidR="001500E4" w:rsidRPr="00523662" w:rsidRDefault="001500E4" w:rsidP="00523662">
      <w:pPr>
        <w:rPr>
          <w:lang w:eastAsia="ja-JP"/>
        </w:rPr>
      </w:pPr>
    </w:p>
    <w:p w14:paraId="0FF9F70E" w14:textId="43BCFA10" w:rsidR="00F44B6C" w:rsidRDefault="00F44B6C" w:rsidP="00F44B6C">
      <w:pPr>
        <w:pStyle w:val="Heading50"/>
        <w:rPr>
          <w:lang w:val="en-AU"/>
        </w:rPr>
      </w:pPr>
      <w:r>
        <w:rPr>
          <w:lang w:val="en-AU"/>
        </w:rPr>
        <w:t>TempReporting_ePlanning</w:t>
      </w:r>
    </w:p>
    <w:p w14:paraId="1C431C36" w14:textId="5D48A9FF" w:rsidR="00995675" w:rsidRDefault="00995675" w:rsidP="00995675">
      <w:pPr>
        <w:rPr>
          <w:lang w:eastAsia="ja-JP"/>
        </w:rPr>
      </w:pPr>
      <w:r>
        <w:rPr>
          <w:noProof/>
        </w:rPr>
        <w:drawing>
          <wp:inline distT="0" distB="0" distL="0" distR="0" wp14:anchorId="47AE874F" wp14:editId="0965ECA2">
            <wp:extent cx="4809524" cy="2666667"/>
            <wp:effectExtent l="0" t="0" r="0" b="635"/>
            <wp:docPr id="1642051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51735" name="Picture 1" descr="A screenshot of a computer&#10;&#10;AI-generated content may be incorrect."/>
                    <pic:cNvPicPr/>
                  </pic:nvPicPr>
                  <pic:blipFill>
                    <a:blip r:embed="rId52"/>
                    <a:stretch>
                      <a:fillRect/>
                    </a:stretch>
                  </pic:blipFill>
                  <pic:spPr>
                    <a:xfrm>
                      <a:off x="0" y="0"/>
                      <a:ext cx="4809524" cy="2666667"/>
                    </a:xfrm>
                    <a:prstGeom prst="rect">
                      <a:avLst/>
                    </a:prstGeom>
                  </pic:spPr>
                </pic:pic>
              </a:graphicData>
            </a:graphic>
          </wp:inline>
        </w:drawing>
      </w:r>
    </w:p>
    <w:p w14:paraId="2AB2717F" w14:textId="77777777" w:rsidR="00995675" w:rsidRPr="00995675" w:rsidRDefault="00995675" w:rsidP="00995675">
      <w:pPr>
        <w:rPr>
          <w:lang w:eastAsia="ja-JP"/>
        </w:rPr>
      </w:pPr>
    </w:p>
    <w:p w14:paraId="5E13B556" w14:textId="0D3A71F1" w:rsidR="00EE7E17" w:rsidRPr="00BB22DA" w:rsidRDefault="00995675" w:rsidP="003C6363">
      <w:pPr>
        <w:pStyle w:val="Heading50"/>
        <w:rPr>
          <w:lang w:val="en-AU"/>
        </w:rPr>
      </w:pPr>
      <w:r>
        <w:rPr>
          <w:lang w:val="en-AU"/>
        </w:rPr>
        <w:t>TempReporting_</w:t>
      </w:r>
      <w:r w:rsidR="00DB02A2">
        <w:rPr>
          <w:lang w:val="en-AU"/>
        </w:rPr>
        <w:t>SharePoint</w:t>
      </w:r>
    </w:p>
    <w:p w14:paraId="372BA156" w14:textId="60F9B5F8" w:rsidR="000B2FAD" w:rsidRPr="003C6363" w:rsidRDefault="000B2FAD" w:rsidP="003C6363">
      <w:pPr>
        <w:rPr>
          <w:lang w:eastAsia="ja-JP"/>
        </w:rPr>
      </w:pPr>
      <w:r>
        <w:rPr>
          <w:noProof/>
        </w:rPr>
        <w:drawing>
          <wp:inline distT="0" distB="0" distL="0" distR="0" wp14:anchorId="66C6C288" wp14:editId="57D5898F">
            <wp:extent cx="4676775" cy="4366647"/>
            <wp:effectExtent l="0" t="0" r="0" b="0"/>
            <wp:docPr id="10755518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1867" name="Picture 1" descr="A screenshot of a computer screen&#10;&#10;AI-generated content may be incorrect."/>
                    <pic:cNvPicPr/>
                  </pic:nvPicPr>
                  <pic:blipFill>
                    <a:blip r:embed="rId53"/>
                    <a:stretch>
                      <a:fillRect/>
                    </a:stretch>
                  </pic:blipFill>
                  <pic:spPr>
                    <a:xfrm>
                      <a:off x="0" y="0"/>
                      <a:ext cx="4678448" cy="4368209"/>
                    </a:xfrm>
                    <a:prstGeom prst="rect">
                      <a:avLst/>
                    </a:prstGeom>
                  </pic:spPr>
                </pic:pic>
              </a:graphicData>
            </a:graphic>
          </wp:inline>
        </w:drawing>
      </w:r>
    </w:p>
    <w:p w14:paraId="370E0C80" w14:textId="77777777" w:rsidR="00BB3A29" w:rsidRPr="00CA41D2" w:rsidRDefault="00BB3A29" w:rsidP="00A549FD">
      <w:pPr>
        <w:pStyle w:val="Heading3"/>
        <w:rPr>
          <w:lang w:val="en-AU"/>
        </w:rPr>
      </w:pPr>
      <w:r w:rsidRPr="00CA41D2">
        <w:rPr>
          <w:lang w:val="en-AU"/>
        </w:rPr>
        <w:lastRenderedPageBreak/>
        <w:t>Fabric layer storage concepts</w:t>
      </w:r>
      <w:bookmarkEnd w:id="72"/>
    </w:p>
    <w:p w14:paraId="310265FD" w14:textId="77777777" w:rsidR="00BB3A29" w:rsidRPr="00CA41D2" w:rsidRDefault="00BB3A29" w:rsidP="000244BF">
      <w:pPr>
        <w:pStyle w:val="Heading4"/>
        <w:rPr>
          <w:lang w:val="en-AU"/>
        </w:rPr>
      </w:pPr>
      <w:bookmarkStart w:id="73" w:name="_Toc184725323"/>
      <w:r w:rsidRPr="00CA41D2">
        <w:rPr>
          <w:lang w:val="en-AU"/>
        </w:rPr>
        <w:t>Fabric Lakehouse</w:t>
      </w:r>
      <w:bookmarkEnd w:id="73"/>
    </w:p>
    <w:p w14:paraId="440F6C6F" w14:textId="731FBBEC" w:rsidR="00BB3A29" w:rsidRPr="00CA41D2" w:rsidRDefault="00BB3A29" w:rsidP="00BB3A29">
      <w:pPr>
        <w:rPr>
          <w:lang w:eastAsia="ja-JP"/>
        </w:rPr>
      </w:pPr>
      <w:r w:rsidRPr="00CA41D2">
        <w:rPr>
          <w:lang w:eastAsia="ja-JP"/>
        </w:rPr>
        <w:t xml:space="preserve">By default, all data layers (Bronze, Silver, and Gold) are stored within </w:t>
      </w:r>
      <w:r w:rsidR="00E114A8">
        <w:rPr>
          <w:lang w:eastAsia="ja-JP"/>
        </w:rPr>
        <w:t>OneLake</w:t>
      </w:r>
      <w:r w:rsidRPr="00CA41D2">
        <w:rPr>
          <w:lang w:eastAsia="ja-JP"/>
        </w:rPr>
        <w:t xml:space="preserve">. This </w:t>
      </w:r>
      <w:r w:rsidR="00A028D5">
        <w:rPr>
          <w:lang w:eastAsia="ja-JP"/>
        </w:rPr>
        <w:t>centralised</w:t>
      </w:r>
      <w:r w:rsidRPr="00CA41D2">
        <w:rPr>
          <w:lang w:eastAsia="ja-JP"/>
        </w:rPr>
        <w:t xml:space="preserve"> storage approach provides several advantages:</w:t>
      </w:r>
    </w:p>
    <w:p w14:paraId="1EBFA9C8" w14:textId="77777777" w:rsidR="00BB3A29" w:rsidRPr="00CA41D2" w:rsidRDefault="00BB3A29" w:rsidP="00BB3A29">
      <w:pPr>
        <w:pStyle w:val="ListParagraph"/>
        <w:numPr>
          <w:ilvl w:val="0"/>
          <w:numId w:val="11"/>
        </w:numPr>
        <w:rPr>
          <w:lang w:eastAsia="ja-JP"/>
        </w:rPr>
      </w:pPr>
      <w:r w:rsidRPr="00E73ED2">
        <w:rPr>
          <w:b/>
          <w:lang w:eastAsia="ja-JP"/>
        </w:rPr>
        <w:t xml:space="preserve">Unified Data Management: </w:t>
      </w:r>
      <w:r w:rsidRPr="00CA41D2">
        <w:rPr>
          <w:lang w:eastAsia="ja-JP"/>
        </w:rPr>
        <w:t>A single repository for all data layers simplifies data governance and management.</w:t>
      </w:r>
    </w:p>
    <w:p w14:paraId="39E10DC3" w14:textId="12FF1A3D" w:rsidR="00BB3A29" w:rsidRPr="00CA41D2" w:rsidRDefault="00BB3A29" w:rsidP="00BB3A29">
      <w:pPr>
        <w:pStyle w:val="ListParagraph"/>
        <w:numPr>
          <w:ilvl w:val="0"/>
          <w:numId w:val="11"/>
        </w:numPr>
        <w:rPr>
          <w:lang w:eastAsia="ja-JP"/>
        </w:rPr>
      </w:pPr>
      <w:r w:rsidRPr="00E73ED2">
        <w:rPr>
          <w:b/>
          <w:lang w:eastAsia="ja-JP"/>
        </w:rPr>
        <w:t>Scalability:</w:t>
      </w:r>
      <w:r w:rsidRPr="00CA41D2">
        <w:rPr>
          <w:lang w:eastAsia="ja-JP"/>
        </w:rPr>
        <w:t xml:space="preserve"> </w:t>
      </w:r>
      <w:r w:rsidR="00E114A8">
        <w:rPr>
          <w:lang w:eastAsia="ja-JP"/>
        </w:rPr>
        <w:t>OneLake’s</w:t>
      </w:r>
      <w:r w:rsidRPr="00CA41D2">
        <w:rPr>
          <w:lang w:eastAsia="ja-JP"/>
        </w:rPr>
        <w:t xml:space="preserve"> scalable architecture supports growing data volumes and varying workload demands.</w:t>
      </w:r>
    </w:p>
    <w:p w14:paraId="09D9BCD9" w14:textId="7B07193E" w:rsidR="00BB3A29" w:rsidRDefault="00BB3A29" w:rsidP="00BB3A29">
      <w:pPr>
        <w:pStyle w:val="ListParagraph"/>
        <w:numPr>
          <w:ilvl w:val="0"/>
          <w:numId w:val="11"/>
        </w:numPr>
        <w:rPr>
          <w:lang w:eastAsia="ja-JP"/>
        </w:rPr>
      </w:pPr>
      <w:r w:rsidRPr="00E73ED2">
        <w:rPr>
          <w:b/>
          <w:lang w:eastAsia="ja-JP"/>
        </w:rPr>
        <w:t>Accessibility:</w:t>
      </w:r>
      <w:r w:rsidRPr="00CA41D2">
        <w:rPr>
          <w:lang w:eastAsia="ja-JP"/>
        </w:rPr>
        <w:t xml:space="preserve"> </w:t>
      </w:r>
      <w:r w:rsidR="00E73ED2">
        <w:rPr>
          <w:lang w:eastAsia="ja-JP"/>
        </w:rPr>
        <w:t>Centralised</w:t>
      </w:r>
      <w:r w:rsidRPr="00CA41D2">
        <w:rPr>
          <w:lang w:eastAsia="ja-JP"/>
        </w:rPr>
        <w:t xml:space="preserve"> storage ensures easy access to data for analysis and reporting across different layers.</w:t>
      </w:r>
    </w:p>
    <w:p w14:paraId="59D17D7A" w14:textId="35DB8D6E" w:rsidR="00E114A8" w:rsidRDefault="00E114A8" w:rsidP="00E114A8">
      <w:pPr>
        <w:rPr>
          <w:lang w:eastAsia="ja-JP"/>
        </w:rPr>
      </w:pPr>
      <w:r>
        <w:rPr>
          <w:lang w:eastAsia="ja-JP"/>
        </w:rPr>
        <w:t>Fabric Lakehouses are data structures in Fabric that point to tables in Delta format stored in OneLake</w:t>
      </w:r>
      <w:r w:rsidR="008D091A">
        <w:rPr>
          <w:lang w:eastAsia="ja-JP"/>
        </w:rPr>
        <w:t xml:space="preserve">. </w:t>
      </w:r>
      <w:r w:rsidR="00E8777A">
        <w:rPr>
          <w:lang w:eastAsia="ja-JP"/>
        </w:rPr>
        <w:t xml:space="preserve">Read-only </w:t>
      </w:r>
      <w:r w:rsidR="008D091A">
        <w:rPr>
          <w:lang w:eastAsia="ja-JP"/>
        </w:rPr>
        <w:t>TSQL functionality over the Lakehouse data is provided by the SQL Analytics Endpoint.</w:t>
      </w:r>
    </w:p>
    <w:p w14:paraId="068E50EC" w14:textId="4CAA642A" w:rsidR="00E8777A" w:rsidRPr="00CA41D2" w:rsidRDefault="00E8777A" w:rsidP="00E114A8">
      <w:pPr>
        <w:rPr>
          <w:lang w:eastAsia="ja-JP"/>
        </w:rPr>
      </w:pPr>
      <w:r>
        <w:rPr>
          <w:lang w:eastAsia="ja-JP"/>
        </w:rPr>
        <w:t xml:space="preserve">Note that modifying data in a Lakehouse </w:t>
      </w:r>
      <w:r w:rsidR="007062A9">
        <w:rPr>
          <w:lang w:eastAsia="ja-JP"/>
        </w:rPr>
        <w:t xml:space="preserve">table </w:t>
      </w:r>
      <w:r>
        <w:rPr>
          <w:lang w:eastAsia="ja-JP"/>
        </w:rPr>
        <w:t xml:space="preserve">requires </w:t>
      </w:r>
      <w:r w:rsidR="007062A9">
        <w:rPr>
          <w:lang w:eastAsia="ja-JP"/>
        </w:rPr>
        <w:t>a Notebook connected over the Delta table’s Python/Spark endpoints.</w:t>
      </w:r>
    </w:p>
    <w:p w14:paraId="012E7D7E" w14:textId="77777777" w:rsidR="00BB3A29" w:rsidRPr="00CA41D2" w:rsidRDefault="00BB3A29" w:rsidP="000244BF">
      <w:pPr>
        <w:pStyle w:val="Heading5"/>
      </w:pPr>
      <w:bookmarkStart w:id="74" w:name="_Toc184725324"/>
      <w:r w:rsidRPr="6E856EEE">
        <w:t>Lakehouses in Bronze</w:t>
      </w:r>
      <w:bookmarkEnd w:id="74"/>
    </w:p>
    <w:tbl>
      <w:tblPr>
        <w:tblStyle w:val="ListTable4-Accent51"/>
        <w:tblW w:w="0" w:type="auto"/>
        <w:tblLook w:val="04A0" w:firstRow="1" w:lastRow="0" w:firstColumn="1" w:lastColumn="0" w:noHBand="0" w:noVBand="1"/>
      </w:tblPr>
      <w:tblGrid>
        <w:gridCol w:w="2245"/>
        <w:gridCol w:w="6959"/>
      </w:tblGrid>
      <w:tr w:rsidR="00BB3A29" w:rsidRPr="003C2F94" w14:paraId="4870123B" w14:textId="77777777" w:rsidTr="00410B1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45" w:type="dxa"/>
            <w:hideMark/>
          </w:tcPr>
          <w:p w14:paraId="6F910823" w14:textId="77777777" w:rsidR="00BB3A29" w:rsidRPr="00CA41D2" w:rsidRDefault="00BB3A29" w:rsidP="00FD39B3">
            <w:pPr>
              <w:pStyle w:val="TableStyle"/>
            </w:pPr>
            <w:r w:rsidRPr="00CA41D2">
              <w:t>Bronze Lakehouse</w:t>
            </w:r>
          </w:p>
        </w:tc>
        <w:tc>
          <w:tcPr>
            <w:tcW w:w="6959" w:type="dxa"/>
            <w:hideMark/>
          </w:tcPr>
          <w:p w14:paraId="29F21DD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01711523" w14:textId="77777777" w:rsidTr="00410B12">
        <w:trPr>
          <w:trHeight w:val="283"/>
        </w:trPr>
        <w:tc>
          <w:tcPr>
            <w:cnfStyle w:val="001000000000" w:firstRow="0" w:lastRow="0" w:firstColumn="1" w:lastColumn="0" w:oddVBand="0" w:evenVBand="0" w:oddHBand="0" w:evenHBand="0" w:firstRowFirstColumn="0" w:firstRowLastColumn="0" w:lastRowFirstColumn="0" w:lastRowLastColumn="0"/>
            <w:tcW w:w="2245" w:type="dxa"/>
          </w:tcPr>
          <w:p w14:paraId="0E7839B4" w14:textId="43AD120C" w:rsidR="00BB3A29" w:rsidRPr="00FD39B3" w:rsidRDefault="00BB3A29" w:rsidP="00FD39B3">
            <w:pPr>
              <w:pStyle w:val="TableStyle"/>
            </w:pPr>
            <w:r w:rsidRPr="00FD39B3">
              <w:t>FLH_Bronze</w:t>
            </w:r>
          </w:p>
        </w:tc>
        <w:tc>
          <w:tcPr>
            <w:tcW w:w="6959" w:type="dxa"/>
          </w:tcPr>
          <w:p w14:paraId="354A60D1" w14:textId="175B7DF6" w:rsidR="00BB3A29" w:rsidRPr="00FD39B3" w:rsidRDefault="00916DDC" w:rsidP="00FD39B3">
            <w:pPr>
              <w:pStyle w:val="TableStyle"/>
              <w:cnfStyle w:val="000000000000" w:firstRow="0" w:lastRow="0" w:firstColumn="0" w:lastColumn="0" w:oddVBand="0" w:evenVBand="0" w:oddHBand="0" w:evenHBand="0" w:firstRowFirstColumn="0" w:firstRowLastColumn="0" w:lastRowFirstColumn="0" w:lastRowLastColumn="0"/>
            </w:pPr>
            <w:r w:rsidRPr="00FD39B3">
              <w:t xml:space="preserve">Serves as the raw data storage, holding unprocessed data directly ingested from </w:t>
            </w:r>
            <w:r w:rsidR="00E73ED2">
              <w:t xml:space="preserve">the </w:t>
            </w:r>
            <w:r w:rsidRPr="00FD39B3">
              <w:t>Source</w:t>
            </w:r>
            <w:r w:rsidR="00B86A11" w:rsidRPr="00FD39B3">
              <w:t xml:space="preserve"> in a tabular format</w:t>
            </w:r>
          </w:p>
        </w:tc>
      </w:tr>
    </w:tbl>
    <w:p w14:paraId="0BBB7307" w14:textId="77777777" w:rsidR="00BB3A29" w:rsidRPr="00CA41D2" w:rsidRDefault="00BB3A29" w:rsidP="00410B12">
      <w:pPr>
        <w:rPr>
          <w:lang w:eastAsia="ja-JP"/>
        </w:rPr>
      </w:pPr>
    </w:p>
    <w:p w14:paraId="313899E7" w14:textId="77777777" w:rsidR="00BB3A29" w:rsidRPr="00CA41D2" w:rsidRDefault="00BB3A29" w:rsidP="000244BF">
      <w:pPr>
        <w:pStyle w:val="Heading5"/>
      </w:pPr>
      <w:bookmarkStart w:id="75" w:name="_Toc184725325"/>
      <w:r w:rsidRPr="6E856EEE">
        <w:t>Lakehouses in Silver</w:t>
      </w:r>
      <w:bookmarkEnd w:id="75"/>
    </w:p>
    <w:tbl>
      <w:tblPr>
        <w:tblStyle w:val="ListTable4-Accent51"/>
        <w:tblW w:w="0" w:type="auto"/>
        <w:tblLook w:val="04A0" w:firstRow="1" w:lastRow="0" w:firstColumn="1" w:lastColumn="0" w:noHBand="0" w:noVBand="1"/>
      </w:tblPr>
      <w:tblGrid>
        <w:gridCol w:w="2245"/>
        <w:gridCol w:w="6959"/>
      </w:tblGrid>
      <w:tr w:rsidR="00BB3A29" w:rsidRPr="003C2F94" w14:paraId="3A01B9CC" w14:textId="77777777" w:rsidTr="00410B1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45" w:type="dxa"/>
            <w:hideMark/>
          </w:tcPr>
          <w:p w14:paraId="6374FBE5" w14:textId="77777777" w:rsidR="00BB3A29" w:rsidRPr="00CA41D2" w:rsidRDefault="00BB3A29" w:rsidP="00FD39B3">
            <w:pPr>
              <w:pStyle w:val="TableStyle"/>
            </w:pPr>
            <w:r w:rsidRPr="00CA41D2">
              <w:t>Silver Lakehouse</w:t>
            </w:r>
          </w:p>
        </w:tc>
        <w:tc>
          <w:tcPr>
            <w:tcW w:w="6959" w:type="dxa"/>
            <w:hideMark/>
          </w:tcPr>
          <w:p w14:paraId="19F07D40"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32126ECF" w14:textId="77777777" w:rsidTr="00410B12">
        <w:trPr>
          <w:trHeight w:val="283"/>
        </w:trPr>
        <w:tc>
          <w:tcPr>
            <w:cnfStyle w:val="001000000000" w:firstRow="0" w:lastRow="0" w:firstColumn="1" w:lastColumn="0" w:oddVBand="0" w:evenVBand="0" w:oddHBand="0" w:evenHBand="0" w:firstRowFirstColumn="0" w:firstRowLastColumn="0" w:lastRowFirstColumn="0" w:lastRowLastColumn="0"/>
            <w:tcW w:w="2245" w:type="dxa"/>
          </w:tcPr>
          <w:p w14:paraId="6F418DC4" w14:textId="44833003" w:rsidR="00BB3A29" w:rsidRPr="00FD39B3" w:rsidRDefault="00BB3A29" w:rsidP="00FD39B3">
            <w:pPr>
              <w:pStyle w:val="TableStyle"/>
            </w:pPr>
            <w:r w:rsidRPr="00FD39B3">
              <w:t>FLH_Silver</w:t>
            </w:r>
          </w:p>
        </w:tc>
        <w:tc>
          <w:tcPr>
            <w:tcW w:w="6959" w:type="dxa"/>
          </w:tcPr>
          <w:p w14:paraId="40E87D0F" w14:textId="662F63C2" w:rsidR="00BB3A29" w:rsidRPr="00CA41D2" w:rsidRDefault="00916DDC" w:rsidP="00FD39B3">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eastAsia="ja-JP"/>
              </w:rPr>
              <w:t xml:space="preserve">Contains cleaned and transformed </w:t>
            </w:r>
            <w:r w:rsidR="00B86A11" w:rsidRPr="6E856EEE">
              <w:rPr>
                <w:lang w:val="en-US" w:eastAsia="ja-JP"/>
              </w:rPr>
              <w:t xml:space="preserve">tabular </w:t>
            </w:r>
            <w:r w:rsidRPr="6E856EEE">
              <w:rPr>
                <w:lang w:val="en-US" w:eastAsia="ja-JP"/>
              </w:rPr>
              <w:t>data, ready for analysis. Data undergoes validation, standardization, and enrichment processes.</w:t>
            </w:r>
          </w:p>
        </w:tc>
      </w:tr>
    </w:tbl>
    <w:p w14:paraId="5FF909A0" w14:textId="77777777" w:rsidR="00410B12" w:rsidRPr="00CA41D2" w:rsidRDefault="00410B12" w:rsidP="00E661C6">
      <w:pPr>
        <w:rPr>
          <w:lang w:eastAsia="ja-JP"/>
        </w:rPr>
      </w:pPr>
    </w:p>
    <w:p w14:paraId="5D3BBA9B" w14:textId="0825F534" w:rsidR="00BB3A29" w:rsidRPr="00CA41D2" w:rsidRDefault="00BB3A29" w:rsidP="000244BF">
      <w:pPr>
        <w:pStyle w:val="Heading4"/>
      </w:pPr>
      <w:bookmarkStart w:id="76" w:name="_Toc184725327"/>
      <w:r w:rsidRPr="6E856EEE">
        <w:t>Fabric Datawarehouse</w:t>
      </w:r>
      <w:bookmarkEnd w:id="76"/>
      <w:r w:rsidR="00410B12" w:rsidRPr="6E856EEE">
        <w:t>s</w:t>
      </w:r>
    </w:p>
    <w:p w14:paraId="5772B847" w14:textId="77777777" w:rsidR="00BB3A29" w:rsidRPr="00CA41D2" w:rsidRDefault="00BB3A29" w:rsidP="000244BF">
      <w:pPr>
        <w:pStyle w:val="Heading5"/>
      </w:pPr>
      <w:bookmarkStart w:id="77" w:name="_Toc184725330"/>
      <w:r w:rsidRPr="6E856EEE">
        <w:t>Datawarehouses in Gold</w:t>
      </w:r>
      <w:bookmarkEnd w:id="77"/>
    </w:p>
    <w:tbl>
      <w:tblPr>
        <w:tblStyle w:val="ListTable4-Accent51"/>
        <w:tblW w:w="0" w:type="auto"/>
        <w:tblLook w:val="04A0" w:firstRow="1" w:lastRow="0" w:firstColumn="1" w:lastColumn="0" w:noHBand="0" w:noVBand="1"/>
      </w:tblPr>
      <w:tblGrid>
        <w:gridCol w:w="2263"/>
        <w:gridCol w:w="6941"/>
      </w:tblGrid>
      <w:tr w:rsidR="00BB3A29" w:rsidRPr="003C2F94" w14:paraId="74ADFB69" w14:textId="77777777" w:rsidTr="00410B1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63" w:type="dxa"/>
            <w:hideMark/>
          </w:tcPr>
          <w:p w14:paraId="6714722D" w14:textId="2666DA98" w:rsidR="00BB3A29" w:rsidRPr="00CA41D2" w:rsidRDefault="00BB3A29" w:rsidP="00FD39B3">
            <w:pPr>
              <w:pStyle w:val="TableStyle"/>
              <w:rPr>
                <w:lang w:val="en-US"/>
              </w:rPr>
            </w:pPr>
            <w:r w:rsidRPr="6E856EEE">
              <w:rPr>
                <w:lang w:val="en-US"/>
              </w:rPr>
              <w:t>Gold Dat</w:t>
            </w:r>
            <w:r w:rsidR="00E73ED2">
              <w:rPr>
                <w:lang w:val="en-US"/>
              </w:rPr>
              <w:t>a</w:t>
            </w:r>
            <w:r w:rsidRPr="6E856EEE">
              <w:rPr>
                <w:lang w:val="en-US"/>
              </w:rPr>
              <w:t>warehouse</w:t>
            </w:r>
          </w:p>
        </w:tc>
        <w:tc>
          <w:tcPr>
            <w:tcW w:w="6941" w:type="dxa"/>
            <w:hideMark/>
          </w:tcPr>
          <w:p w14:paraId="166D2841"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5062A735" w14:textId="77777777" w:rsidTr="00410B12">
        <w:trPr>
          <w:trHeight w:val="283"/>
        </w:trPr>
        <w:tc>
          <w:tcPr>
            <w:cnfStyle w:val="001000000000" w:firstRow="0" w:lastRow="0" w:firstColumn="1" w:lastColumn="0" w:oddVBand="0" w:evenVBand="0" w:oddHBand="0" w:evenHBand="0" w:firstRowFirstColumn="0" w:firstRowLastColumn="0" w:lastRowFirstColumn="0" w:lastRowLastColumn="0"/>
            <w:tcW w:w="2263" w:type="dxa"/>
          </w:tcPr>
          <w:p w14:paraId="5192D504" w14:textId="33004A0C" w:rsidR="00BB3A29" w:rsidRPr="00FD39B3" w:rsidRDefault="00BB3A29" w:rsidP="00FD39B3">
            <w:pPr>
              <w:pStyle w:val="TableStyle"/>
            </w:pPr>
            <w:r w:rsidRPr="00FD39B3">
              <w:t>FDWH_Gold</w:t>
            </w:r>
          </w:p>
        </w:tc>
        <w:tc>
          <w:tcPr>
            <w:tcW w:w="6941" w:type="dxa"/>
          </w:tcPr>
          <w:p w14:paraId="0902ED9F" w14:textId="533D2D21" w:rsidR="00BB3A29" w:rsidRPr="00FD39B3" w:rsidRDefault="00916DDC" w:rsidP="00FD39B3">
            <w:pPr>
              <w:pStyle w:val="TableStyle"/>
              <w:cnfStyle w:val="000000000000" w:firstRow="0" w:lastRow="0" w:firstColumn="0" w:lastColumn="0" w:oddVBand="0" w:evenVBand="0" w:oddHBand="0" w:evenHBand="0" w:firstRowFirstColumn="0" w:firstRowLastColumn="0" w:lastRowFirstColumn="0" w:lastRowLastColumn="0"/>
            </w:pPr>
            <w:r w:rsidRPr="00FD39B3">
              <w:t>The Gold DWH holds refined, aggregated, and business-ready</w:t>
            </w:r>
            <w:r w:rsidR="00B86A11" w:rsidRPr="00FD39B3">
              <w:t xml:space="preserve"> tabular</w:t>
            </w:r>
            <w:r w:rsidRPr="00FD39B3">
              <w:t xml:space="preserve"> data</w:t>
            </w:r>
          </w:p>
        </w:tc>
      </w:tr>
    </w:tbl>
    <w:p w14:paraId="7208D245" w14:textId="77777777" w:rsidR="00BB3A29" w:rsidRPr="00CA41D2" w:rsidRDefault="00BB3A29" w:rsidP="00BB3A29">
      <w:pPr>
        <w:spacing w:line="279" w:lineRule="auto"/>
        <w:rPr>
          <w:rFonts w:ascii="Aptos" w:eastAsia="Times New Roman" w:hAnsi="Aptos" w:cs="Times New Roman"/>
          <w:sz w:val="24"/>
          <w:szCs w:val="24"/>
          <w:lang w:eastAsia="ja-JP"/>
        </w:rPr>
      </w:pPr>
    </w:p>
    <w:p w14:paraId="40FFD95A" w14:textId="77777777" w:rsidR="009469DD" w:rsidRPr="00CA41D2" w:rsidRDefault="009469DD">
      <w:pPr>
        <w:rPr>
          <w:rFonts w:asciiTheme="majorHAnsi" w:eastAsiaTheme="majorEastAsia" w:hAnsiTheme="majorHAnsi" w:cstheme="majorBidi"/>
          <w:color w:val="004F8A"/>
          <w:sz w:val="28"/>
          <w:szCs w:val="26"/>
          <w:lang w:eastAsia="ja-JP"/>
        </w:rPr>
      </w:pPr>
      <w:r>
        <w:br w:type="page"/>
      </w:r>
    </w:p>
    <w:p w14:paraId="5777A876" w14:textId="21EA9FC4" w:rsidR="00BB3A29" w:rsidRPr="00CA41D2" w:rsidRDefault="00BB3A29" w:rsidP="00AC1587">
      <w:pPr>
        <w:pStyle w:val="Heading2"/>
        <w:rPr>
          <w:lang w:val="en-AU"/>
        </w:rPr>
      </w:pPr>
      <w:bookmarkStart w:id="78" w:name="_Toc227142057"/>
      <w:r w:rsidRPr="00CA41D2">
        <w:rPr>
          <w:lang w:val="en-AU"/>
        </w:rPr>
        <w:lastRenderedPageBreak/>
        <w:t>Data Transformation</w:t>
      </w:r>
      <w:bookmarkEnd w:id="78"/>
    </w:p>
    <w:p w14:paraId="5AB7B26C" w14:textId="18212BC2" w:rsidR="00BB3A29" w:rsidRPr="00CA41D2" w:rsidRDefault="00BB3A29" w:rsidP="00A549FD">
      <w:pPr>
        <w:pStyle w:val="Heading3"/>
        <w:rPr>
          <w:lang w:val="en-AU"/>
        </w:rPr>
      </w:pPr>
      <w:bookmarkStart w:id="79" w:name="_Toc184725332"/>
      <w:r w:rsidRPr="00CA41D2">
        <w:rPr>
          <w:lang w:val="en-AU"/>
        </w:rPr>
        <w:t xml:space="preserve">Spark </w:t>
      </w:r>
      <w:bookmarkEnd w:id="79"/>
      <w:r w:rsidR="00A00A49" w:rsidRPr="00CA41D2">
        <w:rPr>
          <w:lang w:val="en-AU"/>
        </w:rPr>
        <w:t>Pools</w:t>
      </w:r>
      <w:r w:rsidRPr="00CA41D2">
        <w:rPr>
          <w:lang w:val="en-AU"/>
        </w:rPr>
        <w:t xml:space="preserve"> </w:t>
      </w:r>
    </w:p>
    <w:p w14:paraId="5444C74E" w14:textId="7A3293CB" w:rsidR="00BB3A29" w:rsidRPr="00CA41D2" w:rsidRDefault="00BB3A29" w:rsidP="00BB3A29">
      <w:pPr>
        <w:rPr>
          <w:lang w:val="en-US" w:eastAsia="ja-JP"/>
        </w:rPr>
      </w:pPr>
      <w:r w:rsidRPr="6E856EEE">
        <w:rPr>
          <w:lang w:val="en-US" w:eastAsia="ja-JP"/>
        </w:rPr>
        <w:t xml:space="preserve">Spark notebooks </w:t>
      </w:r>
      <w:r w:rsidR="00E73ED2">
        <w:rPr>
          <w:lang w:val="en-US" w:eastAsia="ja-JP"/>
        </w:rPr>
        <w:t>utilise</w:t>
      </w:r>
      <w:r w:rsidRPr="6E856EEE">
        <w:rPr>
          <w:lang w:val="en-US" w:eastAsia="ja-JP"/>
        </w:rPr>
        <w:t xml:space="preserve"> the </w:t>
      </w:r>
      <w:r w:rsidR="00E73ED2">
        <w:rPr>
          <w:lang w:val="en-US" w:eastAsia="ja-JP"/>
        </w:rPr>
        <w:t>Spark</w:t>
      </w:r>
      <w:r w:rsidRPr="6E856EEE">
        <w:rPr>
          <w:lang w:val="en-US" w:eastAsia="ja-JP"/>
        </w:rPr>
        <w:t xml:space="preserve"> pools based on the sizing specification inherited from the Fabric Capacity.</w:t>
      </w:r>
      <w:r w:rsidR="004E428B" w:rsidRPr="6E856EEE">
        <w:rPr>
          <w:lang w:val="en-US" w:eastAsia="ja-JP"/>
        </w:rPr>
        <w:t xml:space="preserve"> A single F4 Capacity was provided </w:t>
      </w:r>
      <w:r w:rsidR="00502828" w:rsidRPr="6E856EEE">
        <w:rPr>
          <w:lang w:val="en-US" w:eastAsia="ja-JP"/>
        </w:rPr>
        <w:t>across the Non-Prod and Prod environments.</w:t>
      </w:r>
    </w:p>
    <w:tbl>
      <w:tblPr>
        <w:tblStyle w:val="ListTable4-Accent51"/>
        <w:tblW w:w="0" w:type="auto"/>
        <w:tblLook w:val="04A0" w:firstRow="1" w:lastRow="0" w:firstColumn="1" w:lastColumn="0" w:noHBand="0" w:noVBand="1"/>
      </w:tblPr>
      <w:tblGrid>
        <w:gridCol w:w="1908"/>
        <w:gridCol w:w="2482"/>
        <w:gridCol w:w="4814"/>
      </w:tblGrid>
      <w:tr w:rsidR="00BB3A29" w:rsidRPr="00592580" w14:paraId="41FD2BB6" w14:textId="77777777" w:rsidTr="00FD39B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908" w:type="dxa"/>
            <w:hideMark/>
          </w:tcPr>
          <w:p w14:paraId="6D9ECEA7" w14:textId="77777777" w:rsidR="00BB3A29" w:rsidRPr="00CA41D2" w:rsidRDefault="00BB3A29">
            <w:pPr>
              <w:rPr>
                <w:sz w:val="16"/>
                <w:szCs w:val="16"/>
              </w:rPr>
            </w:pPr>
            <w:r w:rsidRPr="00CA41D2">
              <w:rPr>
                <w:sz w:val="16"/>
                <w:szCs w:val="16"/>
              </w:rPr>
              <w:t>Environment</w:t>
            </w:r>
          </w:p>
        </w:tc>
        <w:tc>
          <w:tcPr>
            <w:tcW w:w="2482" w:type="dxa"/>
            <w:hideMark/>
          </w:tcPr>
          <w:p w14:paraId="006ADC46"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Compute based on Capacity SKU</w:t>
            </w:r>
          </w:p>
        </w:tc>
        <w:tc>
          <w:tcPr>
            <w:tcW w:w="4814" w:type="dxa"/>
          </w:tcPr>
          <w:p w14:paraId="1E9129CC"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r>
      <w:tr w:rsidR="00BB3A29" w:rsidRPr="00592580" w14:paraId="5EB857C3"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2882B7BA" w14:textId="77777777" w:rsidR="00BB3A29" w:rsidRPr="00CA41D2" w:rsidRDefault="00BB3A29">
            <w:pPr>
              <w:rPr>
                <w:sz w:val="16"/>
                <w:szCs w:val="16"/>
              </w:rPr>
            </w:pPr>
            <w:r w:rsidRPr="00CA41D2">
              <w:rPr>
                <w:sz w:val="16"/>
                <w:szCs w:val="16"/>
              </w:rPr>
              <w:t>Non-Prod</w:t>
            </w:r>
          </w:p>
        </w:tc>
        <w:tc>
          <w:tcPr>
            <w:tcW w:w="2482" w:type="dxa"/>
          </w:tcPr>
          <w:p w14:paraId="39CF2B32"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5BB8E1B9" w14:textId="339BA6C8" w:rsidR="00BB3A29" w:rsidRPr="00CA41D2" w:rsidRDefault="00BB3A29">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transformations within Spark notebooks for </w:t>
            </w:r>
            <w:r w:rsidR="00E73ED2">
              <w:rPr>
                <w:sz w:val="16"/>
                <w:szCs w:val="16"/>
              </w:rPr>
              <w:t xml:space="preserve">the </w:t>
            </w:r>
            <w:r w:rsidRPr="00CA41D2">
              <w:rPr>
                <w:sz w:val="16"/>
                <w:szCs w:val="16"/>
              </w:rPr>
              <w:t xml:space="preserve">Development </w:t>
            </w:r>
            <w:r w:rsidR="00502828" w:rsidRPr="00CA41D2">
              <w:rPr>
                <w:sz w:val="16"/>
                <w:szCs w:val="16"/>
              </w:rPr>
              <w:t>(Non-Prod)</w:t>
            </w:r>
            <w:r w:rsidRPr="00CA41D2">
              <w:rPr>
                <w:sz w:val="16"/>
                <w:szCs w:val="16"/>
              </w:rPr>
              <w:t xml:space="preserve"> environment</w:t>
            </w:r>
          </w:p>
        </w:tc>
      </w:tr>
      <w:tr w:rsidR="00BB3A29" w:rsidRPr="00592580" w14:paraId="6F392380"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610BC0B5" w14:textId="77777777" w:rsidR="00BB3A29" w:rsidRPr="00CA41D2" w:rsidRDefault="00BB3A29">
            <w:pPr>
              <w:rPr>
                <w:sz w:val="16"/>
                <w:szCs w:val="16"/>
              </w:rPr>
            </w:pPr>
            <w:r w:rsidRPr="00CA41D2">
              <w:rPr>
                <w:sz w:val="16"/>
                <w:szCs w:val="16"/>
              </w:rPr>
              <w:t>Prod</w:t>
            </w:r>
          </w:p>
        </w:tc>
        <w:tc>
          <w:tcPr>
            <w:tcW w:w="2482" w:type="dxa"/>
          </w:tcPr>
          <w:p w14:paraId="1AECDD09" w14:textId="1FDDD56B" w:rsidR="00BB3A29" w:rsidRPr="00CA41D2" w:rsidRDefault="004E428B">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0BE870B9" w14:textId="63F2F2B0" w:rsidR="00BB3A29" w:rsidRPr="00CA41D2" w:rsidRDefault="00BB3A29">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Conduct transformations within Spark</w:t>
            </w:r>
            <w:r w:rsidR="00502828" w:rsidRPr="00CA41D2">
              <w:rPr>
                <w:sz w:val="16"/>
                <w:szCs w:val="16"/>
              </w:rPr>
              <w:t xml:space="preserve"> notebooks</w:t>
            </w:r>
            <w:r w:rsidRPr="00CA41D2">
              <w:rPr>
                <w:sz w:val="16"/>
                <w:szCs w:val="16"/>
              </w:rPr>
              <w:t xml:space="preserve"> for </w:t>
            </w:r>
            <w:r w:rsidR="00E73ED2">
              <w:rPr>
                <w:sz w:val="16"/>
                <w:szCs w:val="16"/>
              </w:rPr>
              <w:t xml:space="preserve">the </w:t>
            </w:r>
            <w:r w:rsidRPr="00CA41D2">
              <w:rPr>
                <w:sz w:val="16"/>
                <w:szCs w:val="16"/>
              </w:rPr>
              <w:t>Production environment</w:t>
            </w:r>
          </w:p>
        </w:tc>
      </w:tr>
    </w:tbl>
    <w:p w14:paraId="5D6A9D45" w14:textId="77777777" w:rsidR="001802B0" w:rsidRDefault="001802B0" w:rsidP="001802B0"/>
    <w:p w14:paraId="36D75B1B" w14:textId="33AC5554" w:rsidR="00A00A49" w:rsidRPr="00CA41D2" w:rsidRDefault="007F0855" w:rsidP="00A549FD">
      <w:pPr>
        <w:pStyle w:val="Heading3"/>
        <w:rPr>
          <w:lang w:val="en-AU"/>
        </w:rPr>
      </w:pPr>
      <w:r w:rsidRPr="00CA41D2">
        <w:rPr>
          <w:lang w:val="en-AU"/>
        </w:rPr>
        <w:t xml:space="preserve">Python </w:t>
      </w:r>
      <w:r w:rsidR="00A00A49" w:rsidRPr="00CA41D2">
        <w:rPr>
          <w:lang w:val="en-AU"/>
        </w:rPr>
        <w:t xml:space="preserve">Spark notebooks </w:t>
      </w:r>
    </w:p>
    <w:tbl>
      <w:tblPr>
        <w:tblStyle w:val="ListTable4-Accent51"/>
        <w:tblW w:w="0" w:type="auto"/>
        <w:tblLook w:val="04A0" w:firstRow="1" w:lastRow="0" w:firstColumn="1" w:lastColumn="0" w:noHBand="0" w:noVBand="1"/>
      </w:tblPr>
      <w:tblGrid>
        <w:gridCol w:w="1690"/>
        <w:gridCol w:w="4001"/>
        <w:gridCol w:w="3513"/>
      </w:tblGrid>
      <w:tr w:rsidR="00A00A49" w:rsidRPr="00592580" w14:paraId="2A1D15E9" w14:textId="61D09289" w:rsidTr="14A1CAA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90" w:type="dxa"/>
            <w:hideMark/>
          </w:tcPr>
          <w:p w14:paraId="23FDD0CD" w14:textId="1167E40B" w:rsidR="00A00A49" w:rsidRPr="00CA41D2" w:rsidRDefault="00A00A49">
            <w:pPr>
              <w:rPr>
                <w:sz w:val="16"/>
                <w:szCs w:val="16"/>
              </w:rPr>
            </w:pPr>
            <w:r w:rsidRPr="00CA41D2">
              <w:rPr>
                <w:sz w:val="16"/>
                <w:szCs w:val="16"/>
              </w:rPr>
              <w:t>Notebook</w:t>
            </w:r>
          </w:p>
        </w:tc>
        <w:tc>
          <w:tcPr>
            <w:tcW w:w="4001" w:type="dxa"/>
          </w:tcPr>
          <w:p w14:paraId="42ED7137" w14:textId="77777777" w:rsidR="00A00A49" w:rsidRPr="00CA41D2" w:rsidRDefault="00A00A4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c>
          <w:tcPr>
            <w:tcW w:w="3513" w:type="dxa"/>
          </w:tcPr>
          <w:p w14:paraId="199281A4" w14:textId="75CF7ABE" w:rsidR="00A00A49" w:rsidRPr="00CA41D2" w:rsidRDefault="00A00A4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Part of Pipeline</w:t>
            </w:r>
          </w:p>
        </w:tc>
      </w:tr>
      <w:tr w:rsidR="00A00A49" w:rsidRPr="00592580" w14:paraId="482871B6" w14:textId="05535144" w:rsidTr="14A1CAA0">
        <w:trPr>
          <w:trHeight w:val="283"/>
        </w:trPr>
        <w:tc>
          <w:tcPr>
            <w:cnfStyle w:val="001000000000" w:firstRow="0" w:lastRow="0" w:firstColumn="1" w:lastColumn="0" w:oddVBand="0" w:evenVBand="0" w:oddHBand="0" w:evenHBand="0" w:firstRowFirstColumn="0" w:firstRowLastColumn="0" w:lastRowFirstColumn="0" w:lastRowLastColumn="0"/>
            <w:tcW w:w="1690" w:type="dxa"/>
          </w:tcPr>
          <w:p w14:paraId="38DE57B3" w14:textId="31B59665" w:rsidR="00A00A49" w:rsidRPr="00592580" w:rsidRDefault="007A2097" w:rsidP="007A2097">
            <w:pPr>
              <w:rPr>
                <w:sz w:val="16"/>
                <w:szCs w:val="16"/>
              </w:rPr>
            </w:pPr>
            <w:r w:rsidRPr="007A2097">
              <w:rPr>
                <w:sz w:val="16"/>
                <w:szCs w:val="16"/>
              </w:rPr>
              <w:t>N_BronzeToSilver</w:t>
            </w:r>
          </w:p>
        </w:tc>
        <w:tc>
          <w:tcPr>
            <w:tcW w:w="4001" w:type="dxa"/>
          </w:tcPr>
          <w:p w14:paraId="0E46AB5B" w14:textId="1282BDE7" w:rsidR="00A00A49" w:rsidRPr="00CA41D2" w:rsidRDefault="001802B0">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Spark transformations </w:t>
            </w:r>
            <w:r w:rsidR="007B681B" w:rsidRPr="00CA41D2">
              <w:rPr>
                <w:sz w:val="16"/>
                <w:szCs w:val="16"/>
              </w:rPr>
              <w:t xml:space="preserve">on Bronze Lakehouse data to be able to </w:t>
            </w:r>
            <w:r w:rsidR="009562E6" w:rsidRPr="00592580">
              <w:rPr>
                <w:sz w:val="16"/>
                <w:szCs w:val="16"/>
              </w:rPr>
              <w:t>load cleaned and structured data into the Silver layer</w:t>
            </w:r>
          </w:p>
        </w:tc>
        <w:tc>
          <w:tcPr>
            <w:tcW w:w="3513" w:type="dxa"/>
          </w:tcPr>
          <w:p w14:paraId="686143B1" w14:textId="796C058B" w:rsidR="00A00A49" w:rsidRPr="00CA41D2" w:rsidRDefault="00791DB0">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L_MergeBronzeToSilver</w:t>
            </w:r>
          </w:p>
        </w:tc>
      </w:tr>
      <w:tr w:rsidR="00A00A49" w:rsidRPr="00592580" w14:paraId="4C3B7ABA" w14:textId="26C15D14" w:rsidTr="14A1CAA0">
        <w:trPr>
          <w:trHeight w:val="465"/>
        </w:trPr>
        <w:tc>
          <w:tcPr>
            <w:cnfStyle w:val="001000000000" w:firstRow="0" w:lastRow="0" w:firstColumn="1" w:lastColumn="0" w:oddVBand="0" w:evenVBand="0" w:oddHBand="0" w:evenHBand="0" w:firstRowFirstColumn="0" w:firstRowLastColumn="0" w:lastRowFirstColumn="0" w:lastRowLastColumn="0"/>
            <w:tcW w:w="1690" w:type="dxa"/>
          </w:tcPr>
          <w:p w14:paraId="529F4109" w14:textId="090AB0C7" w:rsidR="00A00A49" w:rsidRPr="00592580" w:rsidRDefault="007A2097">
            <w:pPr>
              <w:rPr>
                <w:sz w:val="16"/>
                <w:szCs w:val="16"/>
              </w:rPr>
            </w:pPr>
            <w:r w:rsidRPr="00F52A62">
              <w:rPr>
                <w:sz w:val="16"/>
                <w:szCs w:val="16"/>
              </w:rPr>
              <w:t>N_CommonUtils</w:t>
            </w:r>
          </w:p>
        </w:tc>
        <w:tc>
          <w:tcPr>
            <w:tcW w:w="4001" w:type="dxa"/>
          </w:tcPr>
          <w:p w14:paraId="7E8194EE" w14:textId="5B544EA9" w:rsidR="00A00A49" w:rsidRPr="00CA41D2" w:rsidRDefault="001802B0">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A set of common functions used with the notebook N_BronzeToSilver</w:t>
            </w:r>
          </w:p>
        </w:tc>
        <w:tc>
          <w:tcPr>
            <w:tcW w:w="3513" w:type="dxa"/>
          </w:tcPr>
          <w:p w14:paraId="631C88B4" w14:textId="401DA387" w:rsidR="00A00A49" w:rsidRPr="00CA41D2" w:rsidRDefault="00791DB0">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w:t>
            </w:r>
          </w:p>
        </w:tc>
      </w:tr>
      <w:tr w:rsidR="007A2097" w:rsidRPr="00592580" w14:paraId="41FE1BC9" w14:textId="77777777" w:rsidTr="14A1CAA0">
        <w:trPr>
          <w:trHeight w:val="283"/>
        </w:trPr>
        <w:tc>
          <w:tcPr>
            <w:cnfStyle w:val="001000000000" w:firstRow="0" w:lastRow="0" w:firstColumn="1" w:lastColumn="0" w:oddVBand="0" w:evenVBand="0" w:oddHBand="0" w:evenHBand="0" w:firstRowFirstColumn="0" w:firstRowLastColumn="0" w:lastRowFirstColumn="0" w:lastRowLastColumn="0"/>
            <w:tcW w:w="1690" w:type="dxa"/>
          </w:tcPr>
          <w:p w14:paraId="2392500A" w14:textId="77777777" w:rsidR="007A2097" w:rsidRPr="007A2097" w:rsidRDefault="007A2097" w:rsidP="007A2097">
            <w:pPr>
              <w:rPr>
                <w:sz w:val="16"/>
                <w:szCs w:val="16"/>
              </w:rPr>
            </w:pPr>
            <w:r w:rsidRPr="007A2097">
              <w:rPr>
                <w:sz w:val="16"/>
                <w:szCs w:val="16"/>
              </w:rPr>
              <w:t>N_DataQuality</w:t>
            </w:r>
          </w:p>
          <w:p w14:paraId="1C83E663" w14:textId="77777777" w:rsidR="007A2097" w:rsidRPr="00CA41D2" w:rsidRDefault="007A2097">
            <w:pPr>
              <w:rPr>
                <w:sz w:val="16"/>
                <w:szCs w:val="16"/>
              </w:rPr>
            </w:pPr>
          </w:p>
        </w:tc>
        <w:tc>
          <w:tcPr>
            <w:tcW w:w="4001" w:type="dxa"/>
          </w:tcPr>
          <w:p w14:paraId="0B2A15F2" w14:textId="5927FE9B" w:rsidR="007A2097" w:rsidRPr="00CA41D2" w:rsidRDefault="001802B0">
            <w:pPr>
              <w:cnfStyle w:val="000000000000" w:firstRow="0" w:lastRow="0" w:firstColumn="0" w:lastColumn="0" w:oddVBand="0" w:evenVBand="0" w:oddHBand="0" w:evenHBand="0" w:firstRowFirstColumn="0" w:firstRowLastColumn="0" w:lastRowFirstColumn="0" w:lastRowLastColumn="0"/>
              <w:rPr>
                <w:sz w:val="16"/>
                <w:szCs w:val="16"/>
                <w:lang w:val="en-US"/>
              </w:rPr>
            </w:pPr>
            <w:commentRangeStart w:id="80"/>
            <w:r w:rsidRPr="14A1CAA0">
              <w:rPr>
                <w:sz w:val="16"/>
                <w:szCs w:val="16"/>
                <w:lang w:val="en-US"/>
              </w:rPr>
              <w:t>A set of data quality functions used with the notebook N_BronzeToSilver</w:t>
            </w:r>
          </w:p>
        </w:tc>
        <w:tc>
          <w:tcPr>
            <w:tcW w:w="3513" w:type="dxa"/>
          </w:tcPr>
          <w:p w14:paraId="68989E4F" w14:textId="4C173999" w:rsidR="007A2097" w:rsidRPr="00CA41D2" w:rsidRDefault="00791DB0">
            <w:pPr>
              <w:cnfStyle w:val="000000000000" w:firstRow="0" w:lastRow="0" w:firstColumn="0" w:lastColumn="0" w:oddVBand="0" w:evenVBand="0" w:oddHBand="0" w:evenHBand="0" w:firstRowFirstColumn="0" w:firstRowLastColumn="0" w:lastRowFirstColumn="0" w:lastRowLastColumn="0"/>
              <w:rPr>
                <w:sz w:val="16"/>
                <w:szCs w:val="16"/>
              </w:rPr>
            </w:pPr>
            <w:r w:rsidRPr="14A1CAA0">
              <w:rPr>
                <w:sz w:val="16"/>
                <w:szCs w:val="16"/>
              </w:rPr>
              <w:t>-</w:t>
            </w:r>
            <w:commentRangeEnd w:id="80"/>
            <w:r w:rsidRPr="00CA41D2">
              <w:rPr>
                <w:rStyle w:val="CommentReference"/>
              </w:rPr>
              <w:commentReference w:id="80"/>
            </w:r>
          </w:p>
        </w:tc>
      </w:tr>
    </w:tbl>
    <w:p w14:paraId="7E13CB79" w14:textId="77777777" w:rsidR="00BB3A29" w:rsidRPr="00CA41D2" w:rsidRDefault="00BB3A29" w:rsidP="00BB3A29">
      <w:pPr>
        <w:spacing w:line="279" w:lineRule="auto"/>
        <w:rPr>
          <w:rFonts w:ascii="Aptos" w:eastAsia="Times New Roman" w:hAnsi="Aptos" w:cs="Times New Roman"/>
          <w:sz w:val="24"/>
          <w:szCs w:val="24"/>
          <w:lang w:eastAsia="ja-JP"/>
        </w:rPr>
      </w:pPr>
    </w:p>
    <w:p w14:paraId="0B6B552D" w14:textId="1F3AEB84" w:rsidR="00791DB0" w:rsidRPr="00CA41D2" w:rsidRDefault="00791DB0" w:rsidP="00A549FD">
      <w:pPr>
        <w:pStyle w:val="Heading3"/>
        <w:rPr>
          <w:lang w:val="en-AU"/>
        </w:rPr>
      </w:pPr>
      <w:r w:rsidRPr="00CA41D2">
        <w:rPr>
          <w:lang w:val="en-AU"/>
        </w:rPr>
        <w:t xml:space="preserve">TSQL notebooks </w:t>
      </w:r>
    </w:p>
    <w:tbl>
      <w:tblPr>
        <w:tblStyle w:val="ListTable4-Accent51"/>
        <w:tblW w:w="0" w:type="auto"/>
        <w:tblLook w:val="04A0" w:firstRow="1" w:lastRow="0" w:firstColumn="1" w:lastColumn="0" w:noHBand="0" w:noVBand="1"/>
      </w:tblPr>
      <w:tblGrid>
        <w:gridCol w:w="2830"/>
        <w:gridCol w:w="3676"/>
        <w:gridCol w:w="2698"/>
      </w:tblGrid>
      <w:tr w:rsidR="004660B6" w:rsidRPr="00CB721A" w14:paraId="26466544" w14:textId="77777777" w:rsidTr="00FD39B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0" w:type="dxa"/>
            <w:hideMark/>
          </w:tcPr>
          <w:p w14:paraId="77B51978" w14:textId="77777777" w:rsidR="004660B6" w:rsidRPr="00CA41D2" w:rsidRDefault="004660B6">
            <w:pPr>
              <w:rPr>
                <w:sz w:val="16"/>
                <w:szCs w:val="16"/>
              </w:rPr>
            </w:pPr>
            <w:r w:rsidRPr="00CA41D2">
              <w:rPr>
                <w:sz w:val="16"/>
                <w:szCs w:val="16"/>
              </w:rPr>
              <w:t>Notebook</w:t>
            </w:r>
          </w:p>
        </w:tc>
        <w:tc>
          <w:tcPr>
            <w:tcW w:w="3676" w:type="dxa"/>
          </w:tcPr>
          <w:p w14:paraId="799F0029" w14:textId="77777777" w:rsidR="004660B6" w:rsidRPr="00CA41D2" w:rsidRDefault="004660B6">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c>
          <w:tcPr>
            <w:tcW w:w="2698" w:type="dxa"/>
          </w:tcPr>
          <w:p w14:paraId="63D61091" w14:textId="77777777" w:rsidR="004660B6" w:rsidRPr="00CA41D2" w:rsidRDefault="004660B6">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Part of Pipeline</w:t>
            </w:r>
          </w:p>
        </w:tc>
      </w:tr>
      <w:tr w:rsidR="00CB721A" w:rsidRPr="00CB721A" w14:paraId="2708C407"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75A7AC54" w14:textId="6B905C89" w:rsidR="00CB721A" w:rsidRPr="00CB721A" w:rsidRDefault="00CB721A" w:rsidP="00CB721A">
            <w:pPr>
              <w:rPr>
                <w:sz w:val="16"/>
                <w:szCs w:val="16"/>
              </w:rPr>
            </w:pPr>
            <w:r w:rsidRPr="00CB721A">
              <w:rPr>
                <w:sz w:val="16"/>
                <w:szCs w:val="16"/>
              </w:rPr>
              <w:t>N_TSQLSilverToGold_BioNet</w:t>
            </w:r>
          </w:p>
        </w:tc>
        <w:tc>
          <w:tcPr>
            <w:tcW w:w="3676" w:type="dxa"/>
          </w:tcPr>
          <w:p w14:paraId="3C8B0F6C" w14:textId="4429BD06"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BioNet source based on the input SourceType and associated BatchId</w:t>
            </w:r>
          </w:p>
        </w:tc>
        <w:tc>
          <w:tcPr>
            <w:tcW w:w="2698" w:type="dxa"/>
          </w:tcPr>
          <w:p w14:paraId="3DDB7448" w14:textId="3FA4461F"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0F0A9854"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1654FA2A" w14:textId="19197263" w:rsidR="00CB721A" w:rsidRPr="00CB721A" w:rsidRDefault="00CB721A" w:rsidP="00CB721A">
            <w:pPr>
              <w:rPr>
                <w:sz w:val="16"/>
                <w:szCs w:val="16"/>
              </w:rPr>
            </w:pPr>
            <w:r w:rsidRPr="00CB721A">
              <w:rPr>
                <w:sz w:val="16"/>
                <w:szCs w:val="16"/>
              </w:rPr>
              <w:t>N_TSQLSilverToGold_ePlanning</w:t>
            </w:r>
          </w:p>
        </w:tc>
        <w:tc>
          <w:tcPr>
            <w:tcW w:w="3676" w:type="dxa"/>
          </w:tcPr>
          <w:p w14:paraId="550DEAE2" w14:textId="53F43E4E"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ePlanning source based on the input SourceType and associated BatchId</w:t>
            </w:r>
          </w:p>
        </w:tc>
        <w:tc>
          <w:tcPr>
            <w:tcW w:w="2698" w:type="dxa"/>
          </w:tcPr>
          <w:p w14:paraId="11F8C0D6" w14:textId="12EC3896"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65DB0EFD"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3E5CF7F6" w14:textId="0045FD43" w:rsidR="00CB721A" w:rsidRPr="00CA41D2" w:rsidRDefault="00CB721A" w:rsidP="00CB721A">
            <w:pPr>
              <w:rPr>
                <w:sz w:val="16"/>
                <w:szCs w:val="16"/>
              </w:rPr>
            </w:pPr>
            <w:r w:rsidRPr="00CB721A">
              <w:rPr>
                <w:sz w:val="16"/>
                <w:szCs w:val="16"/>
              </w:rPr>
              <w:t>N_TSQLSilverToGold_FactTables</w:t>
            </w:r>
          </w:p>
        </w:tc>
        <w:tc>
          <w:tcPr>
            <w:tcW w:w="3676" w:type="dxa"/>
          </w:tcPr>
          <w:p w14:paraId="0FA17967" w14:textId="1571C69E"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FactTables source based on the input SourceType and associated BatchId</w:t>
            </w:r>
          </w:p>
        </w:tc>
        <w:tc>
          <w:tcPr>
            <w:tcW w:w="2698" w:type="dxa"/>
          </w:tcPr>
          <w:p w14:paraId="40BB2083" w14:textId="648B8956"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18B34E40"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1FDAF21A" w14:textId="181196C9" w:rsidR="00CB721A" w:rsidRPr="00CA41D2" w:rsidRDefault="00CB721A" w:rsidP="00CB721A">
            <w:pPr>
              <w:rPr>
                <w:sz w:val="16"/>
                <w:szCs w:val="16"/>
              </w:rPr>
            </w:pPr>
            <w:r w:rsidRPr="00CB721A">
              <w:rPr>
                <w:sz w:val="16"/>
                <w:szCs w:val="16"/>
              </w:rPr>
              <w:t>N_TSQLSilverToGold_GOULBDB</w:t>
            </w:r>
          </w:p>
        </w:tc>
        <w:tc>
          <w:tcPr>
            <w:tcW w:w="3676" w:type="dxa"/>
          </w:tcPr>
          <w:p w14:paraId="2D86A264" w14:textId="6FD6BA23"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GOULBDB source based on the input SourceType and associated BatchId</w:t>
            </w:r>
          </w:p>
        </w:tc>
        <w:tc>
          <w:tcPr>
            <w:tcW w:w="2698" w:type="dxa"/>
          </w:tcPr>
          <w:p w14:paraId="2110B317" w14:textId="1F5D3E4E"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6AFCD22A"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31CDBF5F" w14:textId="6E84DA31" w:rsidR="00CB721A" w:rsidRPr="00CA41D2" w:rsidRDefault="00CB721A" w:rsidP="00CB721A">
            <w:pPr>
              <w:rPr>
                <w:sz w:val="16"/>
                <w:szCs w:val="16"/>
              </w:rPr>
            </w:pPr>
            <w:r w:rsidRPr="00CB721A">
              <w:rPr>
                <w:sz w:val="16"/>
                <w:szCs w:val="16"/>
              </w:rPr>
              <w:t>N_TSQLSilverToGold_Salesforce</w:t>
            </w:r>
          </w:p>
        </w:tc>
        <w:tc>
          <w:tcPr>
            <w:tcW w:w="3676" w:type="dxa"/>
          </w:tcPr>
          <w:p w14:paraId="3D337C59" w14:textId="3EFDA670"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Salesforce source based on the input SourceType and associated BatchId</w:t>
            </w:r>
          </w:p>
        </w:tc>
        <w:tc>
          <w:tcPr>
            <w:tcW w:w="2698" w:type="dxa"/>
          </w:tcPr>
          <w:p w14:paraId="7B363E31" w14:textId="054843BC"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6905CFF1"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0017728C" w14:textId="1FEB5DBD" w:rsidR="00CB721A" w:rsidRPr="00CA41D2" w:rsidRDefault="00CB721A" w:rsidP="00CB721A">
            <w:pPr>
              <w:rPr>
                <w:sz w:val="16"/>
                <w:szCs w:val="16"/>
              </w:rPr>
            </w:pPr>
            <w:r w:rsidRPr="00CB721A">
              <w:rPr>
                <w:sz w:val="16"/>
                <w:szCs w:val="16"/>
              </w:rPr>
              <w:t>N_TSQLSilverToGold_SharePoint</w:t>
            </w:r>
          </w:p>
        </w:tc>
        <w:tc>
          <w:tcPr>
            <w:tcW w:w="3676" w:type="dxa"/>
          </w:tcPr>
          <w:p w14:paraId="1E921DE2" w14:textId="6BE2F104"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SharePoint source based on the input SourceType and associated BatchId</w:t>
            </w:r>
          </w:p>
        </w:tc>
        <w:tc>
          <w:tcPr>
            <w:tcW w:w="2698" w:type="dxa"/>
          </w:tcPr>
          <w:p w14:paraId="66912358" w14:textId="165423F1"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9B63C2" w:rsidRPr="00CB721A" w14:paraId="4583337F"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50600635" w14:textId="4B64334C" w:rsidR="009B63C2" w:rsidRPr="00CB721A" w:rsidRDefault="009B63C2" w:rsidP="009B63C2">
            <w:pPr>
              <w:rPr>
                <w:sz w:val="16"/>
                <w:szCs w:val="16"/>
              </w:rPr>
            </w:pPr>
            <w:r w:rsidRPr="00CB721A">
              <w:rPr>
                <w:sz w:val="16"/>
                <w:szCs w:val="16"/>
              </w:rPr>
              <w:t>N_TSQLSilverToGold_</w:t>
            </w:r>
            <w:r>
              <w:rPr>
                <w:sz w:val="16"/>
                <w:szCs w:val="16"/>
              </w:rPr>
              <w:t>Planning</w:t>
            </w:r>
          </w:p>
        </w:tc>
        <w:tc>
          <w:tcPr>
            <w:tcW w:w="3676" w:type="dxa"/>
          </w:tcPr>
          <w:p w14:paraId="0EDAF473" w14:textId="1074695A" w:rsidR="009B63C2" w:rsidRPr="00CB721A" w:rsidRDefault="009B63C2" w:rsidP="009B63C2">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 xml:space="preserve">Loads data from Silver to Gold for the </w:t>
            </w:r>
            <w:r>
              <w:rPr>
                <w:sz w:val="16"/>
                <w:szCs w:val="16"/>
              </w:rPr>
              <w:t>Planning</w:t>
            </w:r>
            <w:r w:rsidRPr="00CB721A">
              <w:rPr>
                <w:sz w:val="16"/>
                <w:szCs w:val="16"/>
              </w:rPr>
              <w:t xml:space="preserve"> source based on the input SourceType and associated BatchId</w:t>
            </w:r>
          </w:p>
        </w:tc>
        <w:tc>
          <w:tcPr>
            <w:tcW w:w="2698" w:type="dxa"/>
          </w:tcPr>
          <w:p w14:paraId="00E0A76A" w14:textId="1BAD103E" w:rsidR="009B63C2" w:rsidRPr="6E856EEE" w:rsidRDefault="009B63C2" w:rsidP="009B63C2">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bl>
    <w:p w14:paraId="217E756B" w14:textId="77777777" w:rsidR="00791DB0" w:rsidRPr="00CA41D2" w:rsidRDefault="00791DB0" w:rsidP="00BB3A29">
      <w:pPr>
        <w:spacing w:line="279" w:lineRule="auto"/>
        <w:rPr>
          <w:rFonts w:ascii="Aptos" w:eastAsia="Times New Roman" w:hAnsi="Aptos" w:cs="Times New Roman"/>
          <w:sz w:val="24"/>
          <w:szCs w:val="24"/>
          <w:lang w:eastAsia="ja-JP"/>
        </w:rPr>
      </w:pPr>
    </w:p>
    <w:p w14:paraId="30F75D82" w14:textId="77777777" w:rsidR="009469DD" w:rsidRPr="00CA41D2" w:rsidRDefault="009469DD">
      <w:pPr>
        <w:rPr>
          <w:rFonts w:asciiTheme="majorHAnsi" w:eastAsiaTheme="majorEastAsia" w:hAnsiTheme="majorHAnsi" w:cstheme="majorBidi"/>
          <w:color w:val="004F8A"/>
          <w:lang w:eastAsia="ja-JP"/>
        </w:rPr>
      </w:pPr>
      <w:bookmarkStart w:id="82" w:name="_Toc184725333"/>
      <w:r>
        <w:br w:type="page"/>
      </w:r>
    </w:p>
    <w:p w14:paraId="5871E966" w14:textId="41B3FCD5" w:rsidR="00BB3A29" w:rsidRPr="00CA41D2" w:rsidRDefault="00BB3A29" w:rsidP="000244BF">
      <w:pPr>
        <w:pStyle w:val="Heading4"/>
        <w:rPr>
          <w:lang w:val="en-AU"/>
        </w:rPr>
      </w:pPr>
      <w:r w:rsidRPr="00CA41D2">
        <w:rPr>
          <w:lang w:val="en-AU"/>
        </w:rPr>
        <w:lastRenderedPageBreak/>
        <w:t>Spark notebook flow</w:t>
      </w:r>
      <w:bookmarkEnd w:id="82"/>
    </w:p>
    <w:p w14:paraId="2513E56B"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Stage 1 – Read Source to Memory</w:t>
      </w:r>
    </w:p>
    <w:p w14:paraId="0754FAEA" w14:textId="77777777" w:rsidR="00BB3A29" w:rsidRPr="00CA41D2" w:rsidRDefault="00BB3A29" w:rsidP="00BB3A29">
      <w:pPr>
        <w:spacing w:line="279" w:lineRule="auto"/>
        <w:rPr>
          <w:rFonts w:ascii="Aptos" w:eastAsia="Times New Roman" w:hAnsi="Aptos" w:cs="Times New Roman"/>
          <w:b/>
          <w:sz w:val="24"/>
          <w:szCs w:val="24"/>
          <w:lang w:eastAsia="ja-JP"/>
        </w:rPr>
      </w:pPr>
      <w:r w:rsidRPr="00CA41D2">
        <w:rPr>
          <w:rFonts w:ascii="Aptos" w:eastAsia="Times New Roman" w:hAnsi="Aptos" w:cs="Times New Roman"/>
          <w:b/>
          <w:noProof/>
          <w:sz w:val="24"/>
          <w:szCs w:val="24"/>
          <w:lang w:eastAsia="ja-JP"/>
        </w:rPr>
        <w:drawing>
          <wp:inline distT="0" distB="0" distL="0" distR="0" wp14:anchorId="4A0214A2" wp14:editId="4CDE7600">
            <wp:extent cx="5731510" cy="1640840"/>
            <wp:effectExtent l="0" t="0" r="2540" b="0"/>
            <wp:docPr id="544516282" name="Picture 544516282" descr="A picture containing text, fon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16282" name="Picture 1" descr="A picture containing text, font, diagram, line&#10;&#10;Description automatically generated"/>
                    <pic:cNvPicPr/>
                  </pic:nvPicPr>
                  <pic:blipFill>
                    <a:blip r:embed="rId54"/>
                    <a:stretch>
                      <a:fillRect/>
                    </a:stretch>
                  </pic:blipFill>
                  <pic:spPr>
                    <a:xfrm>
                      <a:off x="0" y="0"/>
                      <a:ext cx="5731510" cy="1640840"/>
                    </a:xfrm>
                    <a:prstGeom prst="rect">
                      <a:avLst/>
                    </a:prstGeom>
                  </pic:spPr>
                </pic:pic>
              </a:graphicData>
            </a:graphic>
          </wp:inline>
        </w:drawing>
      </w:r>
    </w:p>
    <w:p w14:paraId="622A8998"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Stage 2 – Apply Transformations</w:t>
      </w:r>
    </w:p>
    <w:p w14:paraId="14ED7AF7" w14:textId="517DE12C" w:rsidR="00BB3A29" w:rsidRPr="00CA41D2" w:rsidRDefault="00BB3A29" w:rsidP="00BB3A29">
      <w:pPr>
        <w:spacing w:after="40" w:line="278" w:lineRule="auto"/>
        <w:rPr>
          <w:rFonts w:ascii="Aptos" w:eastAsia="Times New Roman" w:hAnsi="Aptos" w:cs="Times New Roman"/>
          <w:sz w:val="24"/>
          <w:szCs w:val="24"/>
          <w:lang w:val="en-GB" w:eastAsia="ja-JP"/>
        </w:rPr>
      </w:pPr>
      <w:r w:rsidRPr="6E856EEE">
        <w:rPr>
          <w:rFonts w:ascii="Aptos" w:eastAsia="Times New Roman" w:hAnsi="Aptos" w:cs="Times New Roman"/>
          <w:sz w:val="24"/>
          <w:szCs w:val="24"/>
          <w:lang w:val="en-GB" w:eastAsia="ja-JP"/>
        </w:rPr>
        <w:t xml:space="preserve">The transformations are applied </w:t>
      </w:r>
      <w:r w:rsidR="00B04F12">
        <w:rPr>
          <w:rFonts w:ascii="Aptos" w:eastAsia="Times New Roman" w:hAnsi="Aptos" w:cs="Times New Roman"/>
          <w:sz w:val="24"/>
          <w:szCs w:val="24"/>
          <w:lang w:val="en-GB" w:eastAsia="ja-JP"/>
        </w:rPr>
        <w:t>to</w:t>
      </w:r>
      <w:r w:rsidRPr="6E856EEE">
        <w:rPr>
          <w:rFonts w:ascii="Aptos" w:eastAsia="Times New Roman" w:hAnsi="Aptos" w:cs="Times New Roman"/>
          <w:sz w:val="24"/>
          <w:szCs w:val="24"/>
          <w:lang w:val="en-GB" w:eastAsia="ja-JP"/>
        </w:rPr>
        <w:t xml:space="preserve"> each item in the </w:t>
      </w:r>
      <w:r w:rsidRPr="6E856EEE">
        <w:rPr>
          <w:rFonts w:ascii="Aptos" w:eastAsia="Times New Roman" w:hAnsi="Aptos" w:cs="Times New Roman"/>
          <w:b/>
          <w:sz w:val="24"/>
          <w:szCs w:val="24"/>
          <w:lang w:val="en-GB" w:eastAsia="ja-JP"/>
        </w:rPr>
        <w:t xml:space="preserve">sourceToTarget </w:t>
      </w:r>
      <w:r w:rsidRPr="6E856EEE">
        <w:rPr>
          <w:rFonts w:ascii="Aptos" w:eastAsia="Times New Roman" w:hAnsi="Aptos" w:cs="Times New Roman"/>
          <w:sz w:val="24"/>
          <w:szCs w:val="24"/>
          <w:lang w:val="en-GB" w:eastAsia="ja-JP"/>
        </w:rPr>
        <w:t xml:space="preserve">dictionary. </w:t>
      </w:r>
    </w:p>
    <w:p w14:paraId="75931B09" w14:textId="77777777" w:rsidR="00BB3A29" w:rsidRPr="00CA41D2" w:rsidRDefault="00BB3A29" w:rsidP="00BB3A29">
      <w:pPr>
        <w:spacing w:line="279" w:lineRule="auto"/>
        <w:rPr>
          <w:rFonts w:ascii="Aptos" w:eastAsia="Times New Roman" w:hAnsi="Aptos" w:cs="Times New Roman"/>
          <w:sz w:val="24"/>
          <w:szCs w:val="24"/>
          <w:lang w:eastAsia="ja-JP"/>
        </w:rPr>
      </w:pPr>
      <w:r w:rsidRPr="00CA41D2">
        <w:rPr>
          <w:rFonts w:ascii="Aptos" w:eastAsia="Times New Roman" w:hAnsi="Aptos" w:cs="Times New Roman"/>
          <w:noProof/>
          <w:sz w:val="24"/>
          <w:szCs w:val="24"/>
          <w:lang w:eastAsia="ja-JP"/>
        </w:rPr>
        <w:drawing>
          <wp:inline distT="0" distB="0" distL="0" distR="0" wp14:anchorId="0D61AE1A" wp14:editId="7760D596">
            <wp:extent cx="5731510" cy="1510665"/>
            <wp:effectExtent l="0" t="0" r="2540" b="0"/>
            <wp:docPr id="1998600508" name="Picture 1998600508" descr="A picture containing diagram, sketch, lin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0508" name="Picture 1" descr="A picture containing diagram, sketch, line, text&#10;&#10;Description automatically generated"/>
                    <pic:cNvPicPr/>
                  </pic:nvPicPr>
                  <pic:blipFill>
                    <a:blip r:embed="rId55"/>
                    <a:stretch>
                      <a:fillRect/>
                    </a:stretch>
                  </pic:blipFill>
                  <pic:spPr>
                    <a:xfrm>
                      <a:off x="0" y="0"/>
                      <a:ext cx="5731510" cy="1510665"/>
                    </a:xfrm>
                    <a:prstGeom prst="rect">
                      <a:avLst/>
                    </a:prstGeom>
                  </pic:spPr>
                </pic:pic>
              </a:graphicData>
            </a:graphic>
          </wp:inline>
        </w:drawing>
      </w:r>
    </w:p>
    <w:p w14:paraId="27812926"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 xml:space="preserve">Stage 3 – Data Quality </w:t>
      </w:r>
    </w:p>
    <w:p w14:paraId="21145A78" w14:textId="77777777" w:rsidR="00BB3A29" w:rsidRPr="00CA41D2" w:rsidRDefault="00BB3A29" w:rsidP="00BB3A29">
      <w:pPr>
        <w:spacing w:line="279" w:lineRule="auto"/>
        <w:rPr>
          <w:rFonts w:ascii="Aptos" w:eastAsia="Times New Roman" w:hAnsi="Aptos" w:cs="Times New Roman"/>
          <w:b/>
          <w:sz w:val="24"/>
          <w:szCs w:val="24"/>
          <w:lang w:eastAsia="ja-JP"/>
        </w:rPr>
      </w:pPr>
      <w:r w:rsidRPr="00CA41D2">
        <w:rPr>
          <w:rFonts w:ascii="Aptos" w:eastAsia="Times New Roman" w:hAnsi="Aptos" w:cs="Times New Roman"/>
          <w:b/>
          <w:noProof/>
          <w:sz w:val="24"/>
          <w:szCs w:val="24"/>
          <w:lang w:eastAsia="ja-JP"/>
        </w:rPr>
        <w:drawing>
          <wp:inline distT="0" distB="0" distL="0" distR="0" wp14:anchorId="58EED9E5" wp14:editId="5E2A1083">
            <wp:extent cx="4003766" cy="1467367"/>
            <wp:effectExtent l="0" t="0" r="0" b="0"/>
            <wp:docPr id="1525516959" name="Picture 1525516959" descr="A picture containing text, diagram,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16959" name="Picture 1" descr="A picture containing text, diagram, screenshot, line&#10;&#10;Description automatically generated"/>
                    <pic:cNvPicPr/>
                  </pic:nvPicPr>
                  <pic:blipFill>
                    <a:blip r:embed="rId56"/>
                    <a:stretch>
                      <a:fillRect/>
                    </a:stretch>
                  </pic:blipFill>
                  <pic:spPr>
                    <a:xfrm>
                      <a:off x="0" y="0"/>
                      <a:ext cx="4016925" cy="1472190"/>
                    </a:xfrm>
                    <a:prstGeom prst="rect">
                      <a:avLst/>
                    </a:prstGeom>
                  </pic:spPr>
                </pic:pic>
              </a:graphicData>
            </a:graphic>
          </wp:inline>
        </w:drawing>
      </w:r>
      <w:r w:rsidRPr="00CA41D2">
        <w:rPr>
          <w:rFonts w:ascii="Aptos" w:eastAsia="Times New Roman" w:hAnsi="Aptos" w:cs="Times New Roman"/>
          <w:b/>
          <w:sz w:val="24"/>
          <w:szCs w:val="24"/>
          <w:lang w:eastAsia="ja-JP"/>
        </w:rPr>
        <w:t xml:space="preserve"> </w:t>
      </w:r>
    </w:p>
    <w:p w14:paraId="24DF61E5"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Stage 4 – Write to Staging</w:t>
      </w:r>
    </w:p>
    <w:p w14:paraId="28BB5FCA" w14:textId="77777777" w:rsidR="00BB3A29" w:rsidRPr="00CA41D2" w:rsidRDefault="00BB3A29" w:rsidP="00BB3A29">
      <w:pPr>
        <w:spacing w:line="279" w:lineRule="auto"/>
        <w:rPr>
          <w:rFonts w:ascii="Aptos" w:eastAsia="Times New Roman" w:hAnsi="Aptos" w:cs="Times New Roman"/>
          <w:b/>
          <w:sz w:val="24"/>
          <w:szCs w:val="24"/>
          <w:lang w:eastAsia="ja-JP"/>
        </w:rPr>
      </w:pPr>
      <w:r w:rsidRPr="00CA41D2">
        <w:rPr>
          <w:rFonts w:ascii="Aptos" w:eastAsia="Times New Roman" w:hAnsi="Aptos" w:cs="Times New Roman"/>
          <w:b/>
          <w:noProof/>
          <w:sz w:val="24"/>
          <w:szCs w:val="24"/>
          <w:lang w:eastAsia="ja-JP"/>
        </w:rPr>
        <w:drawing>
          <wp:inline distT="0" distB="0" distL="0" distR="0" wp14:anchorId="0EC86821" wp14:editId="394F7B1A">
            <wp:extent cx="5731510" cy="1345565"/>
            <wp:effectExtent l="0" t="0" r="2540" b="6985"/>
            <wp:docPr id="510151019" name="Picture 510151019" descr="A picture containing diagram, text, line,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51019" name="Picture 1" descr="A picture containing diagram, text, line, plan&#10;&#10;Description automatically generated"/>
                    <pic:cNvPicPr/>
                  </pic:nvPicPr>
                  <pic:blipFill>
                    <a:blip r:embed="rId57"/>
                    <a:stretch>
                      <a:fillRect/>
                    </a:stretch>
                  </pic:blipFill>
                  <pic:spPr>
                    <a:xfrm>
                      <a:off x="0" y="0"/>
                      <a:ext cx="5731510" cy="1345565"/>
                    </a:xfrm>
                    <a:prstGeom prst="rect">
                      <a:avLst/>
                    </a:prstGeom>
                  </pic:spPr>
                </pic:pic>
              </a:graphicData>
            </a:graphic>
          </wp:inline>
        </w:drawing>
      </w:r>
    </w:p>
    <w:p w14:paraId="37569ACE" w14:textId="77777777" w:rsidR="00BB3A29" w:rsidRPr="00CA41D2" w:rsidRDefault="00BB3A29" w:rsidP="00BB3A29">
      <w:pPr>
        <w:spacing w:line="279" w:lineRule="auto"/>
        <w:rPr>
          <w:rFonts w:ascii="Aptos" w:eastAsia="Times New Roman" w:hAnsi="Aptos" w:cs="Times New Roman"/>
          <w:sz w:val="24"/>
          <w:szCs w:val="24"/>
          <w:lang w:eastAsia="ja-JP"/>
        </w:rPr>
      </w:pPr>
    </w:p>
    <w:p w14:paraId="3EEA0D74" w14:textId="1B16A129" w:rsidR="00BB3A29" w:rsidRPr="00CA41D2" w:rsidRDefault="00BB3A29" w:rsidP="00A549FD">
      <w:pPr>
        <w:pStyle w:val="Heading3"/>
        <w:rPr>
          <w:lang w:val="en-AU"/>
        </w:rPr>
      </w:pPr>
      <w:r w:rsidRPr="00CA41D2">
        <w:rPr>
          <w:lang w:val="en-AU"/>
        </w:rPr>
        <w:lastRenderedPageBreak/>
        <w:t>Post</w:t>
      </w:r>
      <w:r w:rsidR="00C73DAE">
        <w:rPr>
          <w:lang w:val="en-AU"/>
        </w:rPr>
        <w:t>-</w:t>
      </w:r>
      <w:r w:rsidRPr="00CA41D2">
        <w:rPr>
          <w:lang w:val="en-AU"/>
        </w:rPr>
        <w:t>ingestion/transformation processes</w:t>
      </w:r>
    </w:p>
    <w:p w14:paraId="54C064B4" w14:textId="3ED1FC1E" w:rsidR="00BB3A29" w:rsidRPr="00CA41D2" w:rsidRDefault="00B86A11" w:rsidP="000244BF">
      <w:pPr>
        <w:pStyle w:val="Heading4"/>
        <w:rPr>
          <w:lang w:val="en-AU"/>
        </w:rPr>
      </w:pPr>
      <w:r w:rsidRPr="00CA41D2">
        <w:rPr>
          <w:lang w:val="en-AU"/>
        </w:rPr>
        <w:t>Stored Procedures</w:t>
      </w:r>
    </w:p>
    <w:p w14:paraId="338A77AC" w14:textId="0BD1BDC0" w:rsidR="003453E5" w:rsidRDefault="003453E5" w:rsidP="003453E5">
      <w:r>
        <w:t xml:space="preserve">Post ingestion data, stored in Silver, is transformed and loaded to Gold Fabric Datawarehouse tables by </w:t>
      </w:r>
      <w:r w:rsidR="00C73DAE">
        <w:t xml:space="preserve">a </w:t>
      </w:r>
      <w:r>
        <w:t>Stored Procedure. The stored procedures are shown below:</w:t>
      </w:r>
    </w:p>
    <w:tbl>
      <w:tblPr>
        <w:tblStyle w:val="ListTable4-Accent51"/>
        <w:tblW w:w="9204" w:type="dxa"/>
        <w:tblLayout w:type="fixed"/>
        <w:tblLook w:val="04A0" w:firstRow="1" w:lastRow="0" w:firstColumn="1" w:lastColumn="0" w:noHBand="0" w:noVBand="1"/>
      </w:tblPr>
      <w:tblGrid>
        <w:gridCol w:w="1414"/>
        <w:gridCol w:w="3240"/>
        <w:gridCol w:w="4550"/>
      </w:tblGrid>
      <w:tr w:rsidR="00AB16C0" w:rsidRPr="00AB16C0" w14:paraId="383A9BF7" w14:textId="77777777" w:rsidTr="28F4CE9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6604A3A" w14:textId="77777777" w:rsidR="00AB16C0" w:rsidRPr="00AB16C0" w:rsidRDefault="00AB16C0" w:rsidP="00AB16C0">
            <w:pPr>
              <w:rPr>
                <w:lang w:eastAsia="en-AU"/>
              </w:rPr>
            </w:pPr>
            <w:r w:rsidRPr="00AB16C0">
              <w:rPr>
                <w:lang w:eastAsia="en-AU"/>
              </w:rPr>
              <w:t>Schema</w:t>
            </w:r>
          </w:p>
        </w:tc>
        <w:tc>
          <w:tcPr>
            <w:tcW w:w="3240" w:type="dxa"/>
            <w:noWrap/>
            <w:hideMark/>
          </w:tcPr>
          <w:p w14:paraId="770C681C" w14:textId="77777777" w:rsidR="00AB16C0" w:rsidRPr="00AB16C0" w:rsidRDefault="00AB16C0" w:rsidP="00AB16C0">
            <w:pPr>
              <w:cnfStyle w:val="100000000000" w:firstRow="1" w:lastRow="0" w:firstColumn="0" w:lastColumn="0" w:oddVBand="0" w:evenVBand="0" w:oddHBand="0" w:evenHBand="0" w:firstRowFirstColumn="0" w:firstRowLastColumn="0" w:lastRowFirstColumn="0" w:lastRowLastColumn="0"/>
              <w:rPr>
                <w:lang w:eastAsia="en-AU"/>
              </w:rPr>
            </w:pPr>
            <w:r w:rsidRPr="00AB16C0">
              <w:rPr>
                <w:lang w:eastAsia="en-AU"/>
              </w:rPr>
              <w:t>Stored Procedure</w:t>
            </w:r>
          </w:p>
        </w:tc>
        <w:tc>
          <w:tcPr>
            <w:tcW w:w="4550" w:type="dxa"/>
            <w:noWrap/>
            <w:hideMark/>
          </w:tcPr>
          <w:p w14:paraId="32030098" w14:textId="77777777" w:rsidR="00AB16C0" w:rsidRPr="00AB16C0" w:rsidRDefault="00AB16C0" w:rsidP="00AB16C0">
            <w:pPr>
              <w:cnfStyle w:val="100000000000" w:firstRow="1" w:lastRow="0" w:firstColumn="0" w:lastColumn="0" w:oddVBand="0" w:evenVBand="0" w:oddHBand="0" w:evenHBand="0" w:firstRowFirstColumn="0" w:firstRowLastColumn="0" w:lastRowFirstColumn="0" w:lastRowLastColumn="0"/>
              <w:rPr>
                <w:lang w:eastAsia="en-AU"/>
              </w:rPr>
            </w:pPr>
            <w:r w:rsidRPr="00AB16C0">
              <w:rPr>
                <w:lang w:eastAsia="en-AU"/>
              </w:rPr>
              <w:t>Details</w:t>
            </w:r>
          </w:p>
        </w:tc>
      </w:tr>
      <w:tr w:rsidR="008E699B" w:rsidRPr="00AB16C0" w14:paraId="6DA59FD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B7E16EA" w14:textId="77777777" w:rsidR="008E699B" w:rsidRPr="00AB16C0" w:rsidRDefault="008E699B" w:rsidP="008E699B">
            <w:pPr>
              <w:rPr>
                <w:lang w:eastAsia="en-AU"/>
              </w:rPr>
            </w:pPr>
            <w:r w:rsidRPr="00AB16C0">
              <w:rPr>
                <w:lang w:eastAsia="en-AU"/>
              </w:rPr>
              <w:t>BioNet</w:t>
            </w:r>
          </w:p>
        </w:tc>
        <w:tc>
          <w:tcPr>
            <w:tcW w:w="3240" w:type="dxa"/>
            <w:noWrap/>
            <w:hideMark/>
          </w:tcPr>
          <w:p w14:paraId="6F41F41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sp_IngestThreatenedBiodiversityEcologicalCommunities</w:t>
            </w:r>
          </w:p>
        </w:tc>
        <w:tc>
          <w:tcPr>
            <w:tcW w:w="4550" w:type="dxa"/>
            <w:noWrap/>
            <w:hideMark/>
          </w:tcPr>
          <w:p w14:paraId="503DCB1B" w14:textId="60FD917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IngestThreatenedBiodiversityEcologicalCommunities object for BioNet data</w:t>
            </w:r>
          </w:p>
        </w:tc>
      </w:tr>
      <w:tr w:rsidR="008E699B" w:rsidRPr="00AB16C0" w14:paraId="75E5806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5F24E42" w14:textId="77777777" w:rsidR="008E699B" w:rsidRPr="00AB16C0" w:rsidRDefault="008E699B" w:rsidP="008E699B">
            <w:pPr>
              <w:rPr>
                <w:lang w:eastAsia="en-AU"/>
              </w:rPr>
            </w:pPr>
            <w:r w:rsidRPr="00AB16C0">
              <w:rPr>
                <w:lang w:eastAsia="en-AU"/>
              </w:rPr>
              <w:t>BioNet</w:t>
            </w:r>
          </w:p>
        </w:tc>
        <w:tc>
          <w:tcPr>
            <w:tcW w:w="3240" w:type="dxa"/>
            <w:noWrap/>
            <w:hideMark/>
          </w:tcPr>
          <w:p w14:paraId="3BB0E85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sp_IngestVegetationClassificationPCTDefinition</w:t>
            </w:r>
          </w:p>
        </w:tc>
        <w:tc>
          <w:tcPr>
            <w:tcW w:w="4550" w:type="dxa"/>
            <w:noWrap/>
            <w:hideMark/>
          </w:tcPr>
          <w:p w14:paraId="0CCED59C" w14:textId="1C0B66AB"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IngestVegetationClassificationPCTDefinition object for BioNet data</w:t>
            </w:r>
          </w:p>
        </w:tc>
      </w:tr>
      <w:tr w:rsidR="008E699B" w:rsidRPr="00AB16C0" w14:paraId="5CC9799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07B3115" w14:textId="77777777" w:rsidR="008E699B" w:rsidRPr="00AB16C0" w:rsidRDefault="008E699B" w:rsidP="008E699B">
            <w:pPr>
              <w:rPr>
                <w:lang w:eastAsia="en-AU"/>
              </w:rPr>
            </w:pPr>
            <w:r w:rsidRPr="00AB16C0">
              <w:rPr>
                <w:lang w:eastAsia="en-AU"/>
              </w:rPr>
              <w:t>mgmt</w:t>
            </w:r>
          </w:p>
        </w:tc>
        <w:tc>
          <w:tcPr>
            <w:tcW w:w="3240" w:type="dxa"/>
            <w:noWrap/>
            <w:hideMark/>
          </w:tcPr>
          <w:p w14:paraId="1116A150"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sp_GetBatchIdForIngestion</w:t>
            </w:r>
          </w:p>
        </w:tc>
        <w:tc>
          <w:tcPr>
            <w:tcW w:w="4550" w:type="dxa"/>
            <w:noWrap/>
            <w:hideMark/>
          </w:tcPr>
          <w:p w14:paraId="2C3733C3" w14:textId="5B289525"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 xml:space="preserve">Handles </w:t>
            </w:r>
            <w:r>
              <w:t>data based on the latest BatchIds for the various gold destination tables</w:t>
            </w:r>
          </w:p>
        </w:tc>
      </w:tr>
      <w:tr w:rsidR="008E699B" w:rsidRPr="00AB16C0" w14:paraId="0B24153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849C14D" w14:textId="77777777" w:rsidR="008E699B" w:rsidRPr="00AB16C0" w:rsidRDefault="008E699B" w:rsidP="008E699B">
            <w:pPr>
              <w:rPr>
                <w:lang w:eastAsia="en-AU"/>
              </w:rPr>
            </w:pPr>
            <w:r w:rsidRPr="00AB16C0">
              <w:rPr>
                <w:lang w:eastAsia="en-AU"/>
              </w:rPr>
              <w:t>mgmt</w:t>
            </w:r>
          </w:p>
        </w:tc>
        <w:tc>
          <w:tcPr>
            <w:tcW w:w="3240" w:type="dxa"/>
            <w:noWrap/>
            <w:hideMark/>
          </w:tcPr>
          <w:p w14:paraId="00896E4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sp_UpdateBatchStatus</w:t>
            </w:r>
          </w:p>
        </w:tc>
        <w:tc>
          <w:tcPr>
            <w:tcW w:w="4550" w:type="dxa"/>
            <w:noWrap/>
            <w:hideMark/>
          </w:tcPr>
          <w:p w14:paraId="33597D2E" w14:textId="035192A5"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 xml:space="preserve">Handles </w:t>
            </w:r>
            <w:r>
              <w:t>BatchIds for data based on the latest BatchIds for the various gold destination tables</w:t>
            </w:r>
          </w:p>
        </w:tc>
      </w:tr>
      <w:tr w:rsidR="008E699B" w:rsidRPr="00AB16C0" w14:paraId="1736648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24DE916" w14:textId="77777777" w:rsidR="008E699B" w:rsidRPr="00AB16C0" w:rsidRDefault="008E699B" w:rsidP="008E699B">
            <w:pPr>
              <w:rPr>
                <w:lang w:eastAsia="en-AU"/>
              </w:rPr>
            </w:pPr>
            <w:r w:rsidRPr="00AB16C0">
              <w:rPr>
                <w:lang w:eastAsia="en-AU"/>
              </w:rPr>
              <w:t>Presentation_LMBC</w:t>
            </w:r>
          </w:p>
        </w:tc>
        <w:tc>
          <w:tcPr>
            <w:tcW w:w="3240" w:type="dxa"/>
            <w:noWrap/>
            <w:hideMark/>
          </w:tcPr>
          <w:p w14:paraId="01F3988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sp_IngestDimAccount</w:t>
            </w:r>
          </w:p>
        </w:tc>
        <w:tc>
          <w:tcPr>
            <w:tcW w:w="4550" w:type="dxa"/>
            <w:noWrap/>
            <w:hideMark/>
          </w:tcPr>
          <w:p w14:paraId="792EE5E4" w14:textId="7EF819F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IngestDimAccount object for Presentation_LMBC data</w:t>
            </w:r>
          </w:p>
        </w:tc>
      </w:tr>
      <w:tr w:rsidR="008E699B" w:rsidRPr="00AB16C0" w14:paraId="03F6416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CBB8402" w14:textId="77777777" w:rsidR="008E699B" w:rsidRPr="00AB16C0" w:rsidRDefault="008E699B" w:rsidP="008E699B">
            <w:pPr>
              <w:rPr>
                <w:lang w:eastAsia="en-AU"/>
              </w:rPr>
            </w:pPr>
            <w:r w:rsidRPr="00AB16C0">
              <w:rPr>
                <w:lang w:eastAsia="en-AU"/>
              </w:rPr>
              <w:t>Presentation_LMBC</w:t>
            </w:r>
          </w:p>
        </w:tc>
        <w:tc>
          <w:tcPr>
            <w:tcW w:w="3240" w:type="dxa"/>
            <w:noWrap/>
            <w:hideMark/>
          </w:tcPr>
          <w:p w14:paraId="60C408F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sp_IngestDimAssessment</w:t>
            </w:r>
          </w:p>
        </w:tc>
        <w:tc>
          <w:tcPr>
            <w:tcW w:w="4550" w:type="dxa"/>
            <w:noWrap/>
            <w:hideMark/>
          </w:tcPr>
          <w:p w14:paraId="5B987CBD" w14:textId="77A1C9B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IngestDimAssessment object for Presentation_LMBC data</w:t>
            </w:r>
          </w:p>
        </w:tc>
      </w:tr>
      <w:tr w:rsidR="008E699B" w:rsidRPr="00AB16C0" w14:paraId="51D80C1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93868C9" w14:textId="77777777" w:rsidR="008E699B" w:rsidRPr="00AB16C0" w:rsidRDefault="008E699B" w:rsidP="008E699B">
            <w:pPr>
              <w:rPr>
                <w:lang w:eastAsia="en-AU"/>
              </w:rPr>
            </w:pPr>
            <w:r w:rsidRPr="00AB16C0">
              <w:rPr>
                <w:lang w:eastAsia="en-AU"/>
              </w:rPr>
              <w:t>Presentation_LMBC</w:t>
            </w:r>
          </w:p>
        </w:tc>
        <w:tc>
          <w:tcPr>
            <w:tcW w:w="3240" w:type="dxa"/>
            <w:noWrap/>
            <w:hideMark/>
          </w:tcPr>
          <w:p w14:paraId="2418A25D"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sp_IngestDimCase</w:t>
            </w:r>
          </w:p>
        </w:tc>
        <w:tc>
          <w:tcPr>
            <w:tcW w:w="4550" w:type="dxa"/>
            <w:noWrap/>
            <w:hideMark/>
          </w:tcPr>
          <w:p w14:paraId="60199E3A" w14:textId="59F7BD6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IngestDimCase object for Presentation_LMBC data</w:t>
            </w:r>
          </w:p>
        </w:tc>
      </w:tr>
      <w:tr w:rsidR="008E699B" w:rsidRPr="00AB16C0" w14:paraId="233F1EDE"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8555D5E" w14:textId="77777777" w:rsidR="008E699B" w:rsidRPr="00AB16C0" w:rsidRDefault="008E699B" w:rsidP="008E699B">
            <w:pPr>
              <w:rPr>
                <w:lang w:eastAsia="en-AU"/>
              </w:rPr>
            </w:pPr>
            <w:r w:rsidRPr="00AB16C0">
              <w:rPr>
                <w:lang w:eastAsia="en-AU"/>
              </w:rPr>
              <w:t>Presentation_LMBC</w:t>
            </w:r>
          </w:p>
        </w:tc>
        <w:tc>
          <w:tcPr>
            <w:tcW w:w="3240" w:type="dxa"/>
            <w:noWrap/>
            <w:hideMark/>
          </w:tcPr>
          <w:p w14:paraId="2DEBDF21"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sp_IngestDimCaseParty</w:t>
            </w:r>
          </w:p>
        </w:tc>
        <w:tc>
          <w:tcPr>
            <w:tcW w:w="4550" w:type="dxa"/>
            <w:noWrap/>
            <w:hideMark/>
          </w:tcPr>
          <w:p w14:paraId="4CDBB1C1" w14:textId="3B1BF0A2"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IngestDimCaseParty object for Presentation_LMBC data</w:t>
            </w:r>
          </w:p>
        </w:tc>
      </w:tr>
      <w:tr w:rsidR="008E699B" w:rsidRPr="00AB16C0" w14:paraId="1DD8B7A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78FF7C0" w14:textId="77777777" w:rsidR="008E699B" w:rsidRPr="00AB16C0" w:rsidRDefault="008E699B" w:rsidP="008E699B">
            <w:pPr>
              <w:rPr>
                <w:lang w:eastAsia="en-AU"/>
              </w:rPr>
            </w:pPr>
            <w:r w:rsidRPr="00AB16C0">
              <w:rPr>
                <w:lang w:eastAsia="en-AU"/>
              </w:rPr>
              <w:t>Presentation_LMBC</w:t>
            </w:r>
          </w:p>
        </w:tc>
        <w:tc>
          <w:tcPr>
            <w:tcW w:w="3240" w:type="dxa"/>
            <w:noWrap/>
            <w:hideMark/>
          </w:tcPr>
          <w:p w14:paraId="79205710"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sp_IngestDimLotDPDetail</w:t>
            </w:r>
          </w:p>
        </w:tc>
        <w:tc>
          <w:tcPr>
            <w:tcW w:w="4550" w:type="dxa"/>
            <w:noWrap/>
            <w:hideMark/>
          </w:tcPr>
          <w:p w14:paraId="68B90A9A" w14:textId="0FCBF2C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IngestDimLotDPDetail object for Presentation_LMBC data</w:t>
            </w:r>
          </w:p>
        </w:tc>
      </w:tr>
      <w:tr w:rsidR="008E699B" w:rsidRPr="00AB16C0" w14:paraId="1BDB211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E0A1EE4" w14:textId="77777777" w:rsidR="008E699B" w:rsidRPr="00AB16C0" w:rsidRDefault="008E699B" w:rsidP="008E699B">
            <w:pPr>
              <w:rPr>
                <w:lang w:eastAsia="en-AU"/>
              </w:rPr>
            </w:pPr>
            <w:r w:rsidRPr="00AB16C0">
              <w:rPr>
                <w:lang w:eastAsia="en-AU"/>
              </w:rPr>
              <w:t>Presentation_LMBC</w:t>
            </w:r>
          </w:p>
        </w:tc>
        <w:tc>
          <w:tcPr>
            <w:tcW w:w="3240" w:type="dxa"/>
            <w:noWrap/>
            <w:hideMark/>
          </w:tcPr>
          <w:p w14:paraId="054FE487"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sp_IngestDimPCT</w:t>
            </w:r>
          </w:p>
        </w:tc>
        <w:tc>
          <w:tcPr>
            <w:tcW w:w="4550" w:type="dxa"/>
            <w:noWrap/>
            <w:hideMark/>
          </w:tcPr>
          <w:p w14:paraId="64FEBE65" w14:textId="590763F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IngestDimPCT object for Presentation_LMBC data</w:t>
            </w:r>
          </w:p>
        </w:tc>
      </w:tr>
      <w:tr w:rsidR="008E699B" w:rsidRPr="00AB16C0" w14:paraId="617D5647"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091B850" w14:textId="77777777" w:rsidR="008E699B" w:rsidRPr="00AB16C0" w:rsidRDefault="008E699B" w:rsidP="008E699B">
            <w:pPr>
              <w:rPr>
                <w:lang w:eastAsia="en-AU"/>
              </w:rPr>
            </w:pPr>
            <w:r w:rsidRPr="00AB16C0">
              <w:rPr>
                <w:lang w:eastAsia="en-AU"/>
              </w:rPr>
              <w:t>Presentation_LMBC</w:t>
            </w:r>
          </w:p>
        </w:tc>
        <w:tc>
          <w:tcPr>
            <w:tcW w:w="3240" w:type="dxa"/>
            <w:noWrap/>
            <w:hideMark/>
          </w:tcPr>
          <w:p w14:paraId="3158B50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sp_IngestDimProperties</w:t>
            </w:r>
          </w:p>
        </w:tc>
        <w:tc>
          <w:tcPr>
            <w:tcW w:w="4550" w:type="dxa"/>
            <w:noWrap/>
            <w:hideMark/>
          </w:tcPr>
          <w:p w14:paraId="33265AFC" w14:textId="788D22D5"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IngestDimProperties object for Presentation_LMBC data</w:t>
            </w:r>
          </w:p>
        </w:tc>
      </w:tr>
      <w:tr w:rsidR="008E699B" w:rsidRPr="00AB16C0" w14:paraId="6A40597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063CEBE" w14:textId="77777777" w:rsidR="008E699B" w:rsidRPr="00AB16C0" w:rsidRDefault="008E699B" w:rsidP="008E699B">
            <w:pPr>
              <w:rPr>
                <w:lang w:eastAsia="en-AU"/>
              </w:rPr>
            </w:pPr>
            <w:r w:rsidRPr="00AB16C0">
              <w:rPr>
                <w:lang w:eastAsia="en-AU"/>
              </w:rPr>
              <w:t>Presentation_LMBC</w:t>
            </w:r>
          </w:p>
        </w:tc>
        <w:tc>
          <w:tcPr>
            <w:tcW w:w="3240" w:type="dxa"/>
            <w:noWrap/>
            <w:hideMark/>
          </w:tcPr>
          <w:p w14:paraId="2FFF068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sp_IngestDimPropertyLot</w:t>
            </w:r>
          </w:p>
        </w:tc>
        <w:tc>
          <w:tcPr>
            <w:tcW w:w="4550" w:type="dxa"/>
            <w:noWrap/>
            <w:hideMark/>
          </w:tcPr>
          <w:p w14:paraId="65AAF330" w14:textId="5C5FD58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IngestDimPropertyLot object for Presentation_LMBC data</w:t>
            </w:r>
          </w:p>
        </w:tc>
      </w:tr>
      <w:tr w:rsidR="008E699B" w:rsidRPr="00AB16C0" w14:paraId="50A2CF1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1B5330D" w14:textId="77777777" w:rsidR="008E699B" w:rsidRPr="00AB16C0" w:rsidRDefault="008E699B" w:rsidP="008E699B">
            <w:pPr>
              <w:rPr>
                <w:lang w:eastAsia="en-AU"/>
              </w:rPr>
            </w:pPr>
            <w:r w:rsidRPr="00AB16C0">
              <w:rPr>
                <w:lang w:eastAsia="en-AU"/>
              </w:rPr>
              <w:t>Presentation_LMBC</w:t>
            </w:r>
          </w:p>
        </w:tc>
        <w:tc>
          <w:tcPr>
            <w:tcW w:w="3240" w:type="dxa"/>
            <w:noWrap/>
            <w:hideMark/>
          </w:tcPr>
          <w:p w14:paraId="5F74471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sp_IngestDimSpecies</w:t>
            </w:r>
          </w:p>
        </w:tc>
        <w:tc>
          <w:tcPr>
            <w:tcW w:w="4550" w:type="dxa"/>
            <w:noWrap/>
            <w:hideMark/>
          </w:tcPr>
          <w:p w14:paraId="0AD96275" w14:textId="12A44586"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IngestDimSpecies object for Presentation_LMBC data</w:t>
            </w:r>
          </w:p>
        </w:tc>
      </w:tr>
      <w:tr w:rsidR="008E699B" w:rsidRPr="00AB16C0" w14:paraId="5C6F97A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0EF5BC2" w14:textId="77777777" w:rsidR="008E699B" w:rsidRPr="00AB16C0" w:rsidRDefault="008E699B" w:rsidP="008E699B">
            <w:pPr>
              <w:rPr>
                <w:lang w:eastAsia="en-AU"/>
              </w:rPr>
            </w:pPr>
            <w:r w:rsidRPr="00AB16C0">
              <w:rPr>
                <w:lang w:eastAsia="en-AU"/>
              </w:rPr>
              <w:t>Presentation_LMBC</w:t>
            </w:r>
          </w:p>
        </w:tc>
        <w:tc>
          <w:tcPr>
            <w:tcW w:w="3240" w:type="dxa"/>
            <w:noWrap/>
            <w:hideMark/>
          </w:tcPr>
          <w:p w14:paraId="499FD002"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sp_IngestDimUser</w:t>
            </w:r>
          </w:p>
        </w:tc>
        <w:tc>
          <w:tcPr>
            <w:tcW w:w="4550" w:type="dxa"/>
            <w:noWrap/>
            <w:hideMark/>
          </w:tcPr>
          <w:p w14:paraId="12FBAEDA" w14:textId="3C485AA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IngestDimUser object for Presentation_LMBC data</w:t>
            </w:r>
          </w:p>
        </w:tc>
      </w:tr>
      <w:tr w:rsidR="008E699B" w:rsidRPr="00AB16C0" w14:paraId="10DF89E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01A56FC" w14:textId="77777777" w:rsidR="008E699B" w:rsidRPr="00AB16C0" w:rsidRDefault="008E699B" w:rsidP="008E699B">
            <w:pPr>
              <w:rPr>
                <w:lang w:eastAsia="en-AU"/>
              </w:rPr>
            </w:pPr>
            <w:r w:rsidRPr="00AB16C0">
              <w:rPr>
                <w:lang w:eastAsia="en-AU"/>
              </w:rPr>
              <w:t>Presentation_LMBC</w:t>
            </w:r>
          </w:p>
        </w:tc>
        <w:tc>
          <w:tcPr>
            <w:tcW w:w="3240" w:type="dxa"/>
            <w:noWrap/>
            <w:hideMark/>
          </w:tcPr>
          <w:p w14:paraId="4D87CF8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sp_IngestFactBIMSCredit</w:t>
            </w:r>
          </w:p>
        </w:tc>
        <w:tc>
          <w:tcPr>
            <w:tcW w:w="4550" w:type="dxa"/>
            <w:noWrap/>
            <w:hideMark/>
          </w:tcPr>
          <w:p w14:paraId="6E320B11" w14:textId="001ACC1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IngestFactBIMSCredit object for Presentation_LMBC data</w:t>
            </w:r>
          </w:p>
        </w:tc>
      </w:tr>
      <w:tr w:rsidR="008E699B" w:rsidRPr="00AB16C0" w14:paraId="0B449CB7"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AB95C92" w14:textId="77777777" w:rsidR="008E699B" w:rsidRPr="00AB16C0" w:rsidRDefault="008E699B" w:rsidP="008E699B">
            <w:pPr>
              <w:rPr>
                <w:lang w:eastAsia="en-AU"/>
              </w:rPr>
            </w:pPr>
            <w:r w:rsidRPr="00AB16C0">
              <w:rPr>
                <w:lang w:eastAsia="en-AU"/>
              </w:rPr>
              <w:t>Presentation_LMBC</w:t>
            </w:r>
          </w:p>
        </w:tc>
        <w:tc>
          <w:tcPr>
            <w:tcW w:w="3240" w:type="dxa"/>
            <w:noWrap/>
            <w:hideMark/>
          </w:tcPr>
          <w:p w14:paraId="64213317"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sp_IngestFactCredit</w:t>
            </w:r>
          </w:p>
        </w:tc>
        <w:tc>
          <w:tcPr>
            <w:tcW w:w="4550" w:type="dxa"/>
            <w:noWrap/>
            <w:hideMark/>
          </w:tcPr>
          <w:p w14:paraId="68B1E254" w14:textId="6F695B4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IngestFactCredit object for Presentation_LMBC data</w:t>
            </w:r>
          </w:p>
        </w:tc>
      </w:tr>
      <w:tr w:rsidR="008E699B" w:rsidRPr="00AB16C0" w14:paraId="3FC1FD65"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23CD70B" w14:textId="77777777" w:rsidR="008E699B" w:rsidRPr="00AB16C0" w:rsidRDefault="008E699B" w:rsidP="008E699B">
            <w:pPr>
              <w:rPr>
                <w:lang w:eastAsia="en-AU"/>
              </w:rPr>
            </w:pPr>
            <w:r w:rsidRPr="00AB16C0">
              <w:rPr>
                <w:lang w:eastAsia="en-AU"/>
              </w:rPr>
              <w:t>Presentation_LMBC</w:t>
            </w:r>
          </w:p>
        </w:tc>
        <w:tc>
          <w:tcPr>
            <w:tcW w:w="3240" w:type="dxa"/>
            <w:noWrap/>
            <w:hideMark/>
          </w:tcPr>
          <w:p w14:paraId="5312B489"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sp_IngestFactCreditHolding</w:t>
            </w:r>
          </w:p>
        </w:tc>
        <w:tc>
          <w:tcPr>
            <w:tcW w:w="4550" w:type="dxa"/>
            <w:noWrap/>
            <w:hideMark/>
          </w:tcPr>
          <w:p w14:paraId="0FA4C90F" w14:textId="773978B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IngestFactCreditHolding object for Presentation_LMBC data</w:t>
            </w:r>
          </w:p>
        </w:tc>
      </w:tr>
      <w:tr w:rsidR="008E699B" w:rsidRPr="00AB16C0" w14:paraId="486D7C1F"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022E755" w14:textId="77777777" w:rsidR="008E699B" w:rsidRPr="00AB16C0" w:rsidRDefault="008E699B" w:rsidP="008E699B">
            <w:pPr>
              <w:rPr>
                <w:lang w:eastAsia="en-AU"/>
              </w:rPr>
            </w:pPr>
            <w:r w:rsidRPr="00AB16C0">
              <w:rPr>
                <w:lang w:eastAsia="en-AU"/>
              </w:rPr>
              <w:t>Presentation_LMBC</w:t>
            </w:r>
          </w:p>
        </w:tc>
        <w:tc>
          <w:tcPr>
            <w:tcW w:w="3240" w:type="dxa"/>
            <w:noWrap/>
            <w:hideMark/>
          </w:tcPr>
          <w:p w14:paraId="261160F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sp_IngestFactCreditTransaction</w:t>
            </w:r>
          </w:p>
        </w:tc>
        <w:tc>
          <w:tcPr>
            <w:tcW w:w="4550" w:type="dxa"/>
            <w:noWrap/>
            <w:hideMark/>
          </w:tcPr>
          <w:p w14:paraId="03C21A09" w14:textId="79D1E07A"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IngestFactCreditTransaction object for Presentation_LMBC data</w:t>
            </w:r>
          </w:p>
        </w:tc>
      </w:tr>
      <w:tr w:rsidR="008E699B" w:rsidRPr="00AB16C0" w14:paraId="071A2FB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B3F9B96" w14:textId="77777777" w:rsidR="008E699B" w:rsidRPr="00AB16C0" w:rsidRDefault="008E699B" w:rsidP="008E699B">
            <w:pPr>
              <w:rPr>
                <w:lang w:eastAsia="en-AU"/>
              </w:rPr>
            </w:pPr>
            <w:r w:rsidRPr="00AB16C0">
              <w:rPr>
                <w:lang w:eastAsia="en-AU"/>
              </w:rPr>
              <w:t>Presentation_LMBC</w:t>
            </w:r>
          </w:p>
        </w:tc>
        <w:tc>
          <w:tcPr>
            <w:tcW w:w="3240" w:type="dxa"/>
            <w:noWrap/>
            <w:hideMark/>
          </w:tcPr>
          <w:p w14:paraId="424099A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sp_IngestFactPublicRegister</w:t>
            </w:r>
          </w:p>
        </w:tc>
        <w:tc>
          <w:tcPr>
            <w:tcW w:w="4550" w:type="dxa"/>
            <w:noWrap/>
            <w:hideMark/>
          </w:tcPr>
          <w:p w14:paraId="4353F63C" w14:textId="50D0000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IngestFactPublicRegister object for Presentation_LMBC data</w:t>
            </w:r>
          </w:p>
        </w:tc>
      </w:tr>
      <w:tr w:rsidR="008E699B" w:rsidRPr="00AB16C0" w14:paraId="3A8C37B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2A56A1B" w14:textId="77777777" w:rsidR="008E699B" w:rsidRPr="00AB16C0" w:rsidRDefault="008E699B" w:rsidP="008E699B">
            <w:pPr>
              <w:rPr>
                <w:lang w:eastAsia="en-AU"/>
              </w:rPr>
            </w:pPr>
            <w:r w:rsidRPr="00AB16C0">
              <w:rPr>
                <w:lang w:eastAsia="en-AU"/>
              </w:rPr>
              <w:t>Presentation_LMBC</w:t>
            </w:r>
          </w:p>
        </w:tc>
        <w:tc>
          <w:tcPr>
            <w:tcW w:w="3240" w:type="dxa"/>
            <w:noWrap/>
            <w:hideMark/>
          </w:tcPr>
          <w:p w14:paraId="6EE4537D"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sp_IngestFactReasonsForIncorrectCategorisation</w:t>
            </w:r>
          </w:p>
        </w:tc>
        <w:tc>
          <w:tcPr>
            <w:tcW w:w="4550" w:type="dxa"/>
            <w:noWrap/>
            <w:hideMark/>
          </w:tcPr>
          <w:p w14:paraId="4863DFC4" w14:textId="7018048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IngestFactReasonsForIncorrectCategorisation object for Presentation_LMBC data</w:t>
            </w:r>
          </w:p>
        </w:tc>
      </w:tr>
      <w:tr w:rsidR="008E699B" w:rsidRPr="00AB16C0" w14:paraId="6768F54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0418B2C" w14:textId="77777777" w:rsidR="008E699B" w:rsidRPr="00AB16C0" w:rsidRDefault="008E699B" w:rsidP="008E699B">
            <w:pPr>
              <w:rPr>
                <w:lang w:eastAsia="en-AU"/>
              </w:rPr>
            </w:pPr>
            <w:r w:rsidRPr="00AB16C0">
              <w:rPr>
                <w:lang w:eastAsia="en-AU"/>
              </w:rPr>
              <w:t>Presentation_LMBC</w:t>
            </w:r>
          </w:p>
        </w:tc>
        <w:tc>
          <w:tcPr>
            <w:tcW w:w="3240" w:type="dxa"/>
            <w:noWrap/>
            <w:hideMark/>
          </w:tcPr>
          <w:p w14:paraId="5D84D2D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sp_IngestFactTransaction</w:t>
            </w:r>
          </w:p>
        </w:tc>
        <w:tc>
          <w:tcPr>
            <w:tcW w:w="4550" w:type="dxa"/>
            <w:noWrap/>
            <w:hideMark/>
          </w:tcPr>
          <w:p w14:paraId="4B99D40E" w14:textId="1F74AD2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IngestFactTransaction object for Presentation_LMBC data</w:t>
            </w:r>
          </w:p>
        </w:tc>
      </w:tr>
      <w:tr w:rsidR="008E699B" w:rsidRPr="00AB16C0" w14:paraId="42ACBF11"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096769D" w14:textId="77777777" w:rsidR="008E699B" w:rsidRPr="00AB16C0" w:rsidRDefault="008E699B" w:rsidP="008E699B">
            <w:pPr>
              <w:rPr>
                <w:lang w:eastAsia="en-AU"/>
              </w:rPr>
            </w:pPr>
            <w:r w:rsidRPr="00AB16C0">
              <w:rPr>
                <w:lang w:eastAsia="en-AU"/>
              </w:rPr>
              <w:lastRenderedPageBreak/>
              <w:t>TempReporting_BioNet</w:t>
            </w:r>
          </w:p>
        </w:tc>
        <w:tc>
          <w:tcPr>
            <w:tcW w:w="3240" w:type="dxa"/>
            <w:noWrap/>
            <w:hideMark/>
          </w:tcPr>
          <w:p w14:paraId="67514C5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sp_IngestThreatenedBiodiversity_EcologicalCommunities</w:t>
            </w:r>
          </w:p>
        </w:tc>
        <w:tc>
          <w:tcPr>
            <w:tcW w:w="4550" w:type="dxa"/>
            <w:noWrap/>
            <w:hideMark/>
          </w:tcPr>
          <w:p w14:paraId="34EB51C5" w14:textId="20A13D03"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IngestThreatenedBiodiversity_EcologicalCommunities object for TempReporting_BioNet data</w:t>
            </w:r>
          </w:p>
        </w:tc>
      </w:tr>
      <w:tr w:rsidR="008E699B" w:rsidRPr="00AB16C0" w14:paraId="7AD227C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82ADA78" w14:textId="77777777" w:rsidR="008E699B" w:rsidRPr="00AB16C0" w:rsidRDefault="008E699B" w:rsidP="008E699B">
            <w:pPr>
              <w:rPr>
                <w:lang w:eastAsia="en-AU"/>
              </w:rPr>
            </w:pPr>
            <w:r w:rsidRPr="00AB16C0">
              <w:rPr>
                <w:lang w:eastAsia="en-AU"/>
              </w:rPr>
              <w:t>TempReporting_BioNet</w:t>
            </w:r>
          </w:p>
        </w:tc>
        <w:tc>
          <w:tcPr>
            <w:tcW w:w="3240" w:type="dxa"/>
            <w:noWrap/>
            <w:hideMark/>
          </w:tcPr>
          <w:p w14:paraId="1F0C31F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sp_IngestVegetationClassification_PCTDefinition</w:t>
            </w:r>
          </w:p>
        </w:tc>
        <w:tc>
          <w:tcPr>
            <w:tcW w:w="4550" w:type="dxa"/>
            <w:noWrap/>
            <w:hideMark/>
          </w:tcPr>
          <w:p w14:paraId="31E6B59D" w14:textId="12037340"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IngestVegetationClassification_PCTDefinition object for TempReporting_BioNet data</w:t>
            </w:r>
          </w:p>
        </w:tc>
      </w:tr>
      <w:tr w:rsidR="008E699B" w:rsidRPr="00AB16C0" w14:paraId="176ED67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B4D75D4" w14:textId="77777777" w:rsidR="008E699B" w:rsidRPr="00AB16C0" w:rsidRDefault="008E699B" w:rsidP="008E699B">
            <w:pPr>
              <w:rPr>
                <w:lang w:eastAsia="en-AU"/>
              </w:rPr>
            </w:pPr>
            <w:r w:rsidRPr="00AB16C0">
              <w:rPr>
                <w:lang w:eastAsia="en-AU"/>
              </w:rPr>
              <w:t>TempReporting_ePlanning</w:t>
            </w:r>
          </w:p>
        </w:tc>
        <w:tc>
          <w:tcPr>
            <w:tcW w:w="3240" w:type="dxa"/>
            <w:noWrap/>
            <w:hideMark/>
          </w:tcPr>
          <w:p w14:paraId="15AE3330"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sp_IngestAll_Pages_CDC</w:t>
            </w:r>
          </w:p>
        </w:tc>
        <w:tc>
          <w:tcPr>
            <w:tcW w:w="4550" w:type="dxa"/>
            <w:noWrap/>
            <w:hideMark/>
          </w:tcPr>
          <w:p w14:paraId="56EE84F0" w14:textId="40E7E693"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IngestAll_Pages_CDC object for TempReporting_ePlanning data</w:t>
            </w:r>
          </w:p>
        </w:tc>
      </w:tr>
      <w:tr w:rsidR="008E699B" w:rsidRPr="00AB16C0" w14:paraId="27CCFF64"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2273116" w14:textId="77777777" w:rsidR="008E699B" w:rsidRPr="00AB16C0" w:rsidRDefault="008E699B" w:rsidP="008E699B">
            <w:pPr>
              <w:rPr>
                <w:lang w:eastAsia="en-AU"/>
              </w:rPr>
            </w:pPr>
            <w:r w:rsidRPr="00AB16C0">
              <w:rPr>
                <w:lang w:eastAsia="en-AU"/>
              </w:rPr>
              <w:t>TempReporting_ePlanning</w:t>
            </w:r>
          </w:p>
        </w:tc>
        <w:tc>
          <w:tcPr>
            <w:tcW w:w="3240" w:type="dxa"/>
            <w:noWrap/>
            <w:hideMark/>
          </w:tcPr>
          <w:p w14:paraId="0492CAE6"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sp_IngestAll_Pages_DA</w:t>
            </w:r>
          </w:p>
        </w:tc>
        <w:tc>
          <w:tcPr>
            <w:tcW w:w="4550" w:type="dxa"/>
            <w:noWrap/>
            <w:hideMark/>
          </w:tcPr>
          <w:p w14:paraId="0E7E8BFC" w14:textId="6AEF3956"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IngestAll_Pages_DA object for TempReporting_ePlanning data</w:t>
            </w:r>
          </w:p>
        </w:tc>
      </w:tr>
      <w:tr w:rsidR="008E699B" w:rsidRPr="00AB16C0" w14:paraId="25F47C8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E6E65AF"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C3FD9E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sp_IngestAccredited_Assessor_Details</w:t>
            </w:r>
          </w:p>
        </w:tc>
        <w:tc>
          <w:tcPr>
            <w:tcW w:w="4550" w:type="dxa"/>
            <w:noWrap/>
            <w:hideMark/>
          </w:tcPr>
          <w:p w14:paraId="6897E336" w14:textId="642BCA3A"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IngestAccredited_Assessor_Details object for TempReporting_SharePoint data</w:t>
            </w:r>
          </w:p>
        </w:tc>
      </w:tr>
      <w:tr w:rsidR="008E699B" w:rsidRPr="00AB16C0" w14:paraId="2466201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F5A7F85"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3DDACC6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sp_IngestAll_Register_Applications</w:t>
            </w:r>
          </w:p>
        </w:tc>
        <w:tc>
          <w:tcPr>
            <w:tcW w:w="4550" w:type="dxa"/>
            <w:noWrap/>
            <w:hideMark/>
          </w:tcPr>
          <w:p w14:paraId="0DE1A43B" w14:textId="57CB583E"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IngestAll_Register_Applications object for TempReporting_SharePoint data</w:t>
            </w:r>
          </w:p>
        </w:tc>
      </w:tr>
      <w:tr w:rsidR="008E699B" w:rsidRPr="00AB16C0" w14:paraId="01D39FB3"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CEAA03E"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0127511"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sp_IngestBCT_Offset_Obligations_Register_Retirements</w:t>
            </w:r>
          </w:p>
        </w:tc>
        <w:tc>
          <w:tcPr>
            <w:tcW w:w="4550" w:type="dxa"/>
            <w:noWrap/>
            <w:hideMark/>
          </w:tcPr>
          <w:p w14:paraId="6F21E178" w14:textId="7423562D"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IngestBCT_Offset_Obligations_Register_Retirements object for TempReporting_SharePoint data</w:t>
            </w:r>
          </w:p>
        </w:tc>
      </w:tr>
      <w:tr w:rsidR="008E699B" w:rsidRPr="00AB16C0" w14:paraId="4400E4EE"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EA2471B"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228EAFAE"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sp_IngestBOS_TBP_Prioritised_List</w:t>
            </w:r>
          </w:p>
        </w:tc>
        <w:tc>
          <w:tcPr>
            <w:tcW w:w="4550" w:type="dxa"/>
            <w:noWrap/>
            <w:hideMark/>
          </w:tcPr>
          <w:p w14:paraId="56F65AA9" w14:textId="4DBED5FD"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IngestBOS_TBP_Prioritised_List object for TempReporting_SharePoint data</w:t>
            </w:r>
          </w:p>
        </w:tc>
      </w:tr>
      <w:tr w:rsidR="008E699B" w:rsidRPr="00AB16C0" w14:paraId="1C1E8299"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15B48A3"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5FE8EA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sp_IngestBOS_Transfer_and_Retirement_paid_TFD</w:t>
            </w:r>
          </w:p>
        </w:tc>
        <w:tc>
          <w:tcPr>
            <w:tcW w:w="4550" w:type="dxa"/>
            <w:noWrap/>
            <w:hideMark/>
          </w:tcPr>
          <w:p w14:paraId="21B44742" w14:textId="604EF82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IngestBOS_Transfer_and_Retirement_paid_TFD object for TempReporting_SharePoint data</w:t>
            </w:r>
          </w:p>
        </w:tc>
      </w:tr>
      <w:tr w:rsidR="008E699B" w:rsidRPr="00AB16C0" w14:paraId="52C844B3"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5984F655"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CEAF10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sp_IngestCredit_Retire___Applications</w:t>
            </w:r>
          </w:p>
        </w:tc>
        <w:tc>
          <w:tcPr>
            <w:tcW w:w="4550" w:type="dxa"/>
            <w:noWrap/>
            <w:hideMark/>
          </w:tcPr>
          <w:p w14:paraId="3C2E2EDA" w14:textId="2A42A190"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IngestCredit_Retire___Applications object for TempReporting_SharePoint data</w:t>
            </w:r>
          </w:p>
        </w:tc>
      </w:tr>
      <w:tr w:rsidR="008E699B" w:rsidRPr="00AB16C0" w14:paraId="5A39A6B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8006942"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72D2E7D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sp_IngestCredit_Retirement_XL</w:t>
            </w:r>
          </w:p>
        </w:tc>
        <w:tc>
          <w:tcPr>
            <w:tcW w:w="4550" w:type="dxa"/>
            <w:noWrap/>
            <w:hideMark/>
          </w:tcPr>
          <w:p w14:paraId="2014D4EF" w14:textId="10D3EBD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IngestCredit_Retirement_XL object for TempReporting_SharePoint data</w:t>
            </w:r>
          </w:p>
        </w:tc>
      </w:tr>
      <w:tr w:rsidR="008E699B" w:rsidRPr="00AB16C0" w14:paraId="5A5C003E"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0BDCF23"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3CC059F1"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sp_IngestCredit_Transfer_Applications</w:t>
            </w:r>
          </w:p>
        </w:tc>
        <w:tc>
          <w:tcPr>
            <w:tcW w:w="4550" w:type="dxa"/>
            <w:noWrap/>
            <w:hideMark/>
          </w:tcPr>
          <w:p w14:paraId="3A473F81" w14:textId="055E16B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IngestCredit_Transfer_Applications object for TempReporting_SharePoint data</w:t>
            </w:r>
          </w:p>
        </w:tc>
      </w:tr>
      <w:tr w:rsidR="008E699B" w:rsidRPr="00AB16C0" w14:paraId="58BA29A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6823633"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1C65F6AE"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sp_IngestCredit_Transfer_XL</w:t>
            </w:r>
          </w:p>
        </w:tc>
        <w:tc>
          <w:tcPr>
            <w:tcW w:w="4550" w:type="dxa"/>
            <w:noWrap/>
            <w:hideMark/>
          </w:tcPr>
          <w:p w14:paraId="0EB534E0" w14:textId="71C44942"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IngestCredit_Transfer_XL object for TempReporting_SharePoint data</w:t>
            </w:r>
          </w:p>
        </w:tc>
      </w:tr>
      <w:tr w:rsidR="008E699B" w:rsidRPr="00AB16C0" w14:paraId="37E89FB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8DDA371"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9D41ED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sp_IngestData_Remediation_PCs</w:t>
            </w:r>
          </w:p>
        </w:tc>
        <w:tc>
          <w:tcPr>
            <w:tcW w:w="4550" w:type="dxa"/>
            <w:noWrap/>
            <w:hideMark/>
          </w:tcPr>
          <w:p w14:paraId="09AFCA18" w14:textId="0C97F78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IngestData_Remediation_PCs object for TempReporting_SharePoint data</w:t>
            </w:r>
          </w:p>
        </w:tc>
      </w:tr>
      <w:tr w:rsidR="008E699B" w:rsidRPr="00AB16C0" w14:paraId="735E454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244BECB"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258673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sp_IngestObligation_Ecosystem_Credits_XL</w:t>
            </w:r>
          </w:p>
        </w:tc>
        <w:tc>
          <w:tcPr>
            <w:tcW w:w="4550" w:type="dxa"/>
            <w:noWrap/>
            <w:hideMark/>
          </w:tcPr>
          <w:p w14:paraId="247D3B72" w14:textId="3736C39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IngestObligation_Ecosystem_Credits_XL object for TempReporting_SharePoint data</w:t>
            </w:r>
          </w:p>
        </w:tc>
      </w:tr>
      <w:tr w:rsidR="008E699B" w:rsidRPr="00AB16C0" w14:paraId="17F9C3C9"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295805B"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3C69CD6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sp_IngestObligation_Excluded_Projects_XL</w:t>
            </w:r>
          </w:p>
        </w:tc>
        <w:tc>
          <w:tcPr>
            <w:tcW w:w="4550" w:type="dxa"/>
            <w:noWrap/>
            <w:hideMark/>
          </w:tcPr>
          <w:p w14:paraId="41F96739" w14:textId="5C81E56D"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IngestObligation_Excluded_Projects_XL object for TempReporting_SharePoint data</w:t>
            </w:r>
          </w:p>
        </w:tc>
      </w:tr>
      <w:tr w:rsidR="008E699B" w:rsidRPr="00AB16C0" w14:paraId="7CA3FF0F"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3D8B3D5"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0B77ECF7"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sp_IngestObligation_Species_Credits_XL</w:t>
            </w:r>
          </w:p>
        </w:tc>
        <w:tc>
          <w:tcPr>
            <w:tcW w:w="4550" w:type="dxa"/>
            <w:noWrap/>
            <w:hideMark/>
          </w:tcPr>
          <w:p w14:paraId="12CA7981" w14:textId="3054711B"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IngestObligation_Species_Credits_XL object for TempReporting_SharePoint data</w:t>
            </w:r>
          </w:p>
        </w:tc>
      </w:tr>
      <w:tr w:rsidR="008E699B" w:rsidRPr="00AB16C0" w14:paraId="623DE71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A7CE14E"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3DC34BE"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sp_IngestPost_Construction_Retirement_XL</w:t>
            </w:r>
          </w:p>
        </w:tc>
        <w:tc>
          <w:tcPr>
            <w:tcW w:w="4550" w:type="dxa"/>
            <w:noWrap/>
            <w:hideMark/>
          </w:tcPr>
          <w:p w14:paraId="11E03AD6" w14:textId="09686E5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IngestPost_Construction_Retirement_XL object for TempReporting_SharePoint data</w:t>
            </w:r>
          </w:p>
        </w:tc>
      </w:tr>
      <w:tr w:rsidR="008E699B" w:rsidRPr="00AB16C0" w14:paraId="769DC583"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BD7B598"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1D5E90A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sp_IngestQuery1</w:t>
            </w:r>
          </w:p>
        </w:tc>
        <w:tc>
          <w:tcPr>
            <w:tcW w:w="4550" w:type="dxa"/>
            <w:noWrap/>
            <w:hideMark/>
          </w:tcPr>
          <w:p w14:paraId="4FE09AC1" w14:textId="5AD02C0C"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IngestQuery1 object for TempReporting_SharePoint data</w:t>
            </w:r>
          </w:p>
        </w:tc>
      </w:tr>
      <w:tr w:rsidR="008E699B" w:rsidRPr="00AB16C0" w14:paraId="62995894"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DAF25E8"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34DFDB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sp_IngestSTATUS</w:t>
            </w:r>
          </w:p>
        </w:tc>
        <w:tc>
          <w:tcPr>
            <w:tcW w:w="4550" w:type="dxa"/>
            <w:noWrap/>
            <w:hideMark/>
          </w:tcPr>
          <w:p w14:paraId="420C07F0" w14:textId="71D063F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IngestSTATUS object for TempReporting_SharePoint data</w:t>
            </w:r>
          </w:p>
        </w:tc>
      </w:tr>
      <w:tr w:rsidR="008E699B" w:rsidRPr="00AB16C0" w14:paraId="4F088E97"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FE8102A" w14:textId="77777777" w:rsidR="008E699B" w:rsidRPr="00AB16C0" w:rsidRDefault="008E699B" w:rsidP="008E699B">
            <w:pPr>
              <w:rPr>
                <w:lang w:eastAsia="en-AU"/>
              </w:rPr>
            </w:pPr>
            <w:r w:rsidRPr="00AB16C0">
              <w:rPr>
                <w:lang w:eastAsia="en-AU"/>
              </w:rPr>
              <w:lastRenderedPageBreak/>
              <w:t>TempReporting_SharePoint</w:t>
            </w:r>
          </w:p>
        </w:tc>
        <w:tc>
          <w:tcPr>
            <w:tcW w:w="3240" w:type="dxa"/>
            <w:noWrap/>
            <w:hideMark/>
          </w:tcPr>
          <w:p w14:paraId="74C0F266"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sp_IngestTECLookupTable</w:t>
            </w:r>
          </w:p>
        </w:tc>
        <w:tc>
          <w:tcPr>
            <w:tcW w:w="4550" w:type="dxa"/>
            <w:noWrap/>
            <w:hideMark/>
          </w:tcPr>
          <w:p w14:paraId="29201669" w14:textId="7CF2640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IngestTECLookupTable object for TempReporting_SharePoint data</w:t>
            </w:r>
          </w:p>
        </w:tc>
      </w:tr>
      <w:tr w:rsidR="008E699B" w:rsidRPr="00AB16C0" w14:paraId="5A22F0D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6530588"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0A08019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sp_IngestThreatened_Biodiversity_Species</w:t>
            </w:r>
          </w:p>
        </w:tc>
        <w:tc>
          <w:tcPr>
            <w:tcW w:w="4550" w:type="dxa"/>
            <w:noWrap/>
            <w:hideMark/>
          </w:tcPr>
          <w:p w14:paraId="703270EC" w14:textId="1A9B5E4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IngestThreatened_Biodiversity_Species object for TempReporting_SharePoint data</w:t>
            </w:r>
          </w:p>
        </w:tc>
      </w:tr>
      <w:tr w:rsidR="004A625B" w:rsidRPr="00AB16C0" w14:paraId="1C41083F"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0B7C2EC1" w14:textId="07F8B1EB" w:rsidR="004A625B" w:rsidRPr="009B63C2" w:rsidRDefault="004A625B" w:rsidP="004A625B">
            <w:pPr>
              <w:rPr>
                <w:b w:val="0"/>
                <w:bCs w:val="0"/>
                <w:lang w:eastAsia="en-AU"/>
              </w:rPr>
            </w:pPr>
            <w:r>
              <w:rPr>
                <w:lang w:eastAsia="en-AU"/>
              </w:rPr>
              <w:t>Planning</w:t>
            </w:r>
          </w:p>
        </w:tc>
        <w:tc>
          <w:tcPr>
            <w:tcW w:w="3240" w:type="dxa"/>
            <w:noWrap/>
          </w:tcPr>
          <w:p w14:paraId="361A524B" w14:textId="494728BE"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sp_IngestDimLocalPart4Document</w:t>
            </w:r>
          </w:p>
        </w:tc>
        <w:tc>
          <w:tcPr>
            <w:tcW w:w="4550" w:type="dxa"/>
            <w:noWrap/>
          </w:tcPr>
          <w:p w14:paraId="2AD3D938" w14:textId="49F2D64B"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DimLocalPart4Document object for Planning data</w:t>
            </w:r>
          </w:p>
        </w:tc>
      </w:tr>
      <w:tr w:rsidR="004A625B" w:rsidRPr="00AB16C0" w14:paraId="6AC76ED1"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68E22F92" w14:textId="7B1C32EF" w:rsidR="004A625B" w:rsidRDefault="004A625B" w:rsidP="004A625B">
            <w:pPr>
              <w:rPr>
                <w:lang w:eastAsia="en-AU"/>
              </w:rPr>
            </w:pPr>
            <w:r w:rsidRPr="001A1656">
              <w:t>Planning</w:t>
            </w:r>
          </w:p>
        </w:tc>
        <w:tc>
          <w:tcPr>
            <w:tcW w:w="3240" w:type="dxa"/>
            <w:noWrap/>
          </w:tcPr>
          <w:p w14:paraId="4847F61D" w14:textId="0413C9DA"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sp_IngestDimLocalPart4Location</w:t>
            </w:r>
          </w:p>
        </w:tc>
        <w:tc>
          <w:tcPr>
            <w:tcW w:w="4550" w:type="dxa"/>
            <w:noWrap/>
          </w:tcPr>
          <w:p w14:paraId="0BB99CF7" w14:textId="06335211"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DimLocalPart4Location object for Planning data</w:t>
            </w:r>
          </w:p>
        </w:tc>
      </w:tr>
      <w:tr w:rsidR="004A625B" w:rsidRPr="00AB16C0" w14:paraId="4B59472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467362CC" w14:textId="03DAF111" w:rsidR="004A625B" w:rsidRDefault="004A625B" w:rsidP="004A625B">
            <w:pPr>
              <w:rPr>
                <w:lang w:eastAsia="en-AU"/>
              </w:rPr>
            </w:pPr>
            <w:r w:rsidRPr="001A1656">
              <w:t>Planning</w:t>
            </w:r>
          </w:p>
        </w:tc>
        <w:tc>
          <w:tcPr>
            <w:tcW w:w="3240" w:type="dxa"/>
            <w:noWrap/>
          </w:tcPr>
          <w:p w14:paraId="53A216BB" w14:textId="79E00D8B"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sp_IngestDimLocalPart4Lot</w:t>
            </w:r>
          </w:p>
        </w:tc>
        <w:tc>
          <w:tcPr>
            <w:tcW w:w="4550" w:type="dxa"/>
            <w:noWrap/>
          </w:tcPr>
          <w:p w14:paraId="0C4EEFFC" w14:textId="2374969E"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DimLocalPart4Lot object for Planning data</w:t>
            </w:r>
          </w:p>
        </w:tc>
      </w:tr>
      <w:tr w:rsidR="004A625B" w:rsidRPr="00AB16C0" w14:paraId="6368667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2B679A11" w14:textId="015EBE92" w:rsidR="004A625B" w:rsidRDefault="004A625B" w:rsidP="004A625B">
            <w:pPr>
              <w:rPr>
                <w:lang w:eastAsia="en-AU"/>
              </w:rPr>
            </w:pPr>
            <w:r w:rsidRPr="001A1656">
              <w:t>Planning</w:t>
            </w:r>
          </w:p>
        </w:tc>
        <w:tc>
          <w:tcPr>
            <w:tcW w:w="3240" w:type="dxa"/>
            <w:noWrap/>
          </w:tcPr>
          <w:p w14:paraId="408E5910" w14:textId="4AC2EE75"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sp_IngestDimLocalPart4Subdivision</w:t>
            </w:r>
          </w:p>
        </w:tc>
        <w:tc>
          <w:tcPr>
            <w:tcW w:w="4550" w:type="dxa"/>
            <w:noWrap/>
          </w:tcPr>
          <w:p w14:paraId="2FFBA151" w14:textId="3342EE26"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DimLocalPart4Subdivision object for Planning data</w:t>
            </w:r>
          </w:p>
        </w:tc>
      </w:tr>
      <w:tr w:rsidR="004A625B" w:rsidRPr="00AB16C0" w14:paraId="5188F50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2B62C4E6" w14:textId="2AC18CA8" w:rsidR="004A625B" w:rsidRDefault="004A625B" w:rsidP="004A625B">
            <w:pPr>
              <w:rPr>
                <w:lang w:eastAsia="en-AU"/>
              </w:rPr>
            </w:pPr>
            <w:r w:rsidRPr="001A1656">
              <w:t>Planning</w:t>
            </w:r>
          </w:p>
        </w:tc>
        <w:tc>
          <w:tcPr>
            <w:tcW w:w="3240" w:type="dxa"/>
            <w:noWrap/>
          </w:tcPr>
          <w:p w14:paraId="072863E8" w14:textId="29B6F402"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sp_IngestDimMajorProjectsDocument</w:t>
            </w:r>
          </w:p>
        </w:tc>
        <w:tc>
          <w:tcPr>
            <w:tcW w:w="4550" w:type="dxa"/>
            <w:noWrap/>
          </w:tcPr>
          <w:p w14:paraId="338D5F2C" w14:textId="6ABBC026"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DimMajorProjectsDocument object for Planning data</w:t>
            </w:r>
          </w:p>
        </w:tc>
      </w:tr>
      <w:tr w:rsidR="004A625B" w:rsidRPr="00AB16C0" w14:paraId="3D50EF54"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73F616C5" w14:textId="5E3DC38D" w:rsidR="004A625B" w:rsidRDefault="004A625B" w:rsidP="004A625B">
            <w:pPr>
              <w:rPr>
                <w:lang w:eastAsia="en-AU"/>
              </w:rPr>
            </w:pPr>
            <w:r w:rsidRPr="001A1656">
              <w:t>Planning</w:t>
            </w:r>
          </w:p>
        </w:tc>
        <w:tc>
          <w:tcPr>
            <w:tcW w:w="3240" w:type="dxa"/>
            <w:noWrap/>
          </w:tcPr>
          <w:p w14:paraId="42D48950" w14:textId="3FC76053"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sp_IngestDimMajorProjectsEPBC</w:t>
            </w:r>
          </w:p>
        </w:tc>
        <w:tc>
          <w:tcPr>
            <w:tcW w:w="4550" w:type="dxa"/>
            <w:noWrap/>
          </w:tcPr>
          <w:p w14:paraId="6EA4A4BE" w14:textId="5EC726EB"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DimMajorProjectsEPBC object for Planning data</w:t>
            </w:r>
          </w:p>
        </w:tc>
      </w:tr>
      <w:tr w:rsidR="004A625B" w:rsidRPr="00AB16C0" w14:paraId="63817C35"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75826FFD" w14:textId="0283D83F" w:rsidR="004A625B" w:rsidRDefault="004A625B" w:rsidP="004A625B">
            <w:pPr>
              <w:rPr>
                <w:lang w:eastAsia="en-AU"/>
              </w:rPr>
            </w:pPr>
            <w:r w:rsidRPr="001A1656">
              <w:t>Planning</w:t>
            </w:r>
          </w:p>
        </w:tc>
        <w:tc>
          <w:tcPr>
            <w:tcW w:w="3240" w:type="dxa"/>
            <w:noWrap/>
          </w:tcPr>
          <w:p w14:paraId="280F2151" w14:textId="192CEC40"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sp_IngestDimPart5Document</w:t>
            </w:r>
          </w:p>
        </w:tc>
        <w:tc>
          <w:tcPr>
            <w:tcW w:w="4550" w:type="dxa"/>
            <w:noWrap/>
          </w:tcPr>
          <w:p w14:paraId="677DE32F" w14:textId="6B7015C9"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DimPart5Document object for Planning data</w:t>
            </w:r>
          </w:p>
        </w:tc>
      </w:tr>
      <w:tr w:rsidR="004A625B" w:rsidRPr="00AB16C0" w14:paraId="3FDFE5D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6A8C1EEC" w14:textId="170BA6C8" w:rsidR="004A625B" w:rsidRDefault="004A625B" w:rsidP="004A625B">
            <w:pPr>
              <w:rPr>
                <w:lang w:eastAsia="en-AU"/>
              </w:rPr>
            </w:pPr>
            <w:r w:rsidRPr="001A1656">
              <w:t>Planning</w:t>
            </w:r>
          </w:p>
        </w:tc>
        <w:tc>
          <w:tcPr>
            <w:tcW w:w="3240" w:type="dxa"/>
            <w:noWrap/>
          </w:tcPr>
          <w:p w14:paraId="1C8B2777" w14:textId="4600A53F"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sp_IngestDimPart5Location</w:t>
            </w:r>
          </w:p>
        </w:tc>
        <w:tc>
          <w:tcPr>
            <w:tcW w:w="4550" w:type="dxa"/>
            <w:noWrap/>
          </w:tcPr>
          <w:p w14:paraId="2175D101" w14:textId="21D04B03"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DimPart5Location object for Planning data</w:t>
            </w:r>
          </w:p>
        </w:tc>
      </w:tr>
      <w:tr w:rsidR="004A625B" w:rsidRPr="00AB16C0" w14:paraId="0F16257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1AC4FE61" w14:textId="3509FB7C" w:rsidR="004A625B" w:rsidRDefault="004A625B" w:rsidP="004A625B">
            <w:pPr>
              <w:rPr>
                <w:lang w:eastAsia="en-AU"/>
              </w:rPr>
            </w:pPr>
            <w:r w:rsidRPr="001A1656">
              <w:t>Planning</w:t>
            </w:r>
          </w:p>
        </w:tc>
        <w:tc>
          <w:tcPr>
            <w:tcW w:w="3240" w:type="dxa"/>
            <w:noWrap/>
          </w:tcPr>
          <w:p w14:paraId="125F8424" w14:textId="4EDA85DC"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sp_IngestDimPart5Lot</w:t>
            </w:r>
          </w:p>
        </w:tc>
        <w:tc>
          <w:tcPr>
            <w:tcW w:w="4550" w:type="dxa"/>
            <w:noWrap/>
          </w:tcPr>
          <w:p w14:paraId="755D15B1" w14:textId="304E259C"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DimPart5Lot object for Planning data</w:t>
            </w:r>
          </w:p>
        </w:tc>
      </w:tr>
      <w:tr w:rsidR="004A625B" w:rsidRPr="00AB16C0" w14:paraId="4995AF7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0FFBCA0E" w14:textId="5B0190B2" w:rsidR="004A625B" w:rsidRDefault="004A625B" w:rsidP="004A625B">
            <w:pPr>
              <w:rPr>
                <w:lang w:eastAsia="en-AU"/>
              </w:rPr>
            </w:pPr>
            <w:r w:rsidRPr="001A1656">
              <w:t>Planning</w:t>
            </w:r>
          </w:p>
        </w:tc>
        <w:tc>
          <w:tcPr>
            <w:tcW w:w="3240" w:type="dxa"/>
            <w:noWrap/>
          </w:tcPr>
          <w:p w14:paraId="498323EC" w14:textId="41059F99"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sp_IngestFactLocalPart4Application</w:t>
            </w:r>
          </w:p>
        </w:tc>
        <w:tc>
          <w:tcPr>
            <w:tcW w:w="4550" w:type="dxa"/>
            <w:noWrap/>
          </w:tcPr>
          <w:p w14:paraId="4705EE59" w14:textId="0FC886D4"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FactLocalPart4Application object for Planning data</w:t>
            </w:r>
          </w:p>
        </w:tc>
      </w:tr>
      <w:tr w:rsidR="004A625B" w:rsidRPr="00AB16C0" w14:paraId="4A565015"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676DFC9E" w14:textId="6618F5E5" w:rsidR="004A625B" w:rsidRDefault="004A625B" w:rsidP="004A625B">
            <w:pPr>
              <w:rPr>
                <w:lang w:eastAsia="en-AU"/>
              </w:rPr>
            </w:pPr>
            <w:r w:rsidRPr="001A1656">
              <w:t>Planning</w:t>
            </w:r>
          </w:p>
        </w:tc>
        <w:tc>
          <w:tcPr>
            <w:tcW w:w="3240" w:type="dxa"/>
            <w:noWrap/>
          </w:tcPr>
          <w:p w14:paraId="0181333C" w14:textId="1AE9291E"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sp_IngestFactMajorProjectsApplication</w:t>
            </w:r>
          </w:p>
        </w:tc>
        <w:tc>
          <w:tcPr>
            <w:tcW w:w="4550" w:type="dxa"/>
            <w:noWrap/>
          </w:tcPr>
          <w:p w14:paraId="5497459C" w14:textId="7DDB1CEA"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FactMajorProjectsApplication object for Planning data</w:t>
            </w:r>
          </w:p>
        </w:tc>
      </w:tr>
      <w:tr w:rsidR="004A625B" w:rsidRPr="00AB16C0" w14:paraId="70BEAB1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2025D1BB" w14:textId="669E4E58" w:rsidR="004A625B" w:rsidRDefault="004A625B" w:rsidP="004A625B">
            <w:pPr>
              <w:rPr>
                <w:lang w:eastAsia="en-AU"/>
              </w:rPr>
            </w:pPr>
            <w:r w:rsidRPr="001A1656">
              <w:t>Planning</w:t>
            </w:r>
          </w:p>
        </w:tc>
        <w:tc>
          <w:tcPr>
            <w:tcW w:w="3240" w:type="dxa"/>
            <w:noWrap/>
          </w:tcPr>
          <w:p w14:paraId="65EBC2A8" w14:textId="59F145FA"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sp_IngestFactPart5Application</w:t>
            </w:r>
          </w:p>
        </w:tc>
        <w:tc>
          <w:tcPr>
            <w:tcW w:w="4550" w:type="dxa"/>
            <w:noWrap/>
          </w:tcPr>
          <w:p w14:paraId="20978B10" w14:textId="18166329"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FactPart5Application object for Planning data</w:t>
            </w:r>
          </w:p>
        </w:tc>
      </w:tr>
    </w:tbl>
    <w:p w14:paraId="6D778C3F" w14:textId="77777777" w:rsidR="00BB3A29" w:rsidRPr="003C2F94" w:rsidRDefault="00BB3A29" w:rsidP="00BB3A29"/>
    <w:p w14:paraId="27E90984" w14:textId="77777777" w:rsidR="00AF7B03" w:rsidRPr="00CA41D2" w:rsidRDefault="00AF7B03" w:rsidP="00AF7B03">
      <w:pPr>
        <w:pStyle w:val="Heading2"/>
        <w:rPr>
          <w:lang w:val="en-AU"/>
        </w:rPr>
      </w:pPr>
      <w:bookmarkStart w:id="83" w:name="_Search_Engine_Semantic"/>
      <w:bookmarkStart w:id="84" w:name="_Toc227142058"/>
      <w:bookmarkEnd w:id="49"/>
      <w:bookmarkEnd w:id="83"/>
      <w:r w:rsidRPr="00CA41D2">
        <w:rPr>
          <w:lang w:val="en-AU"/>
        </w:rPr>
        <w:t>Alerting and Notifications</w:t>
      </w:r>
      <w:bookmarkEnd w:id="84"/>
    </w:p>
    <w:p w14:paraId="321ECB25" w14:textId="77777777" w:rsidR="00AF7B03" w:rsidRPr="00CA41D2" w:rsidRDefault="00AF7B03" w:rsidP="00AF7B03">
      <w:pPr>
        <w:spacing w:before="240" w:after="240"/>
        <w:rPr>
          <w:del w:id="85" w:author="Claude (AI draft)" w:date="2026-09-07T00:00:00Z"/>
          <w:rFonts w:ascii="Calibri" w:eastAsia="Calibri" w:hAnsi="Calibri" w:cs="Calibri"/>
          <w:lang w:val="en-GB"/>
        </w:rPr>
      </w:pPr>
      <w:del w:id="86" w:author="Claude (AI draft)" w:date="2026-09-07T00:00:00Z">
        <w:r w:rsidRPr="6E856EEE">
          <w:rPr>
            <w:rFonts w:ascii="Calibri" w:eastAsia="Calibri" w:hAnsi="Calibri" w:cs="Calibri"/>
            <w:lang w:val="en-GB"/>
          </w:rPr>
          <w:delText>Alerts have been configured within Microsoft Fabric’s Real-Time Analytics experience to detect failures across c</w:delText>
        </w:r>
        <w:r w:rsidRPr="6E856EEE">
          <w:rPr>
            <w:rFonts w:eastAsiaTheme="minorEastAsia"/>
            <w:lang w:val="en-GB"/>
          </w:rPr>
          <w:delText>ritical data processes. These alerts focus on identifying when the status of key activities is marked as Failure, enabl</w:delText>
        </w:r>
        <w:r w:rsidRPr="6E856EEE">
          <w:rPr>
            <w:rFonts w:ascii="Calibri" w:eastAsia="Calibri" w:hAnsi="Calibri" w:cs="Calibri"/>
            <w:lang w:val="en-GB"/>
          </w:rPr>
          <w:delText>ing early detection and response to issues within the data pipeline.</w:delText>
        </w:r>
      </w:del>
    </w:p>
    <w:p w14:paraId="62641B23" w14:textId="77777777" w:rsidR="00AF7B03" w:rsidRPr="00CA41D2" w:rsidRDefault="00AF7B03" w:rsidP="00AF7B03">
      <w:pPr>
        <w:spacing w:before="240" w:after="240"/>
        <w:rPr>
          <w:del w:id="87" w:author="Claude (AI draft)" w:date="2026-09-07T00:00:00Z"/>
          <w:rFonts w:ascii="Calibri" w:eastAsia="Calibri" w:hAnsi="Calibri" w:cs="Calibri"/>
          <w:lang w:val="en-GB"/>
        </w:rPr>
      </w:pPr>
      <w:del w:id="88" w:author="Claude (AI draft)" w:date="2026-09-07T00:00:00Z">
        <w:r w:rsidRPr="6E856EEE">
          <w:rPr>
            <w:rFonts w:ascii="Calibri" w:eastAsia="Calibri" w:hAnsi="Calibri" w:cs="Calibri"/>
            <w:lang w:val="en-GB"/>
          </w:rPr>
          <w:delText>Monitoring has been established for ingestion into the Bronze layer, with alerts triggering when failures occur during this initial stage. This helps maintain the reliability of upstream data by ensuring issues are identified and addressed promptly.</w:delText>
        </w:r>
      </w:del>
    </w:p>
    <w:p w14:paraId="3571FF9B" w14:textId="77777777" w:rsidR="00AF7B03" w:rsidRPr="00CA41D2" w:rsidRDefault="00AF7B03" w:rsidP="00AF7B03">
      <w:pPr>
        <w:spacing w:before="240" w:after="240"/>
        <w:rPr>
          <w:del w:id="89" w:author="Claude (AI draft)" w:date="2026-09-07T00:00:00Z"/>
          <w:rFonts w:ascii="Calibri" w:eastAsia="Calibri" w:hAnsi="Calibri" w:cs="Calibri"/>
          <w:lang w:val="en-GB"/>
        </w:rPr>
      </w:pPr>
      <w:del w:id="90" w:author="Claude (AI draft)" w:date="2026-09-07T00:00:00Z">
        <w:r w:rsidRPr="6E856EEE">
          <w:rPr>
            <w:rFonts w:ascii="Calibri" w:eastAsia="Calibri" w:hAnsi="Calibri" w:cs="Calibri"/>
            <w:lang w:val="en-GB"/>
          </w:rPr>
          <w:delText>Further alerts have been applied to master data pipelines to oversee their overall performance. These notifications provide visibility across multiple stages of processing, supporting operational teams in identifying and resolving issues efficiently.</w:delText>
        </w:r>
      </w:del>
    </w:p>
    <w:p w14:paraId="7167BABE" w14:textId="77777777" w:rsidR="00AF7B03" w:rsidRPr="00CA41D2" w:rsidRDefault="00AF7B03" w:rsidP="00AF7B03">
      <w:pPr>
        <w:spacing w:before="240" w:after="240"/>
        <w:rPr>
          <w:del w:id="91" w:author="Claude (AI draft)" w:date="2026-09-07T00:00:00Z"/>
          <w:rFonts w:ascii="Calibri" w:eastAsia="Calibri" w:hAnsi="Calibri" w:cs="Calibri"/>
          <w:lang w:val="en-GB"/>
        </w:rPr>
      </w:pPr>
      <w:del w:id="92" w:author="Claude (AI draft)" w:date="2026-09-07T00:00:00Z">
        <w:r w:rsidRPr="6E856EEE">
          <w:rPr>
            <w:rFonts w:ascii="Calibri" w:eastAsia="Calibri" w:hAnsi="Calibri" w:cs="Calibri"/>
            <w:lang w:val="en-GB"/>
          </w:rPr>
          <w:delText>All alerts are set up to send email notifications to the appropriate recipients. This approach ensures that support and operations teams are promptly informed of any disruptions, helping to maintain the continuity and reliability of data services.</w:delText>
        </w:r>
      </w:del>
    </w:p>
    <w:tbl>
      <w:tblPr>
        <w:tblStyle w:val="ListTable4-Accent51"/>
        <w:tblW w:w="0" w:type="auto"/>
        <w:tblLayout w:type="fixed"/>
        <w:tblLook w:val="06A0" w:firstRow="1" w:lastRow="0" w:firstColumn="1" w:lastColumn="0" w:noHBand="1" w:noVBand="1"/>
      </w:tblPr>
      <w:tblGrid>
        <w:gridCol w:w="2445"/>
        <w:gridCol w:w="3345"/>
        <w:gridCol w:w="3724"/>
      </w:tblGrid>
      <w:tr w:rsidR="00AF7B03" w14:paraId="13265438" w14:textId="77777777" w:rsidTr="5085355C">
        <w:trPr>
          <w:cnfStyle w:val="100000000000" w:firstRow="1" w:lastRow="0" w:firstColumn="0" w:lastColumn="0" w:oddVBand="0" w:evenVBand="0" w:oddHBand="0" w:evenHBand="0" w:firstRowFirstColumn="0" w:firstRowLastColumn="0" w:lastRowFirstColumn="0" w:lastRowLastColumn="0"/>
          <w:trHeight w:val="300"/>
          <w:del w:id="93"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tcPr>
          <w:p w14:paraId="3373F845" w14:textId="77777777" w:rsidR="00AF7B03" w:rsidRDefault="00AF7B03">
            <w:pPr>
              <w:rPr>
                <w:del w:id="94" w:author="Claude (AI draft)" w:date="2026-09-07T00:00:00Z"/>
                <w:b w:val="0"/>
                <w:bCs w:val="0"/>
              </w:rPr>
            </w:pPr>
            <w:del w:id="95" w:author="Claude (AI draft)" w:date="2026-09-07T00:00:00Z">
              <w:r w:rsidRPr="625A8CD2">
                <w:delText>Alert Group</w:delText>
              </w:r>
            </w:del>
          </w:p>
        </w:tc>
        <w:tc>
          <w:tcPr>
            <w:tcW w:w="3345" w:type="dxa"/>
          </w:tcPr>
          <w:p w14:paraId="0308429E" w14:textId="77777777" w:rsidR="00AF7B03" w:rsidRDefault="00AF7B03">
            <w:pPr>
              <w:cnfStyle w:val="100000000000" w:firstRow="1" w:lastRow="0" w:firstColumn="0" w:lastColumn="0" w:oddVBand="0" w:evenVBand="0" w:oddHBand="0" w:evenHBand="0" w:firstRowFirstColumn="0" w:firstRowLastColumn="0" w:lastRowFirstColumn="0" w:lastRowLastColumn="0"/>
              <w:rPr>
                <w:del w:id="96" w:author="Claude (AI draft)" w:date="2026-09-07T00:00:00Z"/>
                <w:b w:val="0"/>
                <w:bCs w:val="0"/>
              </w:rPr>
            </w:pPr>
            <w:del w:id="97" w:author="Claude (AI draft)" w:date="2026-09-07T00:00:00Z">
              <w:r w:rsidRPr="625A8CD2">
                <w:delText>Pipeline/Event Name</w:delText>
              </w:r>
            </w:del>
          </w:p>
        </w:tc>
        <w:tc>
          <w:tcPr>
            <w:tcW w:w="3724" w:type="dxa"/>
          </w:tcPr>
          <w:p w14:paraId="6EF048D0" w14:textId="77777777" w:rsidR="00AF7B03" w:rsidRDefault="00AF7B03">
            <w:pPr>
              <w:cnfStyle w:val="100000000000" w:firstRow="1" w:lastRow="0" w:firstColumn="0" w:lastColumn="0" w:oddVBand="0" w:evenVBand="0" w:oddHBand="0" w:evenHBand="0" w:firstRowFirstColumn="0" w:firstRowLastColumn="0" w:lastRowFirstColumn="0" w:lastRowLastColumn="0"/>
              <w:rPr>
                <w:del w:id="98" w:author="Claude (AI draft)" w:date="2026-09-07T00:00:00Z"/>
                <w:b w:val="0"/>
                <w:bCs w:val="0"/>
              </w:rPr>
            </w:pPr>
            <w:del w:id="99" w:author="Claude (AI draft)" w:date="2026-09-07T00:00:00Z">
              <w:r w:rsidRPr="625A8CD2">
                <w:delText>Alert Name</w:delText>
              </w:r>
            </w:del>
          </w:p>
        </w:tc>
      </w:tr>
      <w:tr w:rsidR="00AF7B03" w14:paraId="15DB492E" w14:textId="77777777" w:rsidTr="5085355C">
        <w:trPr>
          <w:trHeight w:val="300"/>
          <w:del w:id="100"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val="restart"/>
          </w:tcPr>
          <w:p w14:paraId="4079AE1A" w14:textId="77777777" w:rsidR="00AF7B03" w:rsidRDefault="00AF7B03">
            <w:pPr>
              <w:rPr>
                <w:del w:id="101" w:author="Claude (AI draft)" w:date="2026-09-07T00:00:00Z"/>
              </w:rPr>
            </w:pPr>
            <w:del w:id="102" w:author="Claude (AI draft)" w:date="2026-09-07T00:00:00Z">
              <w:r w:rsidRPr="625A8CD2">
                <w:delText>Alert_SourcesToBronze</w:delText>
              </w:r>
            </w:del>
          </w:p>
          <w:p w14:paraId="1718F969" w14:textId="77777777" w:rsidR="00AF7B03" w:rsidRDefault="00AF7B03">
            <w:pPr>
              <w:rPr>
                <w:del w:id="103" w:author="Claude (AI draft)" w:date="2026-09-07T00:00:00Z"/>
              </w:rPr>
            </w:pPr>
            <w:del w:id="104" w:author="Claude (AI draft)" w:date="2026-09-07T00:00:00Z">
              <w:r w:rsidRPr="625A8CD2">
                <w:lastRenderedPageBreak/>
                <w:delText>(to Bronze)</w:delText>
              </w:r>
            </w:del>
          </w:p>
        </w:tc>
        <w:tc>
          <w:tcPr>
            <w:tcW w:w="3345" w:type="dxa"/>
          </w:tcPr>
          <w:p w14:paraId="3424DC14"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05" w:author="Claude (AI draft)" w:date="2026-09-07T00:00:00Z"/>
              </w:rPr>
            </w:pPr>
            <w:del w:id="106" w:author="Claude (AI draft)" w:date="2026-09-07T00:00:00Z">
              <w:r w:rsidRPr="625A8CD2">
                <w:lastRenderedPageBreak/>
                <w:delText>L_BioNetToBronze</w:delText>
              </w:r>
            </w:del>
          </w:p>
        </w:tc>
        <w:tc>
          <w:tcPr>
            <w:tcW w:w="3724" w:type="dxa"/>
          </w:tcPr>
          <w:p w14:paraId="051BC82E"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07" w:author="Claude (AI draft)" w:date="2026-09-07T00:00:00Z"/>
              </w:rPr>
            </w:pPr>
            <w:del w:id="108" w:author="Claude (AI draft)" w:date="2026-09-07T00:00:00Z">
              <w:r w:rsidRPr="625A8CD2">
                <w:delText>L_BioNetToBronze alert</w:delText>
              </w:r>
            </w:del>
          </w:p>
        </w:tc>
      </w:tr>
      <w:tr w:rsidR="00AF7B03" w14:paraId="688BFA2A" w14:textId="77777777" w:rsidTr="5085355C">
        <w:trPr>
          <w:trHeight w:val="300"/>
          <w:del w:id="109"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18933398" w14:textId="77777777" w:rsidR="00AF7B03" w:rsidRDefault="00AF7B03">
            <w:pPr>
              <w:rPr>
                <w:del w:id="110" w:author="Claude (AI draft)" w:date="2026-09-07T00:00:00Z"/>
              </w:rPr>
            </w:pPr>
          </w:p>
        </w:tc>
        <w:tc>
          <w:tcPr>
            <w:tcW w:w="3345" w:type="dxa"/>
          </w:tcPr>
          <w:p w14:paraId="622F0570"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11" w:author="Claude (AI draft)" w:date="2026-09-07T00:00:00Z"/>
              </w:rPr>
            </w:pPr>
            <w:del w:id="112" w:author="Claude (AI draft)" w:date="2026-09-07T00:00:00Z">
              <w:r w:rsidRPr="625A8CD2">
                <w:delText>L_ePlanning_ToBronze</w:delText>
              </w:r>
            </w:del>
          </w:p>
        </w:tc>
        <w:tc>
          <w:tcPr>
            <w:tcW w:w="3724" w:type="dxa"/>
          </w:tcPr>
          <w:p w14:paraId="40F094DF"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13" w:author="Claude (AI draft)" w:date="2026-09-07T00:00:00Z"/>
              </w:rPr>
            </w:pPr>
            <w:del w:id="114" w:author="Claude (AI draft)" w:date="2026-09-07T00:00:00Z">
              <w:r w:rsidRPr="625A8CD2">
                <w:delText>L_ePlanning_ToBronze alert</w:delText>
              </w:r>
            </w:del>
          </w:p>
        </w:tc>
      </w:tr>
      <w:tr w:rsidR="00AF7B03" w14:paraId="37525A5A" w14:textId="77777777" w:rsidTr="5085355C">
        <w:trPr>
          <w:trHeight w:val="300"/>
          <w:del w:id="115"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5D08FE37" w14:textId="77777777" w:rsidR="00AF7B03" w:rsidRDefault="00AF7B03">
            <w:pPr>
              <w:rPr>
                <w:del w:id="116" w:author="Claude (AI draft)" w:date="2026-09-07T00:00:00Z"/>
              </w:rPr>
            </w:pPr>
          </w:p>
        </w:tc>
        <w:tc>
          <w:tcPr>
            <w:tcW w:w="3345" w:type="dxa"/>
          </w:tcPr>
          <w:p w14:paraId="3D0D5F78"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17" w:author="Claude (AI draft)" w:date="2026-09-07T00:00:00Z"/>
              </w:rPr>
            </w:pPr>
            <w:del w:id="118" w:author="Claude (AI draft)" w:date="2026-09-07T00:00:00Z">
              <w:r w:rsidRPr="625A8CD2">
                <w:delText>L_SharePointToBronze</w:delText>
              </w:r>
            </w:del>
          </w:p>
        </w:tc>
        <w:tc>
          <w:tcPr>
            <w:tcW w:w="3724" w:type="dxa"/>
          </w:tcPr>
          <w:p w14:paraId="4514501E"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19" w:author="Claude (AI draft)" w:date="2026-09-07T00:00:00Z"/>
              </w:rPr>
            </w:pPr>
            <w:del w:id="120" w:author="Claude (AI draft)" w:date="2026-09-07T00:00:00Z">
              <w:r w:rsidRPr="625A8CD2">
                <w:delText>L_SharePointToBronze alert</w:delText>
              </w:r>
            </w:del>
          </w:p>
        </w:tc>
      </w:tr>
      <w:tr w:rsidR="00AF7B03" w14:paraId="28413506" w14:textId="77777777" w:rsidTr="5085355C">
        <w:trPr>
          <w:trHeight w:val="300"/>
          <w:del w:id="121"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6D610529" w14:textId="77777777" w:rsidR="00AF7B03" w:rsidRDefault="00AF7B03">
            <w:pPr>
              <w:rPr>
                <w:del w:id="122" w:author="Claude (AI draft)" w:date="2026-09-07T00:00:00Z"/>
              </w:rPr>
            </w:pPr>
          </w:p>
        </w:tc>
        <w:tc>
          <w:tcPr>
            <w:tcW w:w="3345" w:type="dxa"/>
          </w:tcPr>
          <w:p w14:paraId="3E0FE743"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23" w:author="Claude (AI draft)" w:date="2026-09-07T00:00:00Z"/>
              </w:rPr>
            </w:pPr>
            <w:del w:id="124" w:author="Claude (AI draft)" w:date="2026-09-07T00:00:00Z">
              <w:r w:rsidRPr="625A8CD2">
                <w:delText>P_SalesForce_Ingestion_TopLevel</w:delText>
              </w:r>
            </w:del>
          </w:p>
        </w:tc>
        <w:tc>
          <w:tcPr>
            <w:tcW w:w="3724" w:type="dxa"/>
          </w:tcPr>
          <w:p w14:paraId="0327C870"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25" w:author="Claude (AI draft)" w:date="2026-09-07T00:00:00Z"/>
              </w:rPr>
            </w:pPr>
            <w:del w:id="126" w:author="Claude (AI draft)" w:date="2026-09-07T00:00:00Z">
              <w:r w:rsidRPr="625A8CD2">
                <w:delText>P_SalesForce_Ingestion_TopLevel alert</w:delText>
              </w:r>
            </w:del>
          </w:p>
        </w:tc>
      </w:tr>
      <w:tr w:rsidR="5085355C" w14:paraId="6A7027EE" w14:textId="77777777" w:rsidTr="5085355C">
        <w:trPr>
          <w:trHeight w:val="300"/>
          <w:del w:id="127"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164571C4" w14:textId="77777777" w:rsidR="003745BD" w:rsidRDefault="003745BD">
            <w:pPr>
              <w:rPr>
                <w:del w:id="128" w:author="Claude (AI draft)" w:date="2026-09-07T00:00:00Z"/>
              </w:rPr>
            </w:pPr>
          </w:p>
        </w:tc>
        <w:tc>
          <w:tcPr>
            <w:tcW w:w="3345" w:type="dxa"/>
          </w:tcPr>
          <w:p w14:paraId="6A99F6BF" w14:textId="5FCAFBCB" w:rsidR="5E936D2F" w:rsidRDefault="5E936D2F" w:rsidP="5085355C">
            <w:pPr>
              <w:cnfStyle w:val="000000000000" w:firstRow="0" w:lastRow="0" w:firstColumn="0" w:lastColumn="0" w:oddVBand="0" w:evenVBand="0" w:oddHBand="0" w:evenHBand="0" w:firstRowFirstColumn="0" w:firstRowLastColumn="0" w:lastRowFirstColumn="0" w:lastRowLastColumn="0"/>
              <w:rPr>
                <w:del w:id="129" w:author="Claude (AI draft)" w:date="2026-09-07T00:00:00Z"/>
              </w:rPr>
            </w:pPr>
            <w:del w:id="130" w:author="Claude (AI draft)" w:date="2026-09-07T00:00:00Z">
              <w:r>
                <w:delText>P_Planning_Ingestion_TopLevel</w:delText>
              </w:r>
            </w:del>
          </w:p>
        </w:tc>
        <w:tc>
          <w:tcPr>
            <w:tcW w:w="3724" w:type="dxa"/>
          </w:tcPr>
          <w:p w14:paraId="451911F2" w14:textId="5C7FEB40" w:rsidR="5E936D2F" w:rsidRDefault="5E936D2F" w:rsidP="5085355C">
            <w:pPr>
              <w:cnfStyle w:val="000000000000" w:firstRow="0" w:lastRow="0" w:firstColumn="0" w:lastColumn="0" w:oddVBand="0" w:evenVBand="0" w:oddHBand="0" w:evenHBand="0" w:firstRowFirstColumn="0" w:firstRowLastColumn="0" w:lastRowFirstColumn="0" w:lastRowLastColumn="0"/>
              <w:rPr>
                <w:del w:id="131" w:author="Claude (AI draft)" w:date="2026-09-07T00:00:00Z"/>
              </w:rPr>
            </w:pPr>
            <w:del w:id="132" w:author="Claude (AI draft)" w:date="2026-09-07T00:00:00Z">
              <w:r>
                <w:delText>P_Planning_Ingestion_TopLevel alert</w:delText>
              </w:r>
            </w:del>
          </w:p>
        </w:tc>
      </w:tr>
      <w:tr w:rsidR="00AF7B03" w14:paraId="4D2A4416" w14:textId="77777777" w:rsidTr="5085355C">
        <w:trPr>
          <w:trHeight w:val="300"/>
          <w:del w:id="133"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val="restart"/>
          </w:tcPr>
          <w:p w14:paraId="689BF3D5" w14:textId="77777777" w:rsidR="00AF7B03" w:rsidRDefault="00AF7B03">
            <w:pPr>
              <w:rPr>
                <w:del w:id="134" w:author="Claude (AI draft)" w:date="2026-09-07T00:00:00Z"/>
              </w:rPr>
            </w:pPr>
            <w:del w:id="135" w:author="Claude (AI draft)" w:date="2026-09-07T00:00:00Z">
              <w:r w:rsidRPr="625A8CD2">
                <w:delText>Alerts_MasterPipelines</w:delText>
              </w:r>
            </w:del>
          </w:p>
          <w:p w14:paraId="41E61C41" w14:textId="77777777" w:rsidR="00AF7B03" w:rsidRDefault="00AF7B03">
            <w:pPr>
              <w:rPr>
                <w:del w:id="136" w:author="Claude (AI draft)" w:date="2026-09-07T00:00:00Z"/>
              </w:rPr>
            </w:pPr>
            <w:del w:id="137" w:author="Claude (AI draft)" w:date="2026-09-07T00:00:00Z">
              <w:r w:rsidRPr="625A8CD2">
                <w:delText>(for Master Pipelines)</w:delText>
              </w:r>
            </w:del>
          </w:p>
        </w:tc>
        <w:tc>
          <w:tcPr>
            <w:tcW w:w="3345" w:type="dxa"/>
          </w:tcPr>
          <w:p w14:paraId="33D6B657"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38" w:author="Claude (AI draft)" w:date="2026-09-07T00:00:00Z"/>
              </w:rPr>
            </w:pPr>
            <w:del w:id="139" w:author="Claude (AI draft)" w:date="2026-09-07T00:00:00Z">
              <w:r w:rsidRPr="625A8CD2">
                <w:delText>P_BioNet_Ingestion_Master</w:delText>
              </w:r>
            </w:del>
          </w:p>
        </w:tc>
        <w:tc>
          <w:tcPr>
            <w:tcW w:w="3724" w:type="dxa"/>
          </w:tcPr>
          <w:p w14:paraId="4F1E0172"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40" w:author="Claude (AI draft)" w:date="2026-09-07T00:00:00Z"/>
              </w:rPr>
            </w:pPr>
            <w:del w:id="141" w:author="Claude (AI draft)" w:date="2026-09-07T00:00:00Z">
              <w:r w:rsidRPr="625A8CD2">
                <w:delText>P_BioNet_Ingestion_Master alert</w:delText>
              </w:r>
            </w:del>
          </w:p>
        </w:tc>
      </w:tr>
      <w:tr w:rsidR="00AF7B03" w14:paraId="12AF038C" w14:textId="77777777" w:rsidTr="5085355C">
        <w:trPr>
          <w:trHeight w:val="300"/>
          <w:del w:id="142"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6982D961" w14:textId="77777777" w:rsidR="00AF7B03" w:rsidRDefault="00AF7B03">
            <w:pPr>
              <w:rPr>
                <w:del w:id="143" w:author="Claude (AI draft)" w:date="2026-09-07T00:00:00Z"/>
              </w:rPr>
            </w:pPr>
          </w:p>
        </w:tc>
        <w:tc>
          <w:tcPr>
            <w:tcW w:w="3345" w:type="dxa"/>
          </w:tcPr>
          <w:p w14:paraId="5BDA52D3"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44" w:author="Claude (AI draft)" w:date="2026-09-07T00:00:00Z"/>
              </w:rPr>
            </w:pPr>
            <w:del w:id="145" w:author="Claude (AI draft)" w:date="2026-09-07T00:00:00Z">
              <w:r w:rsidRPr="625A8CD2">
                <w:delText>P_ePlanning_Ingestion_Master</w:delText>
              </w:r>
            </w:del>
          </w:p>
        </w:tc>
        <w:tc>
          <w:tcPr>
            <w:tcW w:w="3724" w:type="dxa"/>
          </w:tcPr>
          <w:p w14:paraId="61A85AC4"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46" w:author="Claude (AI draft)" w:date="2026-09-07T00:00:00Z"/>
              </w:rPr>
            </w:pPr>
            <w:del w:id="147" w:author="Claude (AI draft)" w:date="2026-09-07T00:00:00Z">
              <w:r w:rsidRPr="625A8CD2">
                <w:delText>P_ePlanning_Ingestion_Master alert</w:delText>
              </w:r>
            </w:del>
          </w:p>
        </w:tc>
      </w:tr>
      <w:tr w:rsidR="00AF7B03" w14:paraId="2806B957" w14:textId="77777777" w:rsidTr="5085355C">
        <w:trPr>
          <w:trHeight w:val="300"/>
          <w:del w:id="148"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5F27CC60" w14:textId="77777777" w:rsidR="00AF7B03" w:rsidRDefault="00AF7B03">
            <w:pPr>
              <w:rPr>
                <w:del w:id="149" w:author="Claude (AI draft)" w:date="2026-09-07T00:00:00Z"/>
              </w:rPr>
            </w:pPr>
          </w:p>
        </w:tc>
        <w:tc>
          <w:tcPr>
            <w:tcW w:w="3345" w:type="dxa"/>
          </w:tcPr>
          <w:p w14:paraId="14D879C3"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50" w:author="Claude (AI draft)" w:date="2026-09-07T00:00:00Z"/>
              </w:rPr>
            </w:pPr>
            <w:del w:id="151" w:author="Claude (AI draft)" w:date="2026-09-07T00:00:00Z">
              <w:r w:rsidRPr="625A8CD2">
                <w:delText>P_Gold_Ingestion_Master</w:delText>
              </w:r>
            </w:del>
          </w:p>
        </w:tc>
        <w:tc>
          <w:tcPr>
            <w:tcW w:w="3724" w:type="dxa"/>
          </w:tcPr>
          <w:p w14:paraId="4FC3DD1E"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52" w:author="Claude (AI draft)" w:date="2026-09-07T00:00:00Z"/>
              </w:rPr>
            </w:pPr>
            <w:del w:id="153" w:author="Claude (AI draft)" w:date="2026-09-07T00:00:00Z">
              <w:r w:rsidRPr="625A8CD2">
                <w:delText>P_Gold_Ingestion_Master alert</w:delText>
              </w:r>
            </w:del>
          </w:p>
        </w:tc>
      </w:tr>
      <w:tr w:rsidR="00AF7B03" w14:paraId="6EDA663B" w14:textId="77777777" w:rsidTr="5085355C">
        <w:trPr>
          <w:trHeight w:val="300"/>
          <w:del w:id="154"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25011899" w14:textId="77777777" w:rsidR="00AF7B03" w:rsidRDefault="00AF7B03">
            <w:pPr>
              <w:rPr>
                <w:del w:id="155" w:author="Claude (AI draft)" w:date="2026-09-07T00:00:00Z"/>
              </w:rPr>
            </w:pPr>
          </w:p>
        </w:tc>
        <w:tc>
          <w:tcPr>
            <w:tcW w:w="3345" w:type="dxa"/>
          </w:tcPr>
          <w:p w14:paraId="36195ED4"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56" w:author="Claude (AI draft)" w:date="2026-09-07T00:00:00Z"/>
              </w:rPr>
            </w:pPr>
            <w:del w:id="157" w:author="Claude (AI draft)" w:date="2026-09-07T00:00:00Z">
              <w:r w:rsidRPr="625A8CD2">
                <w:delText>P_GOULDBD_Ingestion_Master</w:delText>
              </w:r>
            </w:del>
          </w:p>
        </w:tc>
        <w:tc>
          <w:tcPr>
            <w:tcW w:w="3724" w:type="dxa"/>
          </w:tcPr>
          <w:p w14:paraId="0657BC2B"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58" w:author="Claude (AI draft)" w:date="2026-09-07T00:00:00Z"/>
              </w:rPr>
            </w:pPr>
            <w:del w:id="159" w:author="Claude (AI draft)" w:date="2026-09-07T00:00:00Z">
              <w:r w:rsidRPr="625A8CD2">
                <w:delText>P_GOULDBD_Ingestion_Master alert</w:delText>
              </w:r>
            </w:del>
          </w:p>
        </w:tc>
      </w:tr>
      <w:tr w:rsidR="00AF7B03" w14:paraId="38F8207F" w14:textId="77777777" w:rsidTr="5085355C">
        <w:trPr>
          <w:trHeight w:val="300"/>
          <w:del w:id="160"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4B90D081" w14:textId="77777777" w:rsidR="00AF7B03" w:rsidRDefault="00AF7B03">
            <w:pPr>
              <w:rPr>
                <w:del w:id="161" w:author="Claude (AI draft)" w:date="2026-09-07T00:00:00Z"/>
              </w:rPr>
            </w:pPr>
          </w:p>
        </w:tc>
        <w:tc>
          <w:tcPr>
            <w:tcW w:w="3345" w:type="dxa"/>
          </w:tcPr>
          <w:p w14:paraId="0D9BD46F"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62" w:author="Claude (AI draft)" w:date="2026-09-07T00:00:00Z"/>
              </w:rPr>
            </w:pPr>
            <w:del w:id="163" w:author="Claude (AI draft)" w:date="2026-09-07T00:00:00Z">
              <w:r w:rsidRPr="625A8CD2">
                <w:delText>P_Metadata_Ingestion_Master</w:delText>
              </w:r>
            </w:del>
          </w:p>
        </w:tc>
        <w:tc>
          <w:tcPr>
            <w:tcW w:w="3724" w:type="dxa"/>
          </w:tcPr>
          <w:p w14:paraId="2E316B8F"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64" w:author="Claude (AI draft)" w:date="2026-09-07T00:00:00Z"/>
              </w:rPr>
            </w:pPr>
            <w:del w:id="165" w:author="Claude (AI draft)" w:date="2026-09-07T00:00:00Z">
              <w:r w:rsidRPr="625A8CD2">
                <w:delText>P_Metadata_Ingestion_Master alert</w:delText>
              </w:r>
            </w:del>
          </w:p>
        </w:tc>
      </w:tr>
      <w:tr w:rsidR="00AF7B03" w14:paraId="7C00949D" w14:textId="77777777" w:rsidTr="5085355C">
        <w:trPr>
          <w:trHeight w:val="300"/>
          <w:del w:id="166"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22036FEC" w14:textId="77777777" w:rsidR="00AF7B03" w:rsidRDefault="00AF7B03">
            <w:pPr>
              <w:rPr>
                <w:del w:id="167" w:author="Claude (AI draft)" w:date="2026-09-07T00:00:00Z"/>
              </w:rPr>
            </w:pPr>
          </w:p>
        </w:tc>
        <w:tc>
          <w:tcPr>
            <w:tcW w:w="3345" w:type="dxa"/>
          </w:tcPr>
          <w:p w14:paraId="78E964A8"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68" w:author="Claude (AI draft)" w:date="2026-09-07T00:00:00Z"/>
              </w:rPr>
            </w:pPr>
            <w:del w:id="169" w:author="Claude (AI draft)" w:date="2026-09-07T00:00:00Z">
              <w:r w:rsidRPr="625A8CD2">
                <w:delText>P_SalesForce_Ingestion_Master</w:delText>
              </w:r>
            </w:del>
          </w:p>
        </w:tc>
        <w:tc>
          <w:tcPr>
            <w:tcW w:w="3724" w:type="dxa"/>
          </w:tcPr>
          <w:p w14:paraId="2CC77C84"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70" w:author="Claude (AI draft)" w:date="2026-09-07T00:00:00Z"/>
              </w:rPr>
            </w:pPr>
            <w:del w:id="171" w:author="Claude (AI draft)" w:date="2026-09-07T00:00:00Z">
              <w:r w:rsidRPr="625A8CD2">
                <w:delText>P_SalesForce_Ingestion_Master alert</w:delText>
              </w:r>
            </w:del>
          </w:p>
        </w:tc>
      </w:tr>
      <w:tr w:rsidR="00AF7B03" w14:paraId="73210639" w14:textId="77777777" w:rsidTr="5085355C">
        <w:trPr>
          <w:trHeight w:val="300"/>
          <w:del w:id="172"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3D5241DF" w14:textId="77777777" w:rsidR="00AF7B03" w:rsidRDefault="00AF7B03">
            <w:pPr>
              <w:rPr>
                <w:del w:id="173" w:author="Claude (AI draft)" w:date="2026-09-07T00:00:00Z"/>
              </w:rPr>
            </w:pPr>
          </w:p>
        </w:tc>
        <w:tc>
          <w:tcPr>
            <w:tcW w:w="3345" w:type="dxa"/>
          </w:tcPr>
          <w:p w14:paraId="17B5E526"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74" w:author="Claude (AI draft)" w:date="2026-09-07T00:00:00Z"/>
              </w:rPr>
            </w:pPr>
            <w:del w:id="175" w:author="Claude (AI draft)" w:date="2026-09-07T00:00:00Z">
              <w:r w:rsidRPr="625A8CD2">
                <w:delText>P_SharePoint_Ingestion_Master</w:delText>
              </w:r>
            </w:del>
          </w:p>
        </w:tc>
        <w:tc>
          <w:tcPr>
            <w:tcW w:w="3724" w:type="dxa"/>
          </w:tcPr>
          <w:p w14:paraId="3824B42D"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76" w:author="Claude (AI draft)" w:date="2026-09-07T00:00:00Z"/>
              </w:rPr>
            </w:pPr>
            <w:del w:id="177" w:author="Claude (AI draft)" w:date="2026-09-07T00:00:00Z">
              <w:r w:rsidRPr="625A8CD2">
                <w:delText>P_SharePoint_Ingestion_Master alert</w:delText>
              </w:r>
            </w:del>
          </w:p>
        </w:tc>
      </w:tr>
      <w:tr w:rsidR="5085355C" w14:paraId="63A4A9A4" w14:textId="77777777" w:rsidTr="5085355C">
        <w:trPr>
          <w:trHeight w:val="300"/>
          <w:del w:id="178"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4CF38B06" w14:textId="77777777" w:rsidR="003745BD" w:rsidRDefault="003745BD">
            <w:pPr>
              <w:rPr>
                <w:del w:id="179" w:author="Claude (AI draft)" w:date="2026-09-07T00:00:00Z"/>
              </w:rPr>
            </w:pPr>
          </w:p>
        </w:tc>
        <w:tc>
          <w:tcPr>
            <w:tcW w:w="3345" w:type="dxa"/>
          </w:tcPr>
          <w:p w14:paraId="38CBA343" w14:textId="100542CA" w:rsidR="62F0160D" w:rsidRDefault="62F0160D" w:rsidP="5085355C">
            <w:pPr>
              <w:cnfStyle w:val="000000000000" w:firstRow="0" w:lastRow="0" w:firstColumn="0" w:lastColumn="0" w:oddVBand="0" w:evenVBand="0" w:oddHBand="0" w:evenHBand="0" w:firstRowFirstColumn="0" w:firstRowLastColumn="0" w:lastRowFirstColumn="0" w:lastRowLastColumn="0"/>
              <w:rPr>
                <w:del w:id="180" w:author="Claude (AI draft)" w:date="2026-09-07T00:00:00Z"/>
              </w:rPr>
            </w:pPr>
            <w:del w:id="181" w:author="Claude (AI draft)" w:date="2026-09-07T00:00:00Z">
              <w:r>
                <w:delText>P_Planning_Ingestion_Master</w:delText>
              </w:r>
            </w:del>
          </w:p>
        </w:tc>
        <w:tc>
          <w:tcPr>
            <w:tcW w:w="3724" w:type="dxa"/>
          </w:tcPr>
          <w:p w14:paraId="6828A970" w14:textId="19DB2081" w:rsidR="62F0160D" w:rsidRDefault="62F0160D" w:rsidP="5085355C">
            <w:pPr>
              <w:cnfStyle w:val="000000000000" w:firstRow="0" w:lastRow="0" w:firstColumn="0" w:lastColumn="0" w:oddVBand="0" w:evenVBand="0" w:oddHBand="0" w:evenHBand="0" w:firstRowFirstColumn="0" w:firstRowLastColumn="0" w:lastRowFirstColumn="0" w:lastRowLastColumn="0"/>
              <w:rPr>
                <w:del w:id="182" w:author="Claude (AI draft)" w:date="2026-09-07T00:00:00Z"/>
              </w:rPr>
            </w:pPr>
            <w:del w:id="183" w:author="Claude (AI draft)" w:date="2026-09-07T00:00:00Z">
              <w:r>
                <w:delText>P_Planning_Ingestion_Master alert</w:delText>
              </w:r>
            </w:del>
          </w:p>
        </w:tc>
      </w:tr>
    </w:tbl>
    <w:p w14:paraId="54F6DCAA" w14:textId="62C387C2" w:rsidR="008F3C5B" w:rsidRDefault="00000000">
      <w:pPr>
        <w:spacing w:before="120" w:after="120"/>
        <w:rPr>
          <w:ins w:id="184" w:author="Claude (AI draft)" w:date="2026-09-07T00:00:00Z"/>
        </w:rPr>
      </w:pPr>
      <w:ins w:id="185" w:author="Claude (AI draft)" w:date="2026-09-07T00:00:00Z">
        <w:r>
          <w:t xml:space="preserve">Alerting is provided by a single Fabric Data Activator (Reflex) item, </w:t>
        </w:r>
      </w:ins>
      <w:ins w:id="186" w:author="Jack Foster" w:date="2026-09-07T16:47:00Z" w16du:dateUtc="2026-09-07T06:47:00Z">
        <w:r w:rsidR="004276D2" w:rsidRPr="004276D2">
          <w:rPr>
            <w:rFonts w:ascii="Consolas" w:hAnsi="Consolas" w:cs="Consolas"/>
          </w:rPr>
          <w:t>Alerts_MasterPipelines</w:t>
        </w:r>
      </w:ins>
      <w:ins w:id="187" w:author="Claude (AI draft)" w:date="2026-09-07T00:00:00Z">
        <w:r>
          <w:t xml:space="preserve">, which raises a notification when a master data pipeline stops completing successfully. It is driven entirely by the pipeline monitoring solution described in Section 3.8: the daily collector notebook publishes the current master-pipeline status to an Event Hub, the </w:t>
        </w:r>
        <w:r>
          <w:rPr>
            <w:rFonts w:ascii="Consolas" w:hAnsi="Consolas" w:cs="Consolas"/>
          </w:rPr>
          <w:t>ES_Pipeline_Monitoring</w:t>
        </w:r>
        <w:r>
          <w:t xml:space="preserve"> eventstream forwards those events to the Activator, and the Activator evaluates them against one rule.</w:t>
        </w:r>
      </w:ins>
    </w:p>
    <w:p w14:paraId="1D7C5448" w14:textId="77777777" w:rsidR="008F3C5B" w:rsidRDefault="00000000">
      <w:pPr>
        <w:spacing w:before="120" w:after="120"/>
        <w:rPr>
          <w:ins w:id="188" w:author="Claude (AI draft)" w:date="2026-09-07T00:00:00Z"/>
        </w:rPr>
      </w:pPr>
      <w:ins w:id="189" w:author="Claude (AI draft)" w:date="2026-09-07T00:00:00Z">
        <w:r>
          <w:t>This replaces the earlier approach, in which separate Activator rules were configured against Fabric job events for each individual master pipeline and for each source-to-Bronze load. Those rules have been retired: alerting is now scoped to the single source and single rule documented below, which covers every pipeline the monitoring solution treats as a master pipeline rather than an enumerated list.</w:t>
        </w:r>
      </w:ins>
    </w:p>
    <w:p w14:paraId="45B9FE8F" w14:textId="77777777" w:rsidR="008F3C5B" w:rsidRDefault="00000000">
      <w:pPr>
        <w:pStyle w:val="Heading3"/>
        <w:rPr>
          <w:ins w:id="190" w:author="Claude (AI draft)" w:date="2026-09-07T00:00:00Z"/>
          <w:lang w:val="en-AU"/>
        </w:rPr>
      </w:pPr>
      <w:ins w:id="191" w:author="Claude (AI draft)" w:date="2026-09-07T00:00:00Z">
        <w:r>
          <w:t>Alert source and object model</w:t>
        </w:r>
      </w:ins>
    </w:p>
    <w:p w14:paraId="0B679AD4" w14:textId="77777777" w:rsidR="008F3C5B" w:rsidRDefault="00000000">
      <w:pPr>
        <w:spacing w:before="120" w:after="120"/>
        <w:rPr>
          <w:ins w:id="192" w:author="Claude (AI draft)" w:date="2026-09-07T00:00:00Z"/>
        </w:rPr>
      </w:pPr>
      <w:ins w:id="193" w:author="Claude (AI draft)" w:date="2026-09-07T00:00:00Z">
        <w:r>
          <w:t xml:space="preserve">The Activator defines one object, </w:t>
        </w:r>
        <w:r>
          <w:rPr>
            <w:rFonts w:ascii="Consolas" w:hAnsi="Consolas" w:cs="Consolas"/>
          </w:rPr>
          <w:t>master_pipelines</w:t>
        </w:r>
        <w:r>
          <w:t xml:space="preserve">, whose instances are identified by the </w:t>
        </w:r>
        <w:r>
          <w:rPr>
            <w:rFonts w:ascii="Consolas" w:hAnsi="Consolas" w:cs="Consolas"/>
          </w:rPr>
          <w:t>ItemName</w:t>
        </w:r>
        <w:r>
          <w:t xml:space="preserve"> field of the incoming event — that is, Activator tracks state separately for each master pipeline, keyed on the pipeline's item name. The eventstream is registered as an authoritative source and split on that field, so each event updates the state of exactly one pipeline instance.</w:t>
        </w:r>
      </w:ins>
    </w:p>
    <w:p w14:paraId="20AB798E" w14:textId="77777777" w:rsidR="008F3C5B" w:rsidRDefault="00000000">
      <w:pPr>
        <w:spacing w:before="120" w:after="120"/>
        <w:rPr>
          <w:ins w:id="194" w:author="Claude (AI draft)" w:date="2026-09-07T00:00:00Z"/>
        </w:rPr>
      </w:pPr>
      <w:ins w:id="195" w:author="Claude (AI draft)" w:date="2026-09-07T00:00:00Z">
        <w:r>
          <w:t xml:space="preserve">A single attribute is monitored: </w:t>
        </w:r>
        <w:r>
          <w:rPr>
            <w:rFonts w:ascii="Consolas" w:hAnsi="Consolas" w:cs="Consolas"/>
          </w:rPr>
          <w:t>master_status_tricolour</w:t>
        </w:r>
        <w:r>
          <w:t>, taken from the event payload and typed as text. This is the same three-way Success / Partial / Failed classification the report presents, computed upstream in the alert-state view rather than in the semantic model, so the alert and the report agree on a pipeline's status.</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Change w:id="196" w:author="Jack Foster" w:date="2026-09-07T16:51:00Z" w16du:dateUtc="2026-09-07T06:51:00Z">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PrChange>
      </w:tblPr>
      <w:tblGrid>
        <w:gridCol w:w="2630"/>
        <w:gridCol w:w="6574"/>
        <w:tblGridChange w:id="197">
          <w:tblGrid>
            <w:gridCol w:w="2630"/>
            <w:gridCol w:w="6574"/>
          </w:tblGrid>
        </w:tblGridChange>
      </w:tblGrid>
      <w:tr w:rsidR="008F3C5B" w14:paraId="297DB8F8" w14:textId="77777777" w:rsidTr="004276D2">
        <w:trPr>
          <w:tblHeader/>
          <w:ins w:id="198" w:author="Claude (AI draft)" w:date="2026-09-07T00:00:00Z"/>
          <w:trPrChange w:id="199" w:author="Jack Foster" w:date="2026-09-07T16:51:00Z" w16du:dateUtc="2026-09-07T06:51:00Z">
            <w:trPr>
              <w:tblHeader/>
            </w:trPr>
          </w:trPrChange>
        </w:trPr>
        <w:tc>
          <w:tcPr>
            <w:tcW w:w="2630" w:type="dxa"/>
            <w:shd w:val="clear" w:color="auto" w:fill="D9E2F3"/>
            <w:tcPrChange w:id="200" w:author="Jack Foster" w:date="2026-09-07T16:51:00Z" w16du:dateUtc="2026-09-07T06:51:00Z">
              <w:tcPr>
                <w:tcW w:w="2600" w:type="dxa"/>
                <w:shd w:val="clear" w:color="auto" w:fill="D9E2F3"/>
              </w:tcPr>
            </w:tcPrChange>
          </w:tcPr>
          <w:p w14:paraId="6D62FB73" w14:textId="77777777" w:rsidR="008F3C5B" w:rsidRDefault="00000000">
            <w:pPr>
              <w:rPr>
                <w:ins w:id="201" w:author="Claude (AI draft)" w:date="2026-09-07T00:00:00Z"/>
              </w:rPr>
            </w:pPr>
            <w:ins w:id="202" w:author="Claude (AI draft)" w:date="2026-09-07T00:00:00Z">
              <w:r>
                <w:rPr>
                  <w:b/>
                </w:rPr>
                <w:t>Setting</w:t>
              </w:r>
            </w:ins>
          </w:p>
        </w:tc>
        <w:tc>
          <w:tcPr>
            <w:tcW w:w="6574" w:type="dxa"/>
            <w:shd w:val="clear" w:color="auto" w:fill="D9E2F3"/>
            <w:tcPrChange w:id="203" w:author="Jack Foster" w:date="2026-09-07T16:51:00Z" w16du:dateUtc="2026-09-07T06:51:00Z">
              <w:tcPr>
                <w:tcW w:w="6500" w:type="dxa"/>
                <w:shd w:val="clear" w:color="auto" w:fill="D9E2F3"/>
              </w:tcPr>
            </w:tcPrChange>
          </w:tcPr>
          <w:p w14:paraId="095553D5" w14:textId="77777777" w:rsidR="008F3C5B" w:rsidRDefault="00000000">
            <w:pPr>
              <w:rPr>
                <w:ins w:id="204" w:author="Claude (AI draft)" w:date="2026-09-07T00:00:00Z"/>
              </w:rPr>
            </w:pPr>
            <w:ins w:id="205" w:author="Claude (AI draft)" w:date="2026-09-07T00:00:00Z">
              <w:r>
                <w:rPr>
                  <w:b/>
                </w:rPr>
                <w:t>Value</w:t>
              </w:r>
            </w:ins>
          </w:p>
        </w:tc>
      </w:tr>
      <w:tr w:rsidR="008F3C5B" w14:paraId="08704E01" w14:textId="77777777" w:rsidTr="004276D2">
        <w:trPr>
          <w:ins w:id="206" w:author="Claude (AI draft)" w:date="2026-09-07T00:00:00Z"/>
        </w:trPr>
        <w:tc>
          <w:tcPr>
            <w:tcW w:w="2630" w:type="dxa"/>
            <w:tcPrChange w:id="207" w:author="Jack Foster" w:date="2026-09-07T16:51:00Z" w16du:dateUtc="2026-09-07T06:51:00Z">
              <w:tcPr>
                <w:tcW w:w="2600" w:type="dxa"/>
              </w:tcPr>
            </w:tcPrChange>
          </w:tcPr>
          <w:p w14:paraId="572DCA79" w14:textId="77777777" w:rsidR="008F3C5B" w:rsidRDefault="00000000">
            <w:pPr>
              <w:rPr>
                <w:ins w:id="208" w:author="Claude (AI draft)" w:date="2026-09-07T00:00:00Z"/>
              </w:rPr>
            </w:pPr>
            <w:ins w:id="209" w:author="Claude (AI draft)" w:date="2026-09-07T00:00:00Z">
              <w:r>
                <w:t>Activator item</w:t>
              </w:r>
            </w:ins>
          </w:p>
        </w:tc>
        <w:tc>
          <w:tcPr>
            <w:tcW w:w="6574" w:type="dxa"/>
            <w:tcPrChange w:id="210" w:author="Jack Foster" w:date="2026-09-07T16:51:00Z" w16du:dateUtc="2026-09-07T06:51:00Z">
              <w:tcPr>
                <w:tcW w:w="6500" w:type="dxa"/>
              </w:tcPr>
            </w:tcPrChange>
          </w:tcPr>
          <w:p w14:paraId="12BD6FA2" w14:textId="4CFF230A" w:rsidR="008F3C5B" w:rsidRDefault="004276D2">
            <w:pPr>
              <w:rPr>
                <w:ins w:id="211" w:author="Claude (AI draft)" w:date="2026-09-07T00:00:00Z"/>
              </w:rPr>
            </w:pPr>
            <w:ins w:id="212" w:author="Jack Foster" w:date="2026-09-07T16:48:00Z" w16du:dateUtc="2026-09-07T06:48:00Z">
              <w:r w:rsidRPr="004276D2">
                <w:rPr>
                  <w:rFonts w:ascii="Consolas" w:hAnsi="Consolas" w:cs="Consolas"/>
                </w:rPr>
                <w:t>Alerts_MasterPipelines</w:t>
              </w:r>
            </w:ins>
          </w:p>
        </w:tc>
      </w:tr>
      <w:tr w:rsidR="008F3C5B" w14:paraId="2DFD96D7" w14:textId="77777777" w:rsidTr="004276D2">
        <w:trPr>
          <w:ins w:id="213" w:author="Claude (AI draft)" w:date="2026-09-07T00:00:00Z"/>
        </w:trPr>
        <w:tc>
          <w:tcPr>
            <w:tcW w:w="2630" w:type="dxa"/>
            <w:tcPrChange w:id="214" w:author="Jack Foster" w:date="2026-09-07T16:51:00Z" w16du:dateUtc="2026-09-07T06:51:00Z">
              <w:tcPr>
                <w:tcW w:w="2600" w:type="dxa"/>
              </w:tcPr>
            </w:tcPrChange>
          </w:tcPr>
          <w:p w14:paraId="2347CE99" w14:textId="77777777" w:rsidR="008F3C5B" w:rsidRDefault="00000000">
            <w:pPr>
              <w:rPr>
                <w:ins w:id="215" w:author="Claude (AI draft)" w:date="2026-09-07T00:00:00Z"/>
              </w:rPr>
            </w:pPr>
            <w:ins w:id="216" w:author="Claude (AI draft)" w:date="2026-09-07T00:00:00Z">
              <w:r>
                <w:t>Source</w:t>
              </w:r>
            </w:ins>
          </w:p>
        </w:tc>
        <w:tc>
          <w:tcPr>
            <w:tcW w:w="6574" w:type="dxa"/>
            <w:tcPrChange w:id="217" w:author="Jack Foster" w:date="2026-09-07T16:51:00Z" w16du:dateUtc="2026-09-07T06:51:00Z">
              <w:tcPr>
                <w:tcW w:w="6500" w:type="dxa"/>
              </w:tcPr>
            </w:tcPrChange>
          </w:tcPr>
          <w:p w14:paraId="14CD95EE" w14:textId="4D898120" w:rsidR="008F3C5B" w:rsidRDefault="00000000">
            <w:pPr>
              <w:rPr>
                <w:ins w:id="218" w:author="Claude (AI draft)" w:date="2026-09-07T00:00:00Z"/>
              </w:rPr>
            </w:pPr>
            <w:ins w:id="219" w:author="Claude (AI draft)" w:date="2026-09-07T00:00:00Z">
              <w:r>
                <w:t xml:space="preserve">Eventstream — </w:t>
              </w:r>
              <w:r>
                <w:rPr>
                  <w:rFonts w:ascii="Consolas" w:hAnsi="Consolas" w:cs="Consolas"/>
                </w:rPr>
                <w:t>ES_Pipeline_Monitoring</w:t>
              </w:r>
              <w:r>
                <w:t xml:space="preserve"> </w:t>
              </w:r>
            </w:ins>
          </w:p>
        </w:tc>
      </w:tr>
      <w:tr w:rsidR="008F3C5B" w14:paraId="433426F8" w14:textId="77777777" w:rsidTr="004276D2">
        <w:trPr>
          <w:ins w:id="220" w:author="Claude (AI draft)" w:date="2026-09-07T00:00:00Z"/>
        </w:trPr>
        <w:tc>
          <w:tcPr>
            <w:tcW w:w="2630" w:type="dxa"/>
            <w:tcPrChange w:id="221" w:author="Jack Foster" w:date="2026-09-07T16:51:00Z" w16du:dateUtc="2026-09-07T06:51:00Z">
              <w:tcPr>
                <w:tcW w:w="2600" w:type="dxa"/>
              </w:tcPr>
            </w:tcPrChange>
          </w:tcPr>
          <w:p w14:paraId="7490859A" w14:textId="77777777" w:rsidR="008F3C5B" w:rsidRDefault="00000000">
            <w:pPr>
              <w:rPr>
                <w:ins w:id="222" w:author="Claude (AI draft)" w:date="2026-09-07T00:00:00Z"/>
              </w:rPr>
            </w:pPr>
            <w:ins w:id="223" w:author="Claude (AI draft)" w:date="2026-09-07T00:00:00Z">
              <w:r>
                <w:t>Stream</w:t>
              </w:r>
            </w:ins>
          </w:p>
        </w:tc>
        <w:tc>
          <w:tcPr>
            <w:tcW w:w="6574" w:type="dxa"/>
            <w:tcPrChange w:id="224" w:author="Jack Foster" w:date="2026-09-07T16:51:00Z" w16du:dateUtc="2026-09-07T06:51:00Z">
              <w:tcPr>
                <w:tcW w:w="6500" w:type="dxa"/>
              </w:tcPr>
            </w:tcPrChange>
          </w:tcPr>
          <w:p w14:paraId="67625A6E" w14:textId="77777777" w:rsidR="008F3C5B" w:rsidRDefault="00000000">
            <w:pPr>
              <w:rPr>
                <w:ins w:id="225" w:author="Claude (AI draft)" w:date="2026-09-07T00:00:00Z"/>
              </w:rPr>
            </w:pPr>
            <w:ins w:id="226" w:author="Claude (AI draft)" w:date="2026-09-07T00:00:00Z">
              <w:r>
                <w:rPr>
                  <w:rFonts w:ascii="Consolas" w:hAnsi="Consolas" w:cs="Consolas"/>
                </w:rPr>
                <w:t>ES_Pipeline_Monitoring-stream</w:t>
              </w:r>
            </w:ins>
          </w:p>
        </w:tc>
      </w:tr>
      <w:tr w:rsidR="008F3C5B" w14:paraId="3242DEF5" w14:textId="77777777" w:rsidTr="004276D2">
        <w:trPr>
          <w:ins w:id="227" w:author="Claude (AI draft)" w:date="2026-09-07T00:00:00Z"/>
        </w:trPr>
        <w:tc>
          <w:tcPr>
            <w:tcW w:w="2630" w:type="dxa"/>
            <w:tcPrChange w:id="228" w:author="Jack Foster" w:date="2026-09-07T16:51:00Z" w16du:dateUtc="2026-09-07T06:51:00Z">
              <w:tcPr>
                <w:tcW w:w="2600" w:type="dxa"/>
              </w:tcPr>
            </w:tcPrChange>
          </w:tcPr>
          <w:p w14:paraId="42C7DF58" w14:textId="77777777" w:rsidR="008F3C5B" w:rsidRDefault="00000000">
            <w:pPr>
              <w:rPr>
                <w:ins w:id="229" w:author="Claude (AI draft)" w:date="2026-09-07T00:00:00Z"/>
              </w:rPr>
            </w:pPr>
            <w:ins w:id="230" w:author="Claude (AI draft)" w:date="2026-09-07T00:00:00Z">
              <w:r>
                <w:t>Object</w:t>
              </w:r>
            </w:ins>
          </w:p>
        </w:tc>
        <w:tc>
          <w:tcPr>
            <w:tcW w:w="6574" w:type="dxa"/>
            <w:tcPrChange w:id="231" w:author="Jack Foster" w:date="2026-09-07T16:51:00Z" w16du:dateUtc="2026-09-07T06:51:00Z">
              <w:tcPr>
                <w:tcW w:w="6500" w:type="dxa"/>
              </w:tcPr>
            </w:tcPrChange>
          </w:tcPr>
          <w:p w14:paraId="08D0185A" w14:textId="77777777" w:rsidR="008F3C5B" w:rsidRDefault="00000000">
            <w:pPr>
              <w:rPr>
                <w:ins w:id="232" w:author="Claude (AI draft)" w:date="2026-09-07T00:00:00Z"/>
              </w:rPr>
            </w:pPr>
            <w:ins w:id="233" w:author="Claude (AI draft)" w:date="2026-09-07T00:00:00Z">
              <w:r>
                <w:rPr>
                  <w:rFonts w:ascii="Consolas" w:hAnsi="Consolas" w:cs="Consolas"/>
                </w:rPr>
                <w:t>master_pipelines</w:t>
              </w:r>
            </w:ins>
          </w:p>
        </w:tc>
      </w:tr>
      <w:tr w:rsidR="008F3C5B" w14:paraId="6D779B84" w14:textId="77777777" w:rsidTr="004276D2">
        <w:trPr>
          <w:ins w:id="234" w:author="Claude (AI draft)" w:date="2026-09-07T00:00:00Z"/>
        </w:trPr>
        <w:tc>
          <w:tcPr>
            <w:tcW w:w="2630" w:type="dxa"/>
            <w:tcPrChange w:id="235" w:author="Jack Foster" w:date="2026-09-07T16:51:00Z" w16du:dateUtc="2026-09-07T06:51:00Z">
              <w:tcPr>
                <w:tcW w:w="2600" w:type="dxa"/>
              </w:tcPr>
            </w:tcPrChange>
          </w:tcPr>
          <w:p w14:paraId="4A702190" w14:textId="77777777" w:rsidR="008F3C5B" w:rsidRDefault="00000000">
            <w:pPr>
              <w:rPr>
                <w:ins w:id="236" w:author="Claude (AI draft)" w:date="2026-09-07T00:00:00Z"/>
              </w:rPr>
            </w:pPr>
            <w:ins w:id="237" w:author="Claude (AI draft)" w:date="2026-09-07T00:00:00Z">
              <w:r>
                <w:t>Instance identifier</w:t>
              </w:r>
            </w:ins>
          </w:p>
        </w:tc>
        <w:tc>
          <w:tcPr>
            <w:tcW w:w="6574" w:type="dxa"/>
            <w:tcPrChange w:id="238" w:author="Jack Foster" w:date="2026-09-07T16:51:00Z" w16du:dateUtc="2026-09-07T06:51:00Z">
              <w:tcPr>
                <w:tcW w:w="6500" w:type="dxa"/>
              </w:tcPr>
            </w:tcPrChange>
          </w:tcPr>
          <w:p w14:paraId="4AC472DE" w14:textId="77777777" w:rsidR="008F3C5B" w:rsidRDefault="00000000">
            <w:pPr>
              <w:rPr>
                <w:ins w:id="239" w:author="Claude (AI draft)" w:date="2026-09-07T00:00:00Z"/>
              </w:rPr>
            </w:pPr>
            <w:ins w:id="240" w:author="Claude (AI draft)" w:date="2026-09-07T00:00:00Z">
              <w:r>
                <w:rPr>
                  <w:rFonts w:ascii="Consolas" w:hAnsi="Consolas" w:cs="Consolas"/>
                </w:rPr>
                <w:t>ItemName</w:t>
              </w:r>
              <w:r>
                <w:t xml:space="preserve"> (text)</w:t>
              </w:r>
            </w:ins>
          </w:p>
        </w:tc>
      </w:tr>
      <w:tr w:rsidR="008F3C5B" w14:paraId="7CE3218A" w14:textId="77777777" w:rsidTr="004276D2">
        <w:trPr>
          <w:ins w:id="241" w:author="Claude (AI draft)" w:date="2026-09-07T00:00:00Z"/>
        </w:trPr>
        <w:tc>
          <w:tcPr>
            <w:tcW w:w="2630" w:type="dxa"/>
            <w:tcPrChange w:id="242" w:author="Jack Foster" w:date="2026-09-07T16:51:00Z" w16du:dateUtc="2026-09-07T06:51:00Z">
              <w:tcPr>
                <w:tcW w:w="2600" w:type="dxa"/>
              </w:tcPr>
            </w:tcPrChange>
          </w:tcPr>
          <w:p w14:paraId="2096143C" w14:textId="77777777" w:rsidR="008F3C5B" w:rsidRDefault="00000000">
            <w:pPr>
              <w:rPr>
                <w:ins w:id="243" w:author="Claude (AI draft)" w:date="2026-09-07T00:00:00Z"/>
              </w:rPr>
            </w:pPr>
            <w:ins w:id="244" w:author="Claude (AI draft)" w:date="2026-09-07T00:00:00Z">
              <w:r>
                <w:t>Monitored attribute</w:t>
              </w:r>
            </w:ins>
          </w:p>
        </w:tc>
        <w:tc>
          <w:tcPr>
            <w:tcW w:w="6574" w:type="dxa"/>
            <w:tcPrChange w:id="245" w:author="Jack Foster" w:date="2026-09-07T16:51:00Z" w16du:dateUtc="2026-09-07T06:51:00Z">
              <w:tcPr>
                <w:tcW w:w="6500" w:type="dxa"/>
              </w:tcPr>
            </w:tcPrChange>
          </w:tcPr>
          <w:p w14:paraId="3893103F" w14:textId="77777777" w:rsidR="008F3C5B" w:rsidRDefault="00000000">
            <w:pPr>
              <w:rPr>
                <w:ins w:id="246" w:author="Claude (AI draft)" w:date="2026-09-07T00:00:00Z"/>
              </w:rPr>
            </w:pPr>
            <w:ins w:id="247" w:author="Claude (AI draft)" w:date="2026-09-07T00:00:00Z">
              <w:r>
                <w:rPr>
                  <w:rFonts w:ascii="Consolas" w:hAnsi="Consolas" w:cs="Consolas"/>
                </w:rPr>
                <w:t>master_status_tricolour</w:t>
              </w:r>
              <w:r>
                <w:t xml:space="preserve"> (text)</w:t>
              </w:r>
            </w:ins>
          </w:p>
        </w:tc>
      </w:tr>
    </w:tbl>
    <w:p w14:paraId="308AB77A" w14:textId="77777777" w:rsidR="008F3C5B" w:rsidRDefault="00000000">
      <w:pPr>
        <w:pStyle w:val="Heading3"/>
        <w:rPr>
          <w:ins w:id="248" w:author="Claude (AI draft)" w:date="2026-09-07T00:00:00Z"/>
          <w:lang w:val="en-AU"/>
        </w:rPr>
      </w:pPr>
      <w:ins w:id="249" w:author="Claude (AI draft)" w:date="2026-09-07T00:00:00Z">
        <w:r>
          <w:t>Alert rule</w:t>
        </w:r>
      </w:ins>
    </w:p>
    <w:p w14:paraId="54AD7F0A" w14:textId="77777777" w:rsidR="008F3C5B" w:rsidRDefault="00000000">
      <w:pPr>
        <w:spacing w:before="120" w:after="120"/>
        <w:rPr>
          <w:ins w:id="250" w:author="Claude (AI draft)" w:date="2026-09-07T00:00:00Z"/>
        </w:rPr>
      </w:pPr>
      <w:ins w:id="251" w:author="Claude (AI draft)" w:date="2026-09-07T00:00:00Z">
        <w:r>
          <w:t xml:space="preserve">One rule is defined, </w:t>
        </w:r>
        <w:r>
          <w:rPr>
            <w:i/>
          </w:rPr>
          <w:t>ES_Pipeline_Monitoring-stream alert</w:t>
        </w:r>
        <w:r>
          <w:t>.</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30"/>
        <w:gridCol w:w="6574"/>
      </w:tblGrid>
      <w:tr w:rsidR="008F3C5B" w14:paraId="674E63E3" w14:textId="77777777">
        <w:trPr>
          <w:tblHeader/>
          <w:ins w:id="252" w:author="Claude (AI draft)" w:date="2026-09-07T00:00:00Z"/>
        </w:trPr>
        <w:tc>
          <w:tcPr>
            <w:tcW w:w="2600" w:type="dxa"/>
            <w:shd w:val="clear" w:color="auto" w:fill="D9E2F3"/>
          </w:tcPr>
          <w:p w14:paraId="1EEF738F" w14:textId="77777777" w:rsidR="008F3C5B" w:rsidRDefault="00000000">
            <w:pPr>
              <w:rPr>
                <w:ins w:id="253" w:author="Claude (AI draft)" w:date="2026-09-07T00:00:00Z"/>
              </w:rPr>
            </w:pPr>
            <w:ins w:id="254" w:author="Claude (AI draft)" w:date="2026-09-07T00:00:00Z">
              <w:r>
                <w:rPr>
                  <w:b/>
                </w:rPr>
                <w:lastRenderedPageBreak/>
                <w:t>Setting</w:t>
              </w:r>
            </w:ins>
          </w:p>
        </w:tc>
        <w:tc>
          <w:tcPr>
            <w:tcW w:w="6500" w:type="dxa"/>
            <w:shd w:val="clear" w:color="auto" w:fill="D9E2F3"/>
          </w:tcPr>
          <w:p w14:paraId="6330EF04" w14:textId="77777777" w:rsidR="008F3C5B" w:rsidRDefault="00000000">
            <w:pPr>
              <w:rPr>
                <w:ins w:id="255" w:author="Claude (AI draft)" w:date="2026-09-07T00:00:00Z"/>
              </w:rPr>
            </w:pPr>
            <w:ins w:id="256" w:author="Claude (AI draft)" w:date="2026-09-07T00:00:00Z">
              <w:r>
                <w:rPr>
                  <w:b/>
                </w:rPr>
                <w:t>Value</w:t>
              </w:r>
            </w:ins>
          </w:p>
        </w:tc>
      </w:tr>
      <w:tr w:rsidR="008F3C5B" w14:paraId="0C2FF329" w14:textId="77777777">
        <w:trPr>
          <w:ins w:id="257" w:author="Claude (AI draft)" w:date="2026-09-07T00:00:00Z"/>
        </w:trPr>
        <w:tc>
          <w:tcPr>
            <w:tcW w:w="2600" w:type="dxa"/>
          </w:tcPr>
          <w:p w14:paraId="455AE9D6" w14:textId="77777777" w:rsidR="008F3C5B" w:rsidRDefault="00000000">
            <w:pPr>
              <w:rPr>
                <w:ins w:id="258" w:author="Claude (AI draft)" w:date="2026-09-07T00:00:00Z"/>
              </w:rPr>
            </w:pPr>
            <w:ins w:id="259" w:author="Claude (AI draft)" w:date="2026-09-07T00:00:00Z">
              <w:r>
                <w:t>Rule name</w:t>
              </w:r>
            </w:ins>
          </w:p>
        </w:tc>
        <w:tc>
          <w:tcPr>
            <w:tcW w:w="6500" w:type="dxa"/>
          </w:tcPr>
          <w:p w14:paraId="4BC97F92" w14:textId="77777777" w:rsidR="008F3C5B" w:rsidRDefault="00000000">
            <w:pPr>
              <w:rPr>
                <w:ins w:id="260" w:author="Claude (AI draft)" w:date="2026-09-07T00:00:00Z"/>
              </w:rPr>
            </w:pPr>
            <w:ins w:id="261" w:author="Claude (AI draft)" w:date="2026-09-07T00:00:00Z">
              <w:r>
                <w:rPr>
                  <w:i/>
                </w:rPr>
                <w:t>ES_Pipeline_Monitoring-stream alert</w:t>
              </w:r>
            </w:ins>
          </w:p>
        </w:tc>
      </w:tr>
      <w:tr w:rsidR="008F3C5B" w14:paraId="0D905295" w14:textId="77777777">
        <w:trPr>
          <w:ins w:id="262" w:author="Claude (AI draft)" w:date="2026-09-07T00:00:00Z"/>
        </w:trPr>
        <w:tc>
          <w:tcPr>
            <w:tcW w:w="2600" w:type="dxa"/>
          </w:tcPr>
          <w:p w14:paraId="26902DAF" w14:textId="77777777" w:rsidR="008F3C5B" w:rsidRDefault="00000000">
            <w:pPr>
              <w:rPr>
                <w:ins w:id="263" w:author="Claude (AI draft)" w:date="2026-09-07T00:00:00Z"/>
              </w:rPr>
            </w:pPr>
            <w:ins w:id="264" w:author="Claude (AI draft)" w:date="2026-09-07T00:00:00Z">
              <w:r>
                <w:t>Event</w:t>
              </w:r>
            </w:ins>
          </w:p>
        </w:tc>
        <w:tc>
          <w:tcPr>
            <w:tcW w:w="6500" w:type="dxa"/>
          </w:tcPr>
          <w:p w14:paraId="0435587C" w14:textId="77777777" w:rsidR="008F3C5B" w:rsidRDefault="00000000">
            <w:pPr>
              <w:rPr>
                <w:ins w:id="265" w:author="Claude (AI draft)" w:date="2026-09-07T00:00:00Z"/>
              </w:rPr>
            </w:pPr>
            <w:ins w:id="266" w:author="Claude (AI draft)" w:date="2026-09-07T00:00:00Z">
              <w:r>
                <w:rPr>
                  <w:rFonts w:ascii="Consolas" w:hAnsi="Consolas" w:cs="Consolas"/>
                </w:rPr>
                <w:t>ES_Pipeline_Monitoring-stream</w:t>
              </w:r>
              <w:r>
                <w:t xml:space="preserve"> on the </w:t>
              </w:r>
              <w:r>
                <w:rPr>
                  <w:rFonts w:ascii="Consolas" w:hAnsi="Consolas" w:cs="Consolas"/>
                </w:rPr>
                <w:t>master_pipelines</w:t>
              </w:r>
              <w:r>
                <w:t xml:space="preserve"> object</w:t>
              </w:r>
            </w:ins>
          </w:p>
        </w:tc>
      </w:tr>
      <w:tr w:rsidR="008F3C5B" w14:paraId="5DB0AF3B" w14:textId="77777777">
        <w:trPr>
          <w:ins w:id="267" w:author="Claude (AI draft)" w:date="2026-09-07T00:00:00Z"/>
        </w:trPr>
        <w:tc>
          <w:tcPr>
            <w:tcW w:w="2600" w:type="dxa"/>
          </w:tcPr>
          <w:p w14:paraId="74BCE72E" w14:textId="77777777" w:rsidR="008F3C5B" w:rsidRDefault="00000000">
            <w:pPr>
              <w:rPr>
                <w:ins w:id="268" w:author="Claude (AI draft)" w:date="2026-09-07T00:00:00Z"/>
              </w:rPr>
            </w:pPr>
            <w:ins w:id="269" w:author="Claude (AI draft)" w:date="2026-09-07T00:00:00Z">
              <w:r>
                <w:t>Condition</w:t>
              </w:r>
            </w:ins>
          </w:p>
        </w:tc>
        <w:tc>
          <w:tcPr>
            <w:tcW w:w="6500" w:type="dxa"/>
          </w:tcPr>
          <w:p w14:paraId="0DFDD3BD" w14:textId="77777777" w:rsidR="008F3C5B" w:rsidRDefault="00000000">
            <w:pPr>
              <w:rPr>
                <w:ins w:id="270" w:author="Claude (AI draft)" w:date="2026-09-07T00:00:00Z"/>
              </w:rPr>
            </w:pPr>
            <w:ins w:id="271" w:author="Claude (AI draft)" w:date="2026-09-07T00:00:00Z">
              <w:r>
                <w:rPr>
                  <w:rFonts w:ascii="Consolas" w:hAnsi="Consolas" w:cs="Consolas"/>
                </w:rPr>
                <w:t>master_status_tricolour</w:t>
              </w:r>
              <w:r>
                <w:t xml:space="preserve"> changes from </w:t>
              </w:r>
              <w:r>
                <w:rPr>
                  <w:rFonts w:ascii="Consolas" w:hAnsi="Consolas" w:cs="Consolas"/>
                </w:rPr>
                <w:t>Success</w:t>
              </w:r>
            </w:ins>
          </w:p>
        </w:tc>
      </w:tr>
      <w:tr w:rsidR="008F3C5B" w14:paraId="6615BAF6" w14:textId="77777777">
        <w:trPr>
          <w:ins w:id="272" w:author="Claude (AI draft)" w:date="2026-09-07T00:00:00Z"/>
        </w:trPr>
        <w:tc>
          <w:tcPr>
            <w:tcW w:w="2600" w:type="dxa"/>
          </w:tcPr>
          <w:p w14:paraId="5E3F65C4" w14:textId="77777777" w:rsidR="008F3C5B" w:rsidRDefault="00000000">
            <w:pPr>
              <w:rPr>
                <w:ins w:id="273" w:author="Claude (AI draft)" w:date="2026-09-07T00:00:00Z"/>
              </w:rPr>
            </w:pPr>
            <w:ins w:id="274" w:author="Claude (AI draft)" w:date="2026-09-07T00:00:00Z">
              <w:r>
                <w:t>Occurrence</w:t>
              </w:r>
            </w:ins>
          </w:p>
        </w:tc>
        <w:tc>
          <w:tcPr>
            <w:tcW w:w="6500" w:type="dxa"/>
          </w:tcPr>
          <w:p w14:paraId="412FE94B" w14:textId="77777777" w:rsidR="008F3C5B" w:rsidRDefault="00000000">
            <w:pPr>
              <w:rPr>
                <w:ins w:id="275" w:author="Claude (AI draft)" w:date="2026-09-07T00:00:00Z"/>
              </w:rPr>
            </w:pPr>
            <w:ins w:id="276" w:author="Claude (AI draft)" w:date="2026-09-07T00:00:00Z">
              <w:r>
                <w:t>Each time the condition is met</w:t>
              </w:r>
            </w:ins>
          </w:p>
        </w:tc>
      </w:tr>
      <w:tr w:rsidR="008F3C5B" w14:paraId="2C3464FD" w14:textId="77777777">
        <w:trPr>
          <w:ins w:id="277" w:author="Claude (AI draft)" w:date="2026-09-07T00:00:00Z"/>
        </w:trPr>
        <w:tc>
          <w:tcPr>
            <w:tcW w:w="2600" w:type="dxa"/>
          </w:tcPr>
          <w:p w14:paraId="6AB24B9A" w14:textId="77777777" w:rsidR="008F3C5B" w:rsidRDefault="00000000">
            <w:pPr>
              <w:rPr>
                <w:ins w:id="278" w:author="Claude (AI draft)" w:date="2026-09-07T00:00:00Z"/>
              </w:rPr>
            </w:pPr>
            <w:ins w:id="279" w:author="Claude (AI draft)" w:date="2026-09-07T00:00:00Z">
              <w:r>
                <w:t>Action</w:t>
              </w:r>
            </w:ins>
          </w:p>
        </w:tc>
        <w:tc>
          <w:tcPr>
            <w:tcW w:w="6500" w:type="dxa"/>
          </w:tcPr>
          <w:p w14:paraId="550B43C9" w14:textId="77777777" w:rsidR="008F3C5B" w:rsidRDefault="00000000">
            <w:pPr>
              <w:rPr>
                <w:ins w:id="280" w:author="Claude (AI draft)" w:date="2026-09-07T00:00:00Z"/>
              </w:rPr>
            </w:pPr>
            <w:ins w:id="281" w:author="Claude (AI draft)" w:date="2026-09-07T00:00:00Z">
              <w:r>
                <w:t>Microsoft Teams message</w:t>
              </w:r>
            </w:ins>
          </w:p>
        </w:tc>
      </w:tr>
      <w:tr w:rsidR="008F3C5B" w14:paraId="55FB0427" w14:textId="77777777">
        <w:trPr>
          <w:ins w:id="282" w:author="Claude (AI draft)" w:date="2026-09-07T00:00:00Z"/>
        </w:trPr>
        <w:tc>
          <w:tcPr>
            <w:tcW w:w="2600" w:type="dxa"/>
          </w:tcPr>
          <w:p w14:paraId="7113181F" w14:textId="77777777" w:rsidR="008F3C5B" w:rsidRDefault="00000000">
            <w:pPr>
              <w:rPr>
                <w:ins w:id="283" w:author="Claude (AI draft)" w:date="2026-09-07T00:00:00Z"/>
              </w:rPr>
            </w:pPr>
            <w:ins w:id="284" w:author="Claude (AI draft)" w:date="2026-09-07T00:00:00Z">
              <w:r>
                <w:t>Recipients</w:t>
              </w:r>
            </w:ins>
          </w:p>
        </w:tc>
        <w:tc>
          <w:tcPr>
            <w:tcW w:w="6500" w:type="dxa"/>
          </w:tcPr>
          <w:p w14:paraId="049151C7" w14:textId="515BF9B5" w:rsidR="008F3C5B" w:rsidRDefault="008D638F">
            <w:pPr>
              <w:rPr>
                <w:ins w:id="285" w:author="Claude (AI draft)" w:date="2026-09-07T00:00:00Z"/>
              </w:rPr>
            </w:pPr>
            <w:r>
              <w:t>Appropriate respondees</w:t>
            </w:r>
          </w:p>
        </w:tc>
      </w:tr>
      <w:tr w:rsidR="008F3C5B" w14:paraId="6345907D" w14:textId="77777777">
        <w:trPr>
          <w:ins w:id="286" w:author="Claude (AI draft)" w:date="2026-09-07T00:00:00Z"/>
        </w:trPr>
        <w:tc>
          <w:tcPr>
            <w:tcW w:w="2600" w:type="dxa"/>
          </w:tcPr>
          <w:p w14:paraId="19DB233D" w14:textId="77777777" w:rsidR="008F3C5B" w:rsidRDefault="00000000">
            <w:pPr>
              <w:rPr>
                <w:ins w:id="287" w:author="Claude (AI draft)" w:date="2026-09-07T00:00:00Z"/>
              </w:rPr>
            </w:pPr>
            <w:ins w:id="288" w:author="Claude (AI draft)" w:date="2026-09-07T00:00:00Z">
              <w:r>
                <w:t>State</w:t>
              </w:r>
            </w:ins>
          </w:p>
        </w:tc>
        <w:tc>
          <w:tcPr>
            <w:tcW w:w="6500" w:type="dxa"/>
          </w:tcPr>
          <w:p w14:paraId="06E39130" w14:textId="77777777" w:rsidR="008F3C5B" w:rsidRDefault="00000000">
            <w:pPr>
              <w:rPr>
                <w:ins w:id="289" w:author="Claude (AI draft)" w:date="2026-09-07T00:00:00Z"/>
              </w:rPr>
            </w:pPr>
            <w:ins w:id="290" w:author="Claude (AI draft)" w:date="2026-09-07T00:00:00Z">
              <w:r>
                <w:t>Active. The rule is also set to re-apply on update.</w:t>
              </w:r>
            </w:ins>
          </w:p>
        </w:tc>
      </w:tr>
    </w:tbl>
    <w:p w14:paraId="7EC4F222" w14:textId="77777777" w:rsidR="008F3C5B" w:rsidRDefault="00000000">
      <w:pPr>
        <w:spacing w:before="120" w:after="120"/>
        <w:rPr>
          <w:ins w:id="291" w:author="Claude (AI draft)" w:date="2026-09-07T00:00:00Z"/>
        </w:rPr>
      </w:pPr>
      <w:ins w:id="292" w:author="Claude (AI draft)" w:date="2026-09-07T00:00:00Z">
        <w:r>
          <w:t xml:space="preserve">Because the condition is a change away from </w:t>
        </w:r>
        <w:r>
          <w:rPr>
            <w:rFonts w:ascii="Consolas" w:hAnsi="Consolas" w:cs="Consolas"/>
          </w:rPr>
          <w:t>Success</w:t>
        </w:r>
        <w:r>
          <w:t>, a pipeline that moves from Success to either Partial or Failed will alert, and a pipeline that remains in a non-Success state across successive collections will not re-alert until its status changes again. As the upstream collection runs once daily at 08:00 AUS Eastern (Section 3.8.7), the practical alert cadence is at most once per day per pipeline.</w:t>
        </w:r>
      </w:ins>
    </w:p>
    <w:p w14:paraId="648A03AD" w14:textId="77777777" w:rsidR="008F3C5B" w:rsidRDefault="00000000">
      <w:pPr>
        <w:pStyle w:val="Heading3"/>
        <w:rPr>
          <w:ins w:id="293" w:author="Claude (AI draft)" w:date="2026-09-07T00:00:00Z"/>
          <w:lang w:val="en-AU"/>
        </w:rPr>
      </w:pPr>
      <w:ins w:id="294" w:author="Claude (AI draft)" w:date="2026-09-07T00:00:00Z">
        <w:r>
          <w:t>Notification content</w:t>
        </w:r>
      </w:ins>
    </w:p>
    <w:p w14:paraId="1DBBF178" w14:textId="77777777" w:rsidR="008F3C5B" w:rsidRDefault="00000000">
      <w:pPr>
        <w:spacing w:before="120" w:after="120"/>
        <w:rPr>
          <w:ins w:id="295" w:author="Claude (AI draft)" w:date="2026-09-07T00:00:00Z"/>
        </w:rPr>
      </w:pPr>
      <w:ins w:id="296" w:author="Claude (AI draft)" w:date="2026-09-07T00:00:00Z">
        <w:r>
          <w:t>The Teams message headline names the failed pipeline (</w:t>
        </w:r>
        <w:r>
          <w:rPr>
            <w:i/>
          </w:rPr>
          <w:t>Master pipeline failed: &lt;ItemName&gt;</w:t>
        </w:r>
        <w:r>
          <w:t>). The message body carries the following fields from the event payload:</w:t>
        </w:r>
      </w:ins>
    </w:p>
    <w:p w14:paraId="4E2B5877" w14:textId="77777777" w:rsidR="008F3C5B" w:rsidRDefault="00000000">
      <w:pPr>
        <w:pStyle w:val="ListParagraph"/>
        <w:numPr>
          <w:ilvl w:val="0"/>
          <w:numId w:val="3"/>
        </w:numPr>
        <w:rPr>
          <w:ins w:id="297" w:author="Claude (AI draft)" w:date="2026-09-07T00:00:00Z"/>
        </w:rPr>
      </w:pPr>
      <w:ins w:id="298" w:author="Claude (AI draft)" w:date="2026-09-07T00:00:00Z">
        <w:r>
          <w:rPr>
            <w:rFonts w:ascii="Consolas" w:hAnsi="Consolas" w:cs="Consolas"/>
          </w:rPr>
          <w:t>ItemName</w:t>
        </w:r>
        <w:r>
          <w:t xml:space="preserve"> — the master pipeline that failed</w:t>
        </w:r>
      </w:ins>
    </w:p>
    <w:p w14:paraId="6FEDBF32" w14:textId="77777777" w:rsidR="008F3C5B" w:rsidRDefault="00000000">
      <w:pPr>
        <w:pStyle w:val="ListParagraph"/>
        <w:numPr>
          <w:ilvl w:val="0"/>
          <w:numId w:val="3"/>
        </w:numPr>
        <w:rPr>
          <w:ins w:id="299" w:author="Claude (AI draft)" w:date="2026-09-07T00:00:00Z"/>
        </w:rPr>
      </w:pPr>
      <w:ins w:id="300" w:author="Claude (AI draft)" w:date="2026-09-07T00:00:00Z">
        <w:r>
          <w:rPr>
            <w:rFonts w:ascii="Consolas" w:hAnsi="Consolas" w:cs="Consolas"/>
          </w:rPr>
          <w:t>checkedAtUtc</w:t>
        </w:r>
        <w:r>
          <w:t xml:space="preserve"> — the time the monitoring collection observed the status</w:t>
        </w:r>
      </w:ins>
    </w:p>
    <w:p w14:paraId="0ECCC592" w14:textId="77777777" w:rsidR="008F3C5B" w:rsidRDefault="00000000">
      <w:pPr>
        <w:pStyle w:val="ListParagraph"/>
        <w:numPr>
          <w:ilvl w:val="0"/>
          <w:numId w:val="3"/>
        </w:numPr>
        <w:rPr>
          <w:ins w:id="301" w:author="Claude (AI draft)" w:date="2026-09-07T00:00:00Z"/>
        </w:rPr>
      </w:pPr>
      <w:ins w:id="302" w:author="Claude (AI draft)" w:date="2026-09-07T00:00:00Z">
        <w:r>
          <w:rPr>
            <w:rFonts w:ascii="Consolas" w:hAnsi="Consolas" w:cs="Consolas"/>
          </w:rPr>
          <w:t>pipelineRunId</w:t>
        </w:r>
        <w:r>
          <w:t xml:space="preserve"> — the Fabric run ID, for lookup in Monitor</w:t>
        </w:r>
      </w:ins>
    </w:p>
    <w:p w14:paraId="60C434CC" w14:textId="77777777" w:rsidR="008F3C5B" w:rsidRDefault="00000000">
      <w:pPr>
        <w:pStyle w:val="ListParagraph"/>
        <w:numPr>
          <w:ilvl w:val="0"/>
          <w:numId w:val="3"/>
        </w:numPr>
        <w:rPr>
          <w:ins w:id="303" w:author="Claude (AI draft)" w:date="2026-09-07T00:00:00Z"/>
        </w:rPr>
      </w:pPr>
      <w:ins w:id="304" w:author="Claude (AI draft)" w:date="2026-09-07T00:00:00Z">
        <w:r>
          <w:rPr>
            <w:rFonts w:ascii="Consolas" w:hAnsi="Consolas" w:cs="Consolas"/>
          </w:rPr>
          <w:t>failureReason_errorCode</w:t>
        </w:r>
        <w:r>
          <w:t xml:space="preserve"> — the error code reported by Fabric</w:t>
        </w:r>
      </w:ins>
    </w:p>
    <w:p w14:paraId="622A703E" w14:textId="77777777" w:rsidR="008F3C5B" w:rsidRDefault="00000000">
      <w:pPr>
        <w:pStyle w:val="ListParagraph"/>
        <w:numPr>
          <w:ilvl w:val="0"/>
          <w:numId w:val="3"/>
        </w:numPr>
        <w:rPr>
          <w:ins w:id="305" w:author="Claude (AI draft)" w:date="2026-09-07T00:00:00Z"/>
        </w:rPr>
      </w:pPr>
      <w:ins w:id="306" w:author="Claude (AI draft)" w:date="2026-09-07T00:00:00Z">
        <w:r>
          <w:rPr>
            <w:rFonts w:ascii="Consolas" w:hAnsi="Consolas" w:cs="Consolas"/>
          </w:rPr>
          <w:t>failureReason_message</w:t>
        </w:r>
        <w:r>
          <w:t xml:space="preserve"> — the failure detail, truncated upstream to 800 characters</w:t>
        </w:r>
      </w:ins>
    </w:p>
    <w:p w14:paraId="1120D737" w14:textId="77777777" w:rsidR="008F3C5B" w:rsidRDefault="00000000">
      <w:pPr>
        <w:pStyle w:val="ListParagraph"/>
        <w:numPr>
          <w:ilvl w:val="0"/>
          <w:numId w:val="3"/>
        </w:numPr>
        <w:rPr>
          <w:ins w:id="307" w:author="Claude (AI draft)" w:date="2026-09-07T00:00:00Z"/>
        </w:rPr>
      </w:pPr>
      <w:ins w:id="308" w:author="Claude (AI draft)" w:date="2026-09-07T00:00:00Z">
        <w:r>
          <w:rPr>
            <w:rFonts w:ascii="Consolas" w:hAnsi="Consolas" w:cs="Consolas"/>
          </w:rPr>
          <w:t>failed_children</w:t>
        </w:r>
        <w:r>
          <w:t xml:space="preserve"> — the number of child activities that failed</w:t>
        </w:r>
      </w:ins>
    </w:p>
    <w:p w14:paraId="33ED008B" w14:textId="77777777" w:rsidR="008F3C5B" w:rsidRDefault="00000000">
      <w:pPr>
        <w:pStyle w:val="ListParagraph"/>
        <w:numPr>
          <w:ilvl w:val="0"/>
          <w:numId w:val="3"/>
        </w:numPr>
        <w:rPr>
          <w:ins w:id="309" w:author="Claude (AI draft)" w:date="2026-09-07T00:00:00Z"/>
        </w:rPr>
      </w:pPr>
      <w:ins w:id="310" w:author="Claude (AI draft)" w:date="2026-09-07T00:00:00Z">
        <w:r>
          <w:rPr>
            <w:rFonts w:ascii="Consolas" w:hAnsi="Consolas" w:cs="Consolas"/>
          </w:rPr>
          <w:t>succeeded_children</w:t>
        </w:r>
        <w:r>
          <w:t xml:space="preserve"> — the number of child activities that succeeded</w:t>
        </w:r>
      </w:ins>
    </w:p>
    <w:p w14:paraId="263AAABE" w14:textId="77777777" w:rsidR="008F3C5B" w:rsidRDefault="00000000">
      <w:pPr>
        <w:spacing w:before="120" w:after="120"/>
        <w:rPr>
          <w:ins w:id="311" w:author="Claude (AI draft)" w:date="2026-09-07T00:00:00Z"/>
        </w:rPr>
      </w:pPr>
      <w:ins w:id="312" w:author="Claude (AI draft)" w:date="2026-09-07T00:00:00Z">
        <w:r>
          <w:t>The failed and succeeded child activity counts are what allow the recipient to distinguish a wholly failed pipeline from a partial failure directly from the notification, without opening the report.</w:t>
        </w:r>
      </w:ins>
    </w:p>
    <w:p w14:paraId="65956BE9" w14:textId="77777777" w:rsidR="00AF7B03" w:rsidRPr="00CA41D2" w:rsidRDefault="00AF7B03" w:rsidP="00AF7B03">
      <w:r w:rsidRPr="00CA41D2">
        <w:t>Example Alert notification:</w:t>
      </w:r>
    </w:p>
    <w:p w14:paraId="3059A3B6" w14:textId="77777777" w:rsidR="00AF7B03" w:rsidRPr="00E95A3C" w:rsidRDefault="00AF7B03" w:rsidP="00AF7B03">
      <w:commentRangeStart w:id="313"/>
      <w:r w:rsidRPr="004276D2">
        <w:rPr>
          <w:noProof/>
          <w:highlight w:val="yellow"/>
        </w:rPr>
        <w:lastRenderedPageBreak/>
        <w:drawing>
          <wp:inline distT="0" distB="0" distL="0" distR="0" wp14:anchorId="2A3FB2E8" wp14:editId="68BF3DA1">
            <wp:extent cx="2867025" cy="5857875"/>
            <wp:effectExtent l="0" t="0" r="0" b="0"/>
            <wp:docPr id="313669482" name="Picture 313669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2867025" cy="5857875"/>
                    </a:xfrm>
                    <a:prstGeom prst="rect">
                      <a:avLst/>
                    </a:prstGeom>
                  </pic:spPr>
                </pic:pic>
              </a:graphicData>
            </a:graphic>
          </wp:inline>
        </w:drawing>
      </w:r>
      <w:commentRangeEnd w:id="313"/>
      <w:r w:rsidR="004276D2" w:rsidRPr="00E95A3C">
        <w:rPr>
          <w:rStyle w:val="CommentReference"/>
          <w:sz w:val="22"/>
          <w:szCs w:val="22"/>
        </w:rPr>
        <w:commentReference w:id="313"/>
      </w:r>
    </w:p>
    <w:p w14:paraId="79EA3D54" w14:textId="77777777" w:rsidR="00AF7B03" w:rsidRDefault="00AF7B03" w:rsidP="00AF7B03">
      <w:pPr>
        <w:rPr>
          <w:rFonts w:asciiTheme="majorHAnsi" w:eastAsiaTheme="majorEastAsia" w:hAnsiTheme="majorHAnsi" w:cstheme="majorBidi"/>
          <w:noProof/>
          <w:color w:val="004F8A"/>
          <w:sz w:val="32"/>
          <w:szCs w:val="24"/>
        </w:rPr>
      </w:pPr>
      <w:r>
        <w:br w:type="page"/>
      </w:r>
    </w:p>
    <w:p w14:paraId="1AFDF71E" w14:textId="77777777" w:rsidR="008F3C5B" w:rsidRDefault="00000000">
      <w:pPr>
        <w:pStyle w:val="Heading2"/>
        <w:rPr>
          <w:ins w:id="314" w:author="Claude (AI draft)" w:date="2026-09-07T00:00:00Z"/>
          <w:lang w:val="en-AU"/>
        </w:rPr>
      </w:pPr>
      <w:ins w:id="315" w:author="Claude (AI draft)" w:date="2026-09-07T00:00:00Z">
        <w:r>
          <w:lastRenderedPageBreak/>
          <w:t>Pipeline Monitoring and Reporting</w:t>
        </w:r>
      </w:ins>
    </w:p>
    <w:p w14:paraId="1BFDE73C" w14:textId="77777777" w:rsidR="008F3C5B" w:rsidRDefault="00000000">
      <w:pPr>
        <w:spacing w:before="120" w:after="120"/>
        <w:rPr>
          <w:ins w:id="316" w:author="Claude (AI draft)" w:date="2026-09-07T00:00:00Z"/>
        </w:rPr>
      </w:pPr>
      <w:ins w:id="317" w:author="Claude (AI draft)" w:date="2026-09-07T00:00:00Z">
        <w:r>
          <w:t>A dedicated pipeline monitoring and reporting solution has been implemented to provide operational visibility over the platform's scheduled data pipelines. It complements the event-driven alerting described in Section 3.7 by collecting pipeline run history into the platform itself, exposing it through a Power BI report, and publishing a daily master-pipeline status feed that drives the master pipeline alert. The solution is deployed in both the non-production and production environments.</w:t>
        </w:r>
      </w:ins>
    </w:p>
    <w:p w14:paraId="7085E236" w14:textId="77777777" w:rsidR="008F3C5B" w:rsidRDefault="00000000">
      <w:pPr>
        <w:pStyle w:val="Heading3"/>
        <w:rPr>
          <w:ins w:id="318" w:author="Claude (AI draft)" w:date="2026-09-07T00:00:00Z"/>
          <w:lang w:val="en-AU"/>
        </w:rPr>
      </w:pPr>
      <w:ins w:id="319" w:author="Claude (AI draft)" w:date="2026-09-07T00:00:00Z">
        <w:r>
          <w:t>Solution components</w:t>
        </w:r>
      </w:ins>
    </w:p>
    <w:p w14:paraId="5B442DEC" w14:textId="77777777" w:rsidR="008F3C5B" w:rsidRDefault="00000000">
      <w:pPr>
        <w:spacing w:before="120" w:after="120"/>
        <w:rPr>
          <w:ins w:id="320" w:author="Claude (AI draft)" w:date="2026-09-07T00:00:00Z"/>
        </w:rPr>
      </w:pPr>
      <w:ins w:id="321" w:author="Claude (AI draft)" w:date="2026-09-07T00:00:00Z">
        <w:r>
          <w:t>The solution is made up of the following Fabric items.</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62"/>
        <w:gridCol w:w="1524"/>
        <w:gridCol w:w="4318"/>
      </w:tblGrid>
      <w:tr w:rsidR="008F3C5B" w14:paraId="10ED0A29" w14:textId="77777777">
        <w:trPr>
          <w:tblHeader/>
          <w:ins w:id="322" w:author="Claude (AI draft)" w:date="2026-09-07T00:00:00Z"/>
        </w:trPr>
        <w:tc>
          <w:tcPr>
            <w:tcW w:w="2200" w:type="dxa"/>
            <w:shd w:val="clear" w:color="auto" w:fill="D9E2F3"/>
          </w:tcPr>
          <w:p w14:paraId="61A29DC2" w14:textId="77777777" w:rsidR="008F3C5B" w:rsidRDefault="00000000">
            <w:pPr>
              <w:rPr>
                <w:ins w:id="323" w:author="Claude (AI draft)" w:date="2026-09-07T00:00:00Z"/>
              </w:rPr>
            </w:pPr>
            <w:ins w:id="324" w:author="Claude (AI draft)" w:date="2026-09-07T00:00:00Z">
              <w:r>
                <w:rPr>
                  <w:b/>
                </w:rPr>
                <w:t>Item</w:t>
              </w:r>
            </w:ins>
          </w:p>
        </w:tc>
        <w:tc>
          <w:tcPr>
            <w:tcW w:w="1600" w:type="dxa"/>
            <w:shd w:val="clear" w:color="auto" w:fill="D9E2F3"/>
          </w:tcPr>
          <w:p w14:paraId="368B1250" w14:textId="77777777" w:rsidR="008F3C5B" w:rsidRDefault="00000000">
            <w:pPr>
              <w:rPr>
                <w:ins w:id="325" w:author="Claude (AI draft)" w:date="2026-09-07T00:00:00Z"/>
              </w:rPr>
            </w:pPr>
            <w:ins w:id="326" w:author="Claude (AI draft)" w:date="2026-09-07T00:00:00Z">
              <w:r>
                <w:rPr>
                  <w:b/>
                </w:rPr>
                <w:t>Type</w:t>
              </w:r>
            </w:ins>
          </w:p>
        </w:tc>
        <w:tc>
          <w:tcPr>
            <w:tcW w:w="5300" w:type="dxa"/>
            <w:shd w:val="clear" w:color="auto" w:fill="D9E2F3"/>
          </w:tcPr>
          <w:p w14:paraId="104A640D" w14:textId="77777777" w:rsidR="008F3C5B" w:rsidRDefault="00000000">
            <w:pPr>
              <w:rPr>
                <w:ins w:id="327" w:author="Claude (AI draft)" w:date="2026-09-07T00:00:00Z"/>
              </w:rPr>
            </w:pPr>
            <w:ins w:id="328" w:author="Claude (AI draft)" w:date="2026-09-07T00:00:00Z">
              <w:r>
                <w:rPr>
                  <w:b/>
                </w:rPr>
                <w:t>Purpose</w:t>
              </w:r>
            </w:ins>
          </w:p>
        </w:tc>
      </w:tr>
      <w:tr w:rsidR="008F3C5B" w14:paraId="763008AC" w14:textId="77777777">
        <w:trPr>
          <w:ins w:id="329" w:author="Claude (AI draft)" w:date="2026-09-07T00:00:00Z"/>
        </w:trPr>
        <w:tc>
          <w:tcPr>
            <w:tcW w:w="2200" w:type="dxa"/>
          </w:tcPr>
          <w:p w14:paraId="70AB8CA6" w14:textId="77777777" w:rsidR="008F3C5B" w:rsidRDefault="00000000">
            <w:pPr>
              <w:rPr>
                <w:ins w:id="330" w:author="Claude (AI draft)" w:date="2026-09-07T00:00:00Z"/>
              </w:rPr>
            </w:pPr>
            <w:ins w:id="331" w:author="Claude (AI draft)" w:date="2026-09-07T00:00:00Z">
              <w:r>
                <w:rPr>
                  <w:rFonts w:ascii="Consolas" w:hAnsi="Consolas" w:cs="Consolas"/>
                </w:rPr>
                <w:t>N_mgmt_pipeline_monitoring</w:t>
              </w:r>
            </w:ins>
          </w:p>
        </w:tc>
        <w:tc>
          <w:tcPr>
            <w:tcW w:w="1600" w:type="dxa"/>
          </w:tcPr>
          <w:p w14:paraId="003FC0A2" w14:textId="77777777" w:rsidR="008F3C5B" w:rsidRDefault="00000000">
            <w:pPr>
              <w:rPr>
                <w:ins w:id="332" w:author="Claude (AI draft)" w:date="2026-09-07T00:00:00Z"/>
              </w:rPr>
            </w:pPr>
            <w:ins w:id="333" w:author="Claude (AI draft)" w:date="2026-09-07T00:00:00Z">
              <w:r>
                <w:t>Notebook (Python)</w:t>
              </w:r>
            </w:ins>
          </w:p>
        </w:tc>
        <w:tc>
          <w:tcPr>
            <w:tcW w:w="5300" w:type="dxa"/>
          </w:tcPr>
          <w:p w14:paraId="28CDB1F0" w14:textId="77777777" w:rsidR="008F3C5B" w:rsidRDefault="00000000">
            <w:pPr>
              <w:rPr>
                <w:ins w:id="334" w:author="Claude (AI draft)" w:date="2026-09-07T00:00:00Z"/>
              </w:rPr>
            </w:pPr>
            <w:ins w:id="335" w:author="Claude (AI draft)" w:date="2026-09-07T00:00:00Z">
              <w:r>
                <w:t>Daily collector. Reads Fabric job instances, activity runs, pipeline definitions and scheduled-pipeline parameters from the Fabric REST API and merges them into Delta tables in the meta schema of FLH_Bronze. Also publishes the master-pipeline alert-state rows to an Event Hub.</w:t>
              </w:r>
            </w:ins>
          </w:p>
        </w:tc>
      </w:tr>
      <w:tr w:rsidR="008F3C5B" w14:paraId="6C847011" w14:textId="77777777">
        <w:trPr>
          <w:ins w:id="336" w:author="Claude (AI draft)" w:date="2026-09-07T00:00:00Z"/>
        </w:trPr>
        <w:tc>
          <w:tcPr>
            <w:tcW w:w="2200" w:type="dxa"/>
          </w:tcPr>
          <w:p w14:paraId="2BC99776" w14:textId="77777777" w:rsidR="008F3C5B" w:rsidRDefault="00000000">
            <w:pPr>
              <w:rPr>
                <w:ins w:id="337" w:author="Claude (AI draft)" w:date="2026-09-07T00:00:00Z"/>
              </w:rPr>
            </w:pPr>
            <w:ins w:id="338" w:author="Claude (AI draft)" w:date="2026-09-07T00:00:00Z">
              <w:r>
                <w:rPr>
                  <w:rFonts w:ascii="Consolas" w:hAnsi="Consolas" w:cs="Consolas"/>
                </w:rPr>
                <w:t>P_Pipeline_Monitoring</w:t>
              </w:r>
            </w:ins>
          </w:p>
        </w:tc>
        <w:tc>
          <w:tcPr>
            <w:tcW w:w="1600" w:type="dxa"/>
          </w:tcPr>
          <w:p w14:paraId="6FC44FC6" w14:textId="77777777" w:rsidR="008F3C5B" w:rsidRDefault="00000000">
            <w:pPr>
              <w:rPr>
                <w:ins w:id="339" w:author="Claude (AI draft)" w:date="2026-09-07T00:00:00Z"/>
              </w:rPr>
            </w:pPr>
            <w:ins w:id="340" w:author="Claude (AI draft)" w:date="2026-09-07T00:00:00Z">
              <w:r>
                <w:t>Data Pipeline</w:t>
              </w:r>
            </w:ins>
          </w:p>
        </w:tc>
        <w:tc>
          <w:tcPr>
            <w:tcW w:w="5300" w:type="dxa"/>
          </w:tcPr>
          <w:p w14:paraId="59354AD3" w14:textId="77777777" w:rsidR="008F3C5B" w:rsidRDefault="00000000">
            <w:pPr>
              <w:rPr>
                <w:ins w:id="341" w:author="Claude (AI draft)" w:date="2026-09-07T00:00:00Z"/>
              </w:rPr>
            </w:pPr>
            <w:ins w:id="342" w:author="Claude (AI draft)" w:date="2026-09-07T00:00:00Z">
              <w:r>
                <w:t>Orchestration. Runs the collector notebook, then refreshes the pipeline_monitoring semantic model on success.</w:t>
              </w:r>
            </w:ins>
          </w:p>
        </w:tc>
      </w:tr>
      <w:tr w:rsidR="008F3C5B" w14:paraId="2909FF9E" w14:textId="77777777">
        <w:trPr>
          <w:ins w:id="343" w:author="Claude (AI draft)" w:date="2026-09-07T00:00:00Z"/>
        </w:trPr>
        <w:tc>
          <w:tcPr>
            <w:tcW w:w="2200" w:type="dxa"/>
          </w:tcPr>
          <w:p w14:paraId="2FCC4033" w14:textId="77777777" w:rsidR="008F3C5B" w:rsidRDefault="00000000">
            <w:pPr>
              <w:rPr>
                <w:ins w:id="344" w:author="Claude (AI draft)" w:date="2026-09-07T00:00:00Z"/>
              </w:rPr>
            </w:pPr>
            <w:ins w:id="345" w:author="Claude (AI draft)" w:date="2026-09-07T00:00:00Z">
              <w:r>
                <w:rPr>
                  <w:rFonts w:ascii="Consolas" w:hAnsi="Consolas" w:cs="Consolas"/>
                </w:rPr>
                <w:t>VL_Ingestion_Variables</w:t>
              </w:r>
            </w:ins>
          </w:p>
        </w:tc>
        <w:tc>
          <w:tcPr>
            <w:tcW w:w="1600" w:type="dxa"/>
          </w:tcPr>
          <w:p w14:paraId="49C7C077" w14:textId="77777777" w:rsidR="008F3C5B" w:rsidRDefault="00000000">
            <w:pPr>
              <w:rPr>
                <w:ins w:id="346" w:author="Claude (AI draft)" w:date="2026-09-07T00:00:00Z"/>
              </w:rPr>
            </w:pPr>
            <w:ins w:id="347" w:author="Claude (AI draft)" w:date="2026-09-07T00:00:00Z">
              <w:r>
                <w:t>Variable Library</w:t>
              </w:r>
            </w:ins>
          </w:p>
        </w:tc>
        <w:tc>
          <w:tcPr>
            <w:tcW w:w="5300" w:type="dxa"/>
          </w:tcPr>
          <w:p w14:paraId="0F2F6A34" w14:textId="77777777" w:rsidR="008F3C5B" w:rsidRDefault="00000000">
            <w:pPr>
              <w:rPr>
                <w:ins w:id="348" w:author="Claude (AI draft)" w:date="2026-09-07T00:00:00Z"/>
              </w:rPr>
            </w:pPr>
            <w:ins w:id="349" w:author="Claude (AI draft)" w:date="2026-09-07T00:00:00Z">
              <w:r>
                <w:t>Supplies the Event Hub namespace, hub name, SAS key name, Key Vault URL and secret name to the notebook at run time, so no environment-specific values are held in the notebook itself.</w:t>
              </w:r>
            </w:ins>
          </w:p>
        </w:tc>
      </w:tr>
      <w:tr w:rsidR="008F3C5B" w14:paraId="701EE39E" w14:textId="77777777">
        <w:trPr>
          <w:ins w:id="350" w:author="Claude (AI draft)" w:date="2026-09-07T00:00:00Z"/>
        </w:trPr>
        <w:tc>
          <w:tcPr>
            <w:tcW w:w="2200" w:type="dxa"/>
          </w:tcPr>
          <w:p w14:paraId="7FA0291C" w14:textId="77777777" w:rsidR="008F3C5B" w:rsidRDefault="00000000">
            <w:pPr>
              <w:rPr>
                <w:ins w:id="351" w:author="Claude (AI draft)" w:date="2026-09-07T00:00:00Z"/>
              </w:rPr>
            </w:pPr>
            <w:ins w:id="352" w:author="Claude (AI draft)" w:date="2026-09-07T00:00:00Z">
              <w:r>
                <w:rPr>
                  <w:rFonts w:ascii="Consolas" w:hAnsi="Consolas" w:cs="Consolas"/>
                </w:rPr>
                <w:t>FLH_Bronze</w:t>
              </w:r>
            </w:ins>
          </w:p>
        </w:tc>
        <w:tc>
          <w:tcPr>
            <w:tcW w:w="1600" w:type="dxa"/>
          </w:tcPr>
          <w:p w14:paraId="3E5619C6" w14:textId="77777777" w:rsidR="008F3C5B" w:rsidRDefault="00000000">
            <w:pPr>
              <w:rPr>
                <w:ins w:id="353" w:author="Claude (AI draft)" w:date="2026-09-07T00:00:00Z"/>
              </w:rPr>
            </w:pPr>
            <w:ins w:id="354" w:author="Claude (AI draft)" w:date="2026-09-07T00:00:00Z">
              <w:r>
                <w:t>Lakehouse</w:t>
              </w:r>
            </w:ins>
          </w:p>
        </w:tc>
        <w:tc>
          <w:tcPr>
            <w:tcW w:w="5300" w:type="dxa"/>
          </w:tcPr>
          <w:p w14:paraId="08278B7D" w14:textId="77777777" w:rsidR="008F3C5B" w:rsidRDefault="00000000">
            <w:pPr>
              <w:rPr>
                <w:ins w:id="355" w:author="Claude (AI draft)" w:date="2026-09-07T00:00:00Z"/>
              </w:rPr>
            </w:pPr>
            <w:ins w:id="356" w:author="Claude (AI draft)" w:date="2026-09-07T00:00:00Z">
              <w:r>
                <w:t>Hosts the meta schema: four Delta tables written by the notebook and the SQL views the semantic model reads (Sections 3.8.3 and 3.8.4).</w:t>
              </w:r>
            </w:ins>
          </w:p>
        </w:tc>
      </w:tr>
      <w:tr w:rsidR="008F3C5B" w14:paraId="7360E23A" w14:textId="77777777">
        <w:trPr>
          <w:ins w:id="357" w:author="Claude (AI draft)" w:date="2026-09-07T00:00:00Z"/>
        </w:trPr>
        <w:tc>
          <w:tcPr>
            <w:tcW w:w="2200" w:type="dxa"/>
          </w:tcPr>
          <w:p w14:paraId="6C0F20DA" w14:textId="77777777" w:rsidR="008F3C5B" w:rsidRDefault="00000000">
            <w:pPr>
              <w:rPr>
                <w:ins w:id="358" w:author="Claude (AI draft)" w:date="2026-09-07T00:00:00Z"/>
              </w:rPr>
            </w:pPr>
            <w:ins w:id="359" w:author="Claude (AI draft)" w:date="2026-09-07T00:00:00Z">
              <w:r>
                <w:rPr>
                  <w:rFonts w:ascii="Consolas" w:hAnsi="Consolas" w:cs="Consolas"/>
                </w:rPr>
                <w:t>ES_Pipeline_Monitoring</w:t>
              </w:r>
            </w:ins>
          </w:p>
        </w:tc>
        <w:tc>
          <w:tcPr>
            <w:tcW w:w="1600" w:type="dxa"/>
          </w:tcPr>
          <w:p w14:paraId="1B6C4029" w14:textId="77777777" w:rsidR="008F3C5B" w:rsidRDefault="00000000">
            <w:pPr>
              <w:rPr>
                <w:ins w:id="360" w:author="Claude (AI draft)" w:date="2026-09-07T00:00:00Z"/>
              </w:rPr>
            </w:pPr>
            <w:ins w:id="361" w:author="Claude (AI draft)" w:date="2026-09-07T00:00:00Z">
              <w:r>
                <w:t>Eventstream</w:t>
              </w:r>
            </w:ins>
          </w:p>
        </w:tc>
        <w:tc>
          <w:tcPr>
            <w:tcW w:w="5300" w:type="dxa"/>
          </w:tcPr>
          <w:p w14:paraId="22E62D34" w14:textId="77777777" w:rsidR="008F3C5B" w:rsidRDefault="00000000">
            <w:pPr>
              <w:rPr>
                <w:ins w:id="362" w:author="Claude (AI draft)" w:date="2026-09-07T00:00:00Z"/>
              </w:rPr>
            </w:pPr>
            <w:ins w:id="363" w:author="Claude (AI draft)" w:date="2026-09-07T00:00:00Z">
              <w:r>
                <w:t>Receives the alert-state events published by the notebook on a custom endpoint and routes them to the Activator destination.</w:t>
              </w:r>
            </w:ins>
          </w:p>
        </w:tc>
      </w:tr>
      <w:tr w:rsidR="008F3C5B" w14:paraId="632B5AD5" w14:textId="77777777">
        <w:trPr>
          <w:ins w:id="364" w:author="Claude (AI draft)" w:date="2026-09-07T00:00:00Z"/>
        </w:trPr>
        <w:tc>
          <w:tcPr>
            <w:tcW w:w="2200" w:type="dxa"/>
          </w:tcPr>
          <w:p w14:paraId="66D3D011" w14:textId="703622D4" w:rsidR="008F3C5B" w:rsidRDefault="004276D2">
            <w:pPr>
              <w:rPr>
                <w:ins w:id="365" w:author="Claude (AI draft)" w:date="2026-09-07T00:00:00Z"/>
              </w:rPr>
            </w:pPr>
            <w:ins w:id="366" w:author="Jack Foster" w:date="2026-09-07T16:48:00Z" w16du:dateUtc="2026-09-07T06:48:00Z">
              <w:r w:rsidRPr="004276D2">
                <w:rPr>
                  <w:rFonts w:ascii="Consolas" w:hAnsi="Consolas" w:cs="Consolas"/>
                </w:rPr>
                <w:t>Alerts_MasterPipelines</w:t>
              </w:r>
            </w:ins>
          </w:p>
        </w:tc>
        <w:tc>
          <w:tcPr>
            <w:tcW w:w="1600" w:type="dxa"/>
          </w:tcPr>
          <w:p w14:paraId="66E205E6" w14:textId="77777777" w:rsidR="008F3C5B" w:rsidRDefault="00000000">
            <w:pPr>
              <w:rPr>
                <w:ins w:id="367" w:author="Claude (AI draft)" w:date="2026-09-07T00:00:00Z"/>
              </w:rPr>
            </w:pPr>
            <w:ins w:id="368" w:author="Claude (AI draft)" w:date="2026-09-07T00:00:00Z">
              <w:r>
                <w:t>Activator (Reflex)</w:t>
              </w:r>
            </w:ins>
          </w:p>
        </w:tc>
        <w:tc>
          <w:tcPr>
            <w:tcW w:w="5300" w:type="dxa"/>
          </w:tcPr>
          <w:p w14:paraId="08092DB6" w14:textId="77777777" w:rsidR="008F3C5B" w:rsidRDefault="00000000">
            <w:pPr>
              <w:rPr>
                <w:ins w:id="369" w:author="Claude (AI draft)" w:date="2026-09-07T00:00:00Z"/>
              </w:rPr>
            </w:pPr>
            <w:ins w:id="370" w:author="Claude (AI draft)" w:date="2026-09-07T00:00:00Z">
              <w:r>
                <w:t>Evaluates the master-pipeline status events against a single rule and sends the Teams notification (Section 3.7).</w:t>
              </w:r>
            </w:ins>
          </w:p>
        </w:tc>
      </w:tr>
      <w:tr w:rsidR="008F3C5B" w14:paraId="3D0A6F62" w14:textId="77777777">
        <w:trPr>
          <w:ins w:id="371" w:author="Claude (AI draft)" w:date="2026-09-07T00:00:00Z"/>
        </w:trPr>
        <w:tc>
          <w:tcPr>
            <w:tcW w:w="2200" w:type="dxa"/>
          </w:tcPr>
          <w:p w14:paraId="114894AB" w14:textId="77777777" w:rsidR="008F3C5B" w:rsidRDefault="00000000">
            <w:pPr>
              <w:rPr>
                <w:ins w:id="372" w:author="Claude (AI draft)" w:date="2026-09-07T00:00:00Z"/>
              </w:rPr>
            </w:pPr>
            <w:ins w:id="373" w:author="Claude (AI draft)" w:date="2026-09-07T00:00:00Z">
              <w:r>
                <w:rPr>
                  <w:rFonts w:ascii="Consolas" w:hAnsi="Consolas" w:cs="Consolas"/>
                </w:rPr>
                <w:t>pipeline_monitoring</w:t>
              </w:r>
            </w:ins>
          </w:p>
        </w:tc>
        <w:tc>
          <w:tcPr>
            <w:tcW w:w="1600" w:type="dxa"/>
          </w:tcPr>
          <w:p w14:paraId="287C1E31" w14:textId="77777777" w:rsidR="008F3C5B" w:rsidRDefault="00000000">
            <w:pPr>
              <w:rPr>
                <w:ins w:id="374" w:author="Claude (AI draft)" w:date="2026-09-07T00:00:00Z"/>
              </w:rPr>
            </w:pPr>
            <w:ins w:id="375" w:author="Claude (AI draft)" w:date="2026-09-07T00:00:00Z">
              <w:r>
                <w:t>Semantic Model</w:t>
              </w:r>
            </w:ins>
          </w:p>
        </w:tc>
        <w:tc>
          <w:tcPr>
            <w:tcW w:w="5300" w:type="dxa"/>
          </w:tcPr>
          <w:p w14:paraId="3C9F0EE0" w14:textId="77777777" w:rsidR="008F3C5B" w:rsidRDefault="00000000">
            <w:pPr>
              <w:rPr>
                <w:ins w:id="376" w:author="Claude (AI draft)" w:date="2026-09-07T00:00:00Z"/>
              </w:rPr>
            </w:pPr>
            <w:ins w:id="377" w:author="Claude (AI draft)" w:date="2026-09-07T00:00:00Z">
              <w:r>
                <w:t>Import-mode model over the meta views; supplies the report's measures.</w:t>
              </w:r>
            </w:ins>
          </w:p>
        </w:tc>
      </w:tr>
      <w:tr w:rsidR="008F3C5B" w14:paraId="70BCB3ED" w14:textId="77777777">
        <w:trPr>
          <w:ins w:id="378" w:author="Claude (AI draft)" w:date="2026-09-07T00:00:00Z"/>
        </w:trPr>
        <w:tc>
          <w:tcPr>
            <w:tcW w:w="2200" w:type="dxa"/>
          </w:tcPr>
          <w:p w14:paraId="545FCB6E" w14:textId="77777777" w:rsidR="008F3C5B" w:rsidRDefault="00000000">
            <w:pPr>
              <w:rPr>
                <w:ins w:id="379" w:author="Claude (AI draft)" w:date="2026-09-07T00:00:00Z"/>
              </w:rPr>
            </w:pPr>
            <w:ins w:id="380" w:author="Claude (AI draft)" w:date="2026-09-07T00:00:00Z">
              <w:r>
                <w:rPr>
                  <w:rFonts w:ascii="Consolas" w:hAnsi="Consolas" w:cs="Consolas"/>
                </w:rPr>
                <w:t>pipeline_monitoring</w:t>
              </w:r>
            </w:ins>
          </w:p>
        </w:tc>
        <w:tc>
          <w:tcPr>
            <w:tcW w:w="1600" w:type="dxa"/>
          </w:tcPr>
          <w:p w14:paraId="7A0C2A14" w14:textId="77777777" w:rsidR="008F3C5B" w:rsidRDefault="00000000">
            <w:pPr>
              <w:rPr>
                <w:ins w:id="381" w:author="Claude (AI draft)" w:date="2026-09-07T00:00:00Z"/>
              </w:rPr>
            </w:pPr>
            <w:ins w:id="382" w:author="Claude (AI draft)" w:date="2026-09-07T00:00:00Z">
              <w:r>
                <w:t>Report</w:t>
              </w:r>
            </w:ins>
          </w:p>
        </w:tc>
        <w:tc>
          <w:tcPr>
            <w:tcW w:w="5300" w:type="dxa"/>
          </w:tcPr>
          <w:p w14:paraId="3FB7296B" w14:textId="77777777" w:rsidR="008F3C5B" w:rsidRDefault="00000000">
            <w:pPr>
              <w:rPr>
                <w:ins w:id="383" w:author="Claude (AI draft)" w:date="2026-09-07T00:00:00Z"/>
              </w:rPr>
            </w:pPr>
            <w:ins w:id="384" w:author="Claude (AI draft)" w:date="2026-09-07T00:00:00Z">
              <w:r>
                <w:t>Five-page Power BI report (Section 3.8.6).</w:t>
              </w:r>
            </w:ins>
          </w:p>
        </w:tc>
      </w:tr>
    </w:tbl>
    <w:p w14:paraId="124F84EF" w14:textId="77777777" w:rsidR="008F3C5B" w:rsidRDefault="00000000">
      <w:pPr>
        <w:pStyle w:val="Heading3"/>
        <w:rPr>
          <w:ins w:id="385" w:author="Claude (AI draft)" w:date="2026-09-07T00:00:00Z"/>
          <w:lang w:val="en-AU"/>
        </w:rPr>
      </w:pPr>
      <w:ins w:id="386" w:author="Claude (AI draft)" w:date="2026-09-07T00:00:00Z">
        <w:r>
          <w:t>Collection notebook</w:t>
        </w:r>
      </w:ins>
    </w:p>
    <w:p w14:paraId="0FAB85CA" w14:textId="77777777" w:rsidR="008F3C5B" w:rsidRDefault="00000000">
      <w:pPr>
        <w:spacing w:before="120" w:after="120"/>
        <w:rPr>
          <w:ins w:id="387" w:author="Claude (AI draft)" w:date="2026-09-07T00:00:00Z"/>
        </w:rPr>
      </w:pPr>
      <w:ins w:id="388" w:author="Claude (AI draft)" w:date="2026-09-07T00:00:00Z">
        <w:r>
          <w:rPr>
            <w:rFonts w:ascii="Consolas" w:hAnsi="Consolas" w:cs="Consolas"/>
          </w:rPr>
          <w:t>N_mgmt_pipeline_monitoring</w:t>
        </w:r>
        <w:r>
          <w:t xml:space="preserve"> enumerates the items in the target workspace of type </w:t>
        </w:r>
        <w:r>
          <w:rPr>
            <w:rFonts w:ascii="Consolas" w:hAnsi="Consolas" w:cs="Consolas"/>
          </w:rPr>
          <w:t>DataPipeline</w:t>
        </w:r>
        <w:r>
          <w:t xml:space="preserve">, </w:t>
        </w:r>
        <w:r>
          <w:rPr>
            <w:rFonts w:ascii="Consolas" w:hAnsi="Consolas" w:cs="Consolas"/>
          </w:rPr>
          <w:t>Notebook</w:t>
        </w:r>
        <w:r>
          <w:t xml:space="preserve"> and </w:t>
        </w:r>
        <w:r>
          <w:rPr>
            <w:rFonts w:ascii="Consolas" w:hAnsi="Consolas" w:cs="Consolas"/>
          </w:rPr>
          <w:t>Dataflow</w:t>
        </w:r>
        <w:r>
          <w:t>, retrieves their job instances for the lookback window, and then, for every pipeline that has at least one scheduled run in that window, queries the activity runs of each of its job instances. A pipeline with at least one scheduled run is what the solution treats as a “master” pipeline; manual re-runs of those same pipelines are retained, so an ad-hoc re-run can still be the latest run.</w:t>
        </w:r>
      </w:ins>
    </w:p>
    <w:p w14:paraId="42385C5E" w14:textId="77777777" w:rsidR="008F3C5B" w:rsidRDefault="00000000">
      <w:pPr>
        <w:spacing w:before="120" w:after="120"/>
        <w:rPr>
          <w:ins w:id="389" w:author="Claude (AI draft)" w:date="2026-09-07T00:00:00Z"/>
        </w:rPr>
      </w:pPr>
      <w:ins w:id="390" w:author="Claude (AI draft)" w:date="2026-09-07T00:00:00Z">
        <w:r>
          <w:lastRenderedPageBreak/>
          <w:t xml:space="preserve">Activity runs are collected recursively: the Fabric </w:t>
        </w:r>
        <w:r>
          <w:rPr>
            <w:rFonts w:ascii="Consolas" w:hAnsi="Consolas" w:cs="Consolas"/>
          </w:rPr>
          <w:t>queryactivityruns</w:t>
        </w:r>
        <w:r>
          <w:t xml:space="preserve"> endpoint does not descend into child pipelines invoked by Invoke/Execute Pipeline activities, so child run IDs are extracted from activity output and queried in turn. Each row is annotated with its nesting depth, root run and parent run. Traversal is bounded to a maximum depth of 20 and 5,000 runs per root. REST calls are retried up to five times on HTTP 429, 500, 502, 503 and 504 with exponential backoff, honouring </w:t>
        </w:r>
        <w:r>
          <w:rPr>
            <w:rFonts w:ascii="Consolas" w:hAnsi="Consolas" w:cs="Consolas"/>
          </w:rPr>
          <w:t>Retry-After</w:t>
        </w:r>
        <w:r>
          <w:t xml:space="preserve"> where the response supplies it. Non-fatal problems are collected as warnings and printed in a summary at the end of the run rather than failing the notebook.</w:t>
        </w:r>
      </w:ins>
    </w:p>
    <w:p w14:paraId="073C4EA7" w14:textId="77777777" w:rsidR="008F3C5B" w:rsidRDefault="00000000">
      <w:pPr>
        <w:spacing w:before="120" w:after="120"/>
        <w:rPr>
          <w:ins w:id="391" w:author="Claude (AI draft)" w:date="2026-09-07T00:00:00Z"/>
        </w:rPr>
      </w:pPr>
      <w:ins w:id="392" w:author="Claude (AI draft)" w:date="2026-09-07T00:00:00Z">
        <w:r>
          <w:t>The notebook's parameters are set from the orchestration pipeline (Section 3.8.7); the defaults held in the notebook are as follows.</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9"/>
        <w:gridCol w:w="1658"/>
        <w:gridCol w:w="4427"/>
      </w:tblGrid>
      <w:tr w:rsidR="008F3C5B" w14:paraId="6BE873B7" w14:textId="77777777">
        <w:trPr>
          <w:tblHeader/>
          <w:ins w:id="393" w:author="Claude (AI draft)" w:date="2026-09-07T00:00:00Z"/>
        </w:trPr>
        <w:tc>
          <w:tcPr>
            <w:tcW w:w="2600" w:type="dxa"/>
            <w:shd w:val="clear" w:color="auto" w:fill="D9E2F3"/>
          </w:tcPr>
          <w:p w14:paraId="2FA2219A" w14:textId="77777777" w:rsidR="008F3C5B" w:rsidRDefault="00000000">
            <w:pPr>
              <w:rPr>
                <w:ins w:id="394" w:author="Claude (AI draft)" w:date="2026-09-07T00:00:00Z"/>
              </w:rPr>
            </w:pPr>
            <w:ins w:id="395" w:author="Claude (AI draft)" w:date="2026-09-07T00:00:00Z">
              <w:r>
                <w:rPr>
                  <w:b/>
                </w:rPr>
                <w:t>Parameter</w:t>
              </w:r>
            </w:ins>
          </w:p>
        </w:tc>
        <w:tc>
          <w:tcPr>
            <w:tcW w:w="1700" w:type="dxa"/>
            <w:shd w:val="clear" w:color="auto" w:fill="D9E2F3"/>
          </w:tcPr>
          <w:p w14:paraId="79EFEEFA" w14:textId="77777777" w:rsidR="008F3C5B" w:rsidRDefault="00000000">
            <w:pPr>
              <w:rPr>
                <w:ins w:id="396" w:author="Claude (AI draft)" w:date="2026-09-07T00:00:00Z"/>
              </w:rPr>
            </w:pPr>
            <w:ins w:id="397" w:author="Claude (AI draft)" w:date="2026-09-07T00:00:00Z">
              <w:r>
                <w:rPr>
                  <w:b/>
                </w:rPr>
                <w:t>Default</w:t>
              </w:r>
            </w:ins>
          </w:p>
        </w:tc>
        <w:tc>
          <w:tcPr>
            <w:tcW w:w="4800" w:type="dxa"/>
            <w:shd w:val="clear" w:color="auto" w:fill="D9E2F3"/>
          </w:tcPr>
          <w:p w14:paraId="04AFEB74" w14:textId="77777777" w:rsidR="008F3C5B" w:rsidRDefault="00000000">
            <w:pPr>
              <w:rPr>
                <w:ins w:id="398" w:author="Claude (AI draft)" w:date="2026-09-07T00:00:00Z"/>
              </w:rPr>
            </w:pPr>
            <w:ins w:id="399" w:author="Claude (AI draft)" w:date="2026-09-07T00:00:00Z">
              <w:r>
                <w:rPr>
                  <w:b/>
                </w:rPr>
                <w:t>Notes</w:t>
              </w:r>
            </w:ins>
          </w:p>
        </w:tc>
      </w:tr>
      <w:tr w:rsidR="008F3C5B" w14:paraId="7FC9D10A" w14:textId="77777777">
        <w:trPr>
          <w:ins w:id="400" w:author="Claude (AI draft)" w:date="2026-09-07T00:00:00Z"/>
        </w:trPr>
        <w:tc>
          <w:tcPr>
            <w:tcW w:w="2600" w:type="dxa"/>
          </w:tcPr>
          <w:p w14:paraId="4FAC249F" w14:textId="77777777" w:rsidR="008F3C5B" w:rsidRDefault="00000000">
            <w:pPr>
              <w:rPr>
                <w:ins w:id="401" w:author="Claude (AI draft)" w:date="2026-09-07T00:00:00Z"/>
              </w:rPr>
            </w:pPr>
            <w:ins w:id="402" w:author="Claude (AI draft)" w:date="2026-09-07T00:00:00Z">
              <w:r>
                <w:rPr>
                  <w:rFonts w:ascii="Consolas" w:hAnsi="Consolas" w:cs="Consolas"/>
                </w:rPr>
                <w:t>source_workspace</w:t>
              </w:r>
            </w:ins>
          </w:p>
        </w:tc>
        <w:tc>
          <w:tcPr>
            <w:tcW w:w="1700" w:type="dxa"/>
          </w:tcPr>
          <w:p w14:paraId="1A05CC65" w14:textId="77777777" w:rsidR="008F3C5B" w:rsidRDefault="00000000">
            <w:pPr>
              <w:rPr>
                <w:ins w:id="403" w:author="Claude (AI draft)" w:date="2026-09-07T00:00:00Z"/>
              </w:rPr>
            </w:pPr>
            <w:ins w:id="404" w:author="Claude (AI draft)" w:date="2026-09-07T00:00:00Z">
              <w:r>
                <w:t>(blank)</w:t>
              </w:r>
            </w:ins>
          </w:p>
        </w:tc>
        <w:tc>
          <w:tcPr>
            <w:tcW w:w="4800" w:type="dxa"/>
          </w:tcPr>
          <w:p w14:paraId="6B7EEFFE" w14:textId="77777777" w:rsidR="008F3C5B" w:rsidRDefault="00000000">
            <w:pPr>
              <w:rPr>
                <w:ins w:id="405" w:author="Claude (AI draft)" w:date="2026-09-07T00:00:00Z"/>
              </w:rPr>
            </w:pPr>
            <w:ins w:id="406" w:author="Claude (AI draft)" w:date="2026-09-07T00:00:00Z">
              <w:r>
                <w:t>Workspace to scan. Blank resolves to the workspace the notebook is running in.</w:t>
              </w:r>
            </w:ins>
          </w:p>
        </w:tc>
      </w:tr>
      <w:tr w:rsidR="008F3C5B" w14:paraId="5DF3C07D" w14:textId="77777777">
        <w:trPr>
          <w:ins w:id="407" w:author="Claude (AI draft)" w:date="2026-09-07T00:00:00Z"/>
        </w:trPr>
        <w:tc>
          <w:tcPr>
            <w:tcW w:w="2600" w:type="dxa"/>
          </w:tcPr>
          <w:p w14:paraId="7C6570E1" w14:textId="77777777" w:rsidR="008F3C5B" w:rsidRDefault="00000000">
            <w:pPr>
              <w:rPr>
                <w:ins w:id="408" w:author="Claude (AI draft)" w:date="2026-09-07T00:00:00Z"/>
              </w:rPr>
            </w:pPr>
            <w:ins w:id="409" w:author="Claude (AI draft)" w:date="2026-09-07T00:00:00Z">
              <w:r>
                <w:rPr>
                  <w:rFonts w:ascii="Consolas" w:hAnsi="Consolas" w:cs="Consolas"/>
                </w:rPr>
                <w:t>target_workspace</w:t>
              </w:r>
            </w:ins>
          </w:p>
        </w:tc>
        <w:tc>
          <w:tcPr>
            <w:tcW w:w="1700" w:type="dxa"/>
          </w:tcPr>
          <w:p w14:paraId="5AA85881" w14:textId="77777777" w:rsidR="008F3C5B" w:rsidRDefault="00000000">
            <w:pPr>
              <w:rPr>
                <w:ins w:id="410" w:author="Claude (AI draft)" w:date="2026-09-07T00:00:00Z"/>
              </w:rPr>
            </w:pPr>
            <w:ins w:id="411" w:author="Claude (AI draft)" w:date="2026-09-07T00:00:00Z">
              <w:r>
                <w:t>(blank)</w:t>
              </w:r>
            </w:ins>
          </w:p>
        </w:tc>
        <w:tc>
          <w:tcPr>
            <w:tcW w:w="4800" w:type="dxa"/>
          </w:tcPr>
          <w:p w14:paraId="075834F1" w14:textId="77777777" w:rsidR="008F3C5B" w:rsidRDefault="00000000">
            <w:pPr>
              <w:rPr>
                <w:ins w:id="412" w:author="Claude (AI draft)" w:date="2026-09-07T00:00:00Z"/>
              </w:rPr>
            </w:pPr>
            <w:ins w:id="413" w:author="Claude (AI draft)" w:date="2026-09-07T00:00:00Z">
              <w:r>
                <w:t>Workspace the meta tables are written to. Blank resolves to the source workspace.</w:t>
              </w:r>
            </w:ins>
          </w:p>
        </w:tc>
      </w:tr>
      <w:tr w:rsidR="008F3C5B" w14:paraId="24A7619D" w14:textId="77777777">
        <w:trPr>
          <w:ins w:id="414" w:author="Claude (AI draft)" w:date="2026-09-07T00:00:00Z"/>
        </w:trPr>
        <w:tc>
          <w:tcPr>
            <w:tcW w:w="2600" w:type="dxa"/>
          </w:tcPr>
          <w:p w14:paraId="6B2C6B6D" w14:textId="77777777" w:rsidR="008F3C5B" w:rsidRDefault="00000000">
            <w:pPr>
              <w:rPr>
                <w:ins w:id="415" w:author="Claude (AI draft)" w:date="2026-09-07T00:00:00Z"/>
              </w:rPr>
            </w:pPr>
            <w:ins w:id="416" w:author="Claude (AI draft)" w:date="2026-09-07T00:00:00Z">
              <w:r>
                <w:rPr>
                  <w:rFonts w:ascii="Consolas" w:hAnsi="Consolas" w:cs="Consolas"/>
                </w:rPr>
                <w:t>target_lakehouse</w:t>
              </w:r>
            </w:ins>
          </w:p>
        </w:tc>
        <w:tc>
          <w:tcPr>
            <w:tcW w:w="1700" w:type="dxa"/>
          </w:tcPr>
          <w:p w14:paraId="222223A5" w14:textId="77777777" w:rsidR="008F3C5B" w:rsidRDefault="00000000">
            <w:pPr>
              <w:rPr>
                <w:ins w:id="417" w:author="Claude (AI draft)" w:date="2026-09-07T00:00:00Z"/>
              </w:rPr>
            </w:pPr>
            <w:ins w:id="418" w:author="Claude (AI draft)" w:date="2026-09-07T00:00:00Z">
              <w:r>
                <w:rPr>
                  <w:rFonts w:ascii="Consolas" w:hAnsi="Consolas" w:cs="Consolas"/>
                </w:rPr>
                <w:t>FLH_Bronze</w:t>
              </w:r>
            </w:ins>
          </w:p>
        </w:tc>
        <w:tc>
          <w:tcPr>
            <w:tcW w:w="4800" w:type="dxa"/>
          </w:tcPr>
          <w:p w14:paraId="12BE2BEA" w14:textId="77777777" w:rsidR="008F3C5B" w:rsidRDefault="00000000">
            <w:pPr>
              <w:rPr>
                <w:ins w:id="419" w:author="Claude (AI draft)" w:date="2026-09-07T00:00:00Z"/>
              </w:rPr>
            </w:pPr>
            <w:ins w:id="420" w:author="Claude (AI draft)" w:date="2026-09-07T00:00:00Z">
              <w:r>
                <w:t>Lakehouse the meta tables are written to.</w:t>
              </w:r>
            </w:ins>
          </w:p>
        </w:tc>
      </w:tr>
      <w:tr w:rsidR="008F3C5B" w14:paraId="0DCE62B6" w14:textId="77777777">
        <w:trPr>
          <w:ins w:id="421" w:author="Claude (AI draft)" w:date="2026-09-07T00:00:00Z"/>
        </w:trPr>
        <w:tc>
          <w:tcPr>
            <w:tcW w:w="2600" w:type="dxa"/>
          </w:tcPr>
          <w:p w14:paraId="445880F4" w14:textId="77777777" w:rsidR="008F3C5B" w:rsidRDefault="00000000">
            <w:pPr>
              <w:rPr>
                <w:ins w:id="422" w:author="Claude (AI draft)" w:date="2026-09-07T00:00:00Z"/>
              </w:rPr>
            </w:pPr>
            <w:ins w:id="423" w:author="Claude (AI draft)" w:date="2026-09-07T00:00:00Z">
              <w:r>
                <w:rPr>
                  <w:rFonts w:ascii="Consolas" w:hAnsi="Consolas" w:cs="Consolas"/>
                </w:rPr>
                <w:t>target_schema</w:t>
              </w:r>
            </w:ins>
          </w:p>
        </w:tc>
        <w:tc>
          <w:tcPr>
            <w:tcW w:w="1700" w:type="dxa"/>
          </w:tcPr>
          <w:p w14:paraId="1257DDF8" w14:textId="77777777" w:rsidR="008F3C5B" w:rsidRDefault="00000000">
            <w:pPr>
              <w:rPr>
                <w:ins w:id="424" w:author="Claude (AI draft)" w:date="2026-09-07T00:00:00Z"/>
              </w:rPr>
            </w:pPr>
            <w:ins w:id="425" w:author="Claude (AI draft)" w:date="2026-09-07T00:00:00Z">
              <w:r>
                <w:rPr>
                  <w:rFonts w:ascii="Consolas" w:hAnsi="Consolas" w:cs="Consolas"/>
                </w:rPr>
                <w:t>meta</w:t>
              </w:r>
            </w:ins>
          </w:p>
        </w:tc>
        <w:tc>
          <w:tcPr>
            <w:tcW w:w="4800" w:type="dxa"/>
          </w:tcPr>
          <w:p w14:paraId="4FEB37F4" w14:textId="77777777" w:rsidR="008F3C5B" w:rsidRDefault="00000000">
            <w:pPr>
              <w:rPr>
                <w:ins w:id="426" w:author="Claude (AI draft)" w:date="2026-09-07T00:00:00Z"/>
              </w:rPr>
            </w:pPr>
            <w:ins w:id="427" w:author="Claude (AI draft)" w:date="2026-09-07T00:00:00Z">
              <w:r>
                <w:t>Target schema. Can be pointed at a scratch schema to trial changes without affecting the tables the report reads.</w:t>
              </w:r>
            </w:ins>
          </w:p>
        </w:tc>
      </w:tr>
      <w:tr w:rsidR="008F3C5B" w14:paraId="704A8476" w14:textId="77777777">
        <w:trPr>
          <w:ins w:id="428" w:author="Claude (AI draft)" w:date="2026-09-07T00:00:00Z"/>
        </w:trPr>
        <w:tc>
          <w:tcPr>
            <w:tcW w:w="2600" w:type="dxa"/>
          </w:tcPr>
          <w:p w14:paraId="41AD9624" w14:textId="77777777" w:rsidR="008F3C5B" w:rsidRDefault="00000000">
            <w:pPr>
              <w:rPr>
                <w:ins w:id="429" w:author="Claude (AI draft)" w:date="2026-09-07T00:00:00Z"/>
              </w:rPr>
            </w:pPr>
            <w:ins w:id="430" w:author="Claude (AI draft)" w:date="2026-09-07T00:00:00Z">
              <w:r>
                <w:rPr>
                  <w:rFonts w:ascii="Consolas" w:hAnsi="Consolas" w:cs="Consolas"/>
                </w:rPr>
                <w:t>hours_lookback</w:t>
              </w:r>
            </w:ins>
          </w:p>
        </w:tc>
        <w:tc>
          <w:tcPr>
            <w:tcW w:w="1700" w:type="dxa"/>
          </w:tcPr>
          <w:p w14:paraId="3B65BB7E" w14:textId="77777777" w:rsidR="008F3C5B" w:rsidRDefault="00000000">
            <w:pPr>
              <w:rPr>
                <w:ins w:id="431" w:author="Claude (AI draft)" w:date="2026-09-07T00:00:00Z"/>
              </w:rPr>
            </w:pPr>
            <w:ins w:id="432" w:author="Claude (AI draft)" w:date="2026-09-07T00:00:00Z">
              <w:r>
                <w:t>96</w:t>
              </w:r>
            </w:ins>
          </w:p>
        </w:tc>
        <w:tc>
          <w:tcPr>
            <w:tcW w:w="4800" w:type="dxa"/>
          </w:tcPr>
          <w:p w14:paraId="48D6B780" w14:textId="77777777" w:rsidR="008F3C5B" w:rsidRDefault="00000000">
            <w:pPr>
              <w:rPr>
                <w:ins w:id="433" w:author="Claude (AI draft)" w:date="2026-09-07T00:00:00Z"/>
              </w:rPr>
            </w:pPr>
            <w:ins w:id="434" w:author="Claude (AI draft)" w:date="2026-09-07T00:00:00Z">
              <w:r>
                <w:t>Lookback window for job instances and activity runs.</w:t>
              </w:r>
            </w:ins>
          </w:p>
        </w:tc>
      </w:tr>
      <w:tr w:rsidR="008F3C5B" w14:paraId="58177205" w14:textId="77777777">
        <w:trPr>
          <w:ins w:id="435" w:author="Claude (AI draft)" w:date="2026-09-07T00:00:00Z"/>
        </w:trPr>
        <w:tc>
          <w:tcPr>
            <w:tcW w:w="2600" w:type="dxa"/>
          </w:tcPr>
          <w:p w14:paraId="75C89056" w14:textId="77777777" w:rsidR="008F3C5B" w:rsidRDefault="00000000">
            <w:pPr>
              <w:rPr>
                <w:ins w:id="436" w:author="Claude (AI draft)" w:date="2026-09-07T00:00:00Z"/>
              </w:rPr>
            </w:pPr>
            <w:ins w:id="437" w:author="Claude (AI draft)" w:date="2026-09-07T00:00:00Z">
              <w:r>
                <w:rPr>
                  <w:rFonts w:ascii="Consolas" w:hAnsi="Consolas" w:cs="Consolas"/>
                </w:rPr>
                <w:t>eventhub_namespace</w:t>
              </w:r>
              <w:r>
                <w:t xml:space="preserve"> </w:t>
              </w:r>
            </w:ins>
          </w:p>
        </w:tc>
        <w:tc>
          <w:tcPr>
            <w:tcW w:w="1700" w:type="dxa"/>
          </w:tcPr>
          <w:p w14:paraId="2A561B9E" w14:textId="77777777" w:rsidR="008F3C5B" w:rsidRDefault="00000000">
            <w:pPr>
              <w:rPr>
                <w:ins w:id="438" w:author="Claude (AI draft)" w:date="2026-09-07T00:00:00Z"/>
              </w:rPr>
            </w:pPr>
            <w:ins w:id="439" w:author="Claude (AI draft)" w:date="2026-09-07T00:00:00Z">
              <w:r>
                <w:t>(blank)</w:t>
              </w:r>
            </w:ins>
          </w:p>
        </w:tc>
        <w:tc>
          <w:tcPr>
            <w:tcW w:w="4800" w:type="dxa"/>
          </w:tcPr>
          <w:p w14:paraId="446E5749" w14:textId="77777777" w:rsidR="008F3C5B" w:rsidRDefault="00000000">
            <w:pPr>
              <w:rPr>
                <w:ins w:id="440" w:author="Claude (AI draft)" w:date="2026-09-07T00:00:00Z"/>
              </w:rPr>
            </w:pPr>
            <w:ins w:id="441" w:author="Claude (AI draft)" w:date="2026-09-07T00:00:00Z">
              <w:r>
                <w:t>Event Hub namespace for alert publication; supplied from VL_Ingestion_Variables.</w:t>
              </w:r>
            </w:ins>
          </w:p>
        </w:tc>
      </w:tr>
      <w:tr w:rsidR="008F3C5B" w14:paraId="4EE4403E" w14:textId="77777777">
        <w:trPr>
          <w:ins w:id="442" w:author="Claude (AI draft)" w:date="2026-09-07T00:00:00Z"/>
        </w:trPr>
        <w:tc>
          <w:tcPr>
            <w:tcW w:w="2600" w:type="dxa"/>
          </w:tcPr>
          <w:p w14:paraId="167E163E" w14:textId="77777777" w:rsidR="008F3C5B" w:rsidRDefault="00000000">
            <w:pPr>
              <w:rPr>
                <w:ins w:id="443" w:author="Claude (AI draft)" w:date="2026-09-07T00:00:00Z"/>
              </w:rPr>
            </w:pPr>
            <w:ins w:id="444" w:author="Claude (AI draft)" w:date="2026-09-07T00:00:00Z">
              <w:r>
                <w:rPr>
                  <w:rFonts w:ascii="Consolas" w:hAnsi="Consolas" w:cs="Consolas"/>
                </w:rPr>
                <w:t>eventhub_name</w:t>
              </w:r>
            </w:ins>
          </w:p>
        </w:tc>
        <w:tc>
          <w:tcPr>
            <w:tcW w:w="1700" w:type="dxa"/>
          </w:tcPr>
          <w:p w14:paraId="7E27F5A0" w14:textId="77777777" w:rsidR="008F3C5B" w:rsidRDefault="00000000">
            <w:pPr>
              <w:rPr>
                <w:ins w:id="445" w:author="Claude (AI draft)" w:date="2026-09-07T00:00:00Z"/>
              </w:rPr>
            </w:pPr>
            <w:ins w:id="446" w:author="Claude (AI draft)" w:date="2026-09-07T00:00:00Z">
              <w:r>
                <w:t>(blank)</w:t>
              </w:r>
            </w:ins>
          </w:p>
        </w:tc>
        <w:tc>
          <w:tcPr>
            <w:tcW w:w="4800" w:type="dxa"/>
          </w:tcPr>
          <w:p w14:paraId="5E0708AA" w14:textId="77777777" w:rsidR="008F3C5B" w:rsidRDefault="00000000">
            <w:pPr>
              <w:rPr>
                <w:ins w:id="447" w:author="Claude (AI draft)" w:date="2026-09-07T00:00:00Z"/>
              </w:rPr>
            </w:pPr>
            <w:ins w:id="448" w:author="Claude (AI draft)" w:date="2026-09-07T00:00:00Z">
              <w:r>
                <w:t>Event Hub (hub) name.</w:t>
              </w:r>
            </w:ins>
          </w:p>
        </w:tc>
      </w:tr>
      <w:tr w:rsidR="008F3C5B" w14:paraId="0F37AEA4" w14:textId="77777777">
        <w:trPr>
          <w:ins w:id="449" w:author="Claude (AI draft)" w:date="2026-09-07T00:00:00Z"/>
        </w:trPr>
        <w:tc>
          <w:tcPr>
            <w:tcW w:w="2600" w:type="dxa"/>
          </w:tcPr>
          <w:p w14:paraId="2581663D" w14:textId="77777777" w:rsidR="008F3C5B" w:rsidRDefault="00000000">
            <w:pPr>
              <w:rPr>
                <w:ins w:id="450" w:author="Claude (AI draft)" w:date="2026-09-07T00:00:00Z"/>
              </w:rPr>
            </w:pPr>
            <w:ins w:id="451" w:author="Claude (AI draft)" w:date="2026-09-07T00:00:00Z">
              <w:r>
                <w:rPr>
                  <w:rFonts w:ascii="Consolas" w:hAnsi="Consolas" w:cs="Consolas"/>
                </w:rPr>
                <w:t>eventhub_key_name</w:t>
              </w:r>
            </w:ins>
          </w:p>
        </w:tc>
        <w:tc>
          <w:tcPr>
            <w:tcW w:w="1700" w:type="dxa"/>
          </w:tcPr>
          <w:p w14:paraId="703BF239" w14:textId="77777777" w:rsidR="008F3C5B" w:rsidRDefault="00000000">
            <w:pPr>
              <w:rPr>
                <w:ins w:id="452" w:author="Claude (AI draft)" w:date="2026-09-07T00:00:00Z"/>
              </w:rPr>
            </w:pPr>
            <w:ins w:id="453" w:author="Claude (AI draft)" w:date="2026-09-07T00:00:00Z">
              <w:r>
                <w:t>(blank)</w:t>
              </w:r>
            </w:ins>
          </w:p>
        </w:tc>
        <w:tc>
          <w:tcPr>
            <w:tcW w:w="4800" w:type="dxa"/>
          </w:tcPr>
          <w:p w14:paraId="46C85A29" w14:textId="77777777" w:rsidR="008F3C5B" w:rsidRDefault="00000000">
            <w:pPr>
              <w:rPr>
                <w:ins w:id="454" w:author="Claude (AI draft)" w:date="2026-09-07T00:00:00Z"/>
              </w:rPr>
            </w:pPr>
            <w:ins w:id="455" w:author="Claude (AI draft)" w:date="2026-09-07T00:00:00Z">
              <w:r>
                <w:t>Shared access key name.</w:t>
              </w:r>
            </w:ins>
          </w:p>
        </w:tc>
      </w:tr>
      <w:tr w:rsidR="008F3C5B" w14:paraId="50CFADDA" w14:textId="77777777">
        <w:trPr>
          <w:ins w:id="456" w:author="Claude (AI draft)" w:date="2026-09-07T00:00:00Z"/>
        </w:trPr>
        <w:tc>
          <w:tcPr>
            <w:tcW w:w="2600" w:type="dxa"/>
          </w:tcPr>
          <w:p w14:paraId="66337196" w14:textId="77777777" w:rsidR="008F3C5B" w:rsidRDefault="00000000">
            <w:pPr>
              <w:rPr>
                <w:ins w:id="457" w:author="Claude (AI draft)" w:date="2026-09-07T00:00:00Z"/>
              </w:rPr>
            </w:pPr>
            <w:ins w:id="458" w:author="Claude (AI draft)" w:date="2026-09-07T00:00:00Z">
              <w:r>
                <w:rPr>
                  <w:rFonts w:ascii="Consolas" w:hAnsi="Consolas" w:cs="Consolas"/>
                </w:rPr>
                <w:t>eventhub_key_vault_url</w:t>
              </w:r>
            </w:ins>
          </w:p>
        </w:tc>
        <w:tc>
          <w:tcPr>
            <w:tcW w:w="1700" w:type="dxa"/>
          </w:tcPr>
          <w:p w14:paraId="5E99878B" w14:textId="77777777" w:rsidR="008F3C5B" w:rsidRDefault="00000000">
            <w:pPr>
              <w:rPr>
                <w:ins w:id="459" w:author="Claude (AI draft)" w:date="2026-09-07T00:00:00Z"/>
              </w:rPr>
            </w:pPr>
            <w:ins w:id="460" w:author="Claude (AI draft)" w:date="2026-09-07T00:00:00Z">
              <w:r>
                <w:t>(blank)</w:t>
              </w:r>
            </w:ins>
          </w:p>
        </w:tc>
        <w:tc>
          <w:tcPr>
            <w:tcW w:w="4800" w:type="dxa"/>
          </w:tcPr>
          <w:p w14:paraId="42F1C998" w14:textId="77777777" w:rsidR="008F3C5B" w:rsidRDefault="00000000">
            <w:pPr>
              <w:rPr>
                <w:ins w:id="461" w:author="Claude (AI draft)" w:date="2026-09-07T00:00:00Z"/>
              </w:rPr>
            </w:pPr>
            <w:ins w:id="462" w:author="Claude (AI draft)" w:date="2026-09-07T00:00:00Z">
              <w:r>
                <w:t>Key Vault URL the SAS key is read from.</w:t>
              </w:r>
            </w:ins>
          </w:p>
        </w:tc>
      </w:tr>
      <w:tr w:rsidR="008F3C5B" w14:paraId="08626853" w14:textId="77777777">
        <w:trPr>
          <w:ins w:id="463" w:author="Claude (AI draft)" w:date="2026-09-07T00:00:00Z"/>
        </w:trPr>
        <w:tc>
          <w:tcPr>
            <w:tcW w:w="2600" w:type="dxa"/>
          </w:tcPr>
          <w:p w14:paraId="4A4D51AC" w14:textId="77777777" w:rsidR="008F3C5B" w:rsidRDefault="00000000">
            <w:pPr>
              <w:rPr>
                <w:ins w:id="464" w:author="Claude (AI draft)" w:date="2026-09-07T00:00:00Z"/>
              </w:rPr>
            </w:pPr>
            <w:ins w:id="465" w:author="Claude (AI draft)" w:date="2026-09-07T00:00:00Z">
              <w:r>
                <w:rPr>
                  <w:rFonts w:ascii="Consolas" w:hAnsi="Consolas" w:cs="Consolas"/>
                </w:rPr>
                <w:t>eventhub_key_secret_name</w:t>
              </w:r>
            </w:ins>
          </w:p>
        </w:tc>
        <w:tc>
          <w:tcPr>
            <w:tcW w:w="1700" w:type="dxa"/>
          </w:tcPr>
          <w:p w14:paraId="13430648" w14:textId="77777777" w:rsidR="008F3C5B" w:rsidRDefault="00000000">
            <w:pPr>
              <w:rPr>
                <w:ins w:id="466" w:author="Claude (AI draft)" w:date="2026-09-07T00:00:00Z"/>
              </w:rPr>
            </w:pPr>
            <w:ins w:id="467" w:author="Claude (AI draft)" w:date="2026-09-07T00:00:00Z">
              <w:r>
                <w:t>(blank)</w:t>
              </w:r>
            </w:ins>
          </w:p>
        </w:tc>
        <w:tc>
          <w:tcPr>
            <w:tcW w:w="4800" w:type="dxa"/>
          </w:tcPr>
          <w:p w14:paraId="0D54C6FC" w14:textId="77777777" w:rsidR="008F3C5B" w:rsidRDefault="00000000">
            <w:pPr>
              <w:rPr>
                <w:ins w:id="468" w:author="Claude (AI draft)" w:date="2026-09-07T00:00:00Z"/>
              </w:rPr>
            </w:pPr>
            <w:ins w:id="469" w:author="Claude (AI draft)" w:date="2026-09-07T00:00:00Z">
              <w:r>
                <w:t>Key Vault secret name holding the SAS key.</w:t>
              </w:r>
            </w:ins>
          </w:p>
        </w:tc>
      </w:tr>
    </w:tbl>
    <w:p w14:paraId="4248E329" w14:textId="77777777" w:rsidR="008F3C5B" w:rsidRDefault="00000000">
      <w:pPr>
        <w:pStyle w:val="Heading3"/>
        <w:rPr>
          <w:ins w:id="470" w:author="Claude (AI draft)" w:date="2026-09-07T00:00:00Z"/>
          <w:lang w:val="en-AU"/>
        </w:rPr>
      </w:pPr>
      <w:ins w:id="471" w:author="Claude (AI draft)" w:date="2026-09-07T00:00:00Z">
        <w:r>
          <w:t>Monitoring tables</w:t>
        </w:r>
      </w:ins>
    </w:p>
    <w:p w14:paraId="013F7FC7" w14:textId="77777777" w:rsidR="008F3C5B" w:rsidRDefault="00000000">
      <w:pPr>
        <w:spacing w:before="120" w:after="120"/>
        <w:rPr>
          <w:ins w:id="472" w:author="Claude (AI draft)" w:date="2026-09-07T00:00:00Z"/>
        </w:rPr>
      </w:pPr>
      <w:ins w:id="473" w:author="Claude (AI draft)" w:date="2026-09-07T00:00:00Z">
        <w:r>
          <w:t xml:space="preserve">The notebook writes four Delta tables into the </w:t>
        </w:r>
        <w:r>
          <w:rPr>
            <w:rFonts w:ascii="Consolas" w:hAnsi="Consolas" w:cs="Consolas"/>
          </w:rPr>
          <w:t>meta</w:t>
        </w:r>
        <w:r>
          <w:t xml:space="preserve"> schema of </w:t>
        </w:r>
        <w:r>
          <w:rPr>
            <w:rFonts w:ascii="Consolas" w:hAnsi="Consolas" w:cs="Consolas"/>
          </w:rPr>
          <w:t>FLH_Bronze</w:t>
        </w:r>
        <w:r>
          <w:t>.</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40"/>
        <w:gridCol w:w="2827"/>
        <w:gridCol w:w="3137"/>
      </w:tblGrid>
      <w:tr w:rsidR="008F3C5B" w14:paraId="5CF05895" w14:textId="77777777">
        <w:trPr>
          <w:tblHeader/>
          <w:ins w:id="474" w:author="Claude (AI draft)" w:date="2026-09-07T00:00:00Z"/>
        </w:trPr>
        <w:tc>
          <w:tcPr>
            <w:tcW w:w="2600" w:type="dxa"/>
            <w:shd w:val="clear" w:color="auto" w:fill="D9E2F3"/>
          </w:tcPr>
          <w:p w14:paraId="7C15ADA3" w14:textId="77777777" w:rsidR="008F3C5B" w:rsidRDefault="00000000">
            <w:pPr>
              <w:rPr>
                <w:ins w:id="475" w:author="Claude (AI draft)" w:date="2026-09-07T00:00:00Z"/>
              </w:rPr>
            </w:pPr>
            <w:ins w:id="476" w:author="Claude (AI draft)" w:date="2026-09-07T00:00:00Z">
              <w:r>
                <w:rPr>
                  <w:b/>
                </w:rPr>
                <w:t>Table</w:t>
              </w:r>
            </w:ins>
          </w:p>
        </w:tc>
        <w:tc>
          <w:tcPr>
            <w:tcW w:w="3100" w:type="dxa"/>
            <w:shd w:val="clear" w:color="auto" w:fill="D9E2F3"/>
          </w:tcPr>
          <w:p w14:paraId="66B336D5" w14:textId="77777777" w:rsidR="008F3C5B" w:rsidRDefault="00000000">
            <w:pPr>
              <w:rPr>
                <w:ins w:id="477" w:author="Claude (AI draft)" w:date="2026-09-07T00:00:00Z"/>
              </w:rPr>
            </w:pPr>
            <w:ins w:id="478" w:author="Claude (AI draft)" w:date="2026-09-07T00:00:00Z">
              <w:r>
                <w:rPr>
                  <w:b/>
                </w:rPr>
                <w:t>Grain</w:t>
              </w:r>
            </w:ins>
          </w:p>
        </w:tc>
        <w:tc>
          <w:tcPr>
            <w:tcW w:w="3400" w:type="dxa"/>
            <w:shd w:val="clear" w:color="auto" w:fill="D9E2F3"/>
          </w:tcPr>
          <w:p w14:paraId="044B6F10" w14:textId="77777777" w:rsidR="008F3C5B" w:rsidRDefault="00000000">
            <w:pPr>
              <w:rPr>
                <w:ins w:id="479" w:author="Claude (AI draft)" w:date="2026-09-07T00:00:00Z"/>
              </w:rPr>
            </w:pPr>
            <w:ins w:id="480" w:author="Claude (AI draft)" w:date="2026-09-07T00:00:00Z">
              <w:r>
                <w:rPr>
                  <w:b/>
                </w:rPr>
                <w:t>Write mode</w:t>
              </w:r>
            </w:ins>
          </w:p>
        </w:tc>
      </w:tr>
      <w:tr w:rsidR="008F3C5B" w14:paraId="0B313B12" w14:textId="77777777">
        <w:trPr>
          <w:ins w:id="481" w:author="Claude (AI draft)" w:date="2026-09-07T00:00:00Z"/>
        </w:trPr>
        <w:tc>
          <w:tcPr>
            <w:tcW w:w="2600" w:type="dxa"/>
          </w:tcPr>
          <w:p w14:paraId="0B832692" w14:textId="77777777" w:rsidR="008F3C5B" w:rsidRDefault="00000000">
            <w:pPr>
              <w:rPr>
                <w:ins w:id="482" w:author="Claude (AI draft)" w:date="2026-09-07T00:00:00Z"/>
              </w:rPr>
            </w:pPr>
            <w:ins w:id="483" w:author="Claude (AI draft)" w:date="2026-09-07T00:00:00Z">
              <w:r>
                <w:rPr>
                  <w:rFonts w:ascii="Consolas" w:hAnsi="Consolas" w:cs="Consolas"/>
                </w:rPr>
                <w:t>meta.pipeline_runs</w:t>
              </w:r>
            </w:ins>
          </w:p>
        </w:tc>
        <w:tc>
          <w:tcPr>
            <w:tcW w:w="3100" w:type="dxa"/>
          </w:tcPr>
          <w:p w14:paraId="416B6BBB" w14:textId="77777777" w:rsidR="008F3C5B" w:rsidRDefault="00000000">
            <w:pPr>
              <w:rPr>
                <w:ins w:id="484" w:author="Claude (AI draft)" w:date="2026-09-07T00:00:00Z"/>
              </w:rPr>
            </w:pPr>
            <w:ins w:id="485" w:author="Claude (AI draft)" w:date="2026-09-07T00:00:00Z">
              <w:r>
                <w:t>One Fabric job instance</w:t>
              </w:r>
            </w:ins>
          </w:p>
        </w:tc>
        <w:tc>
          <w:tcPr>
            <w:tcW w:w="3400" w:type="dxa"/>
          </w:tcPr>
          <w:p w14:paraId="5110C3B8" w14:textId="77777777" w:rsidR="008F3C5B" w:rsidRDefault="00000000">
            <w:pPr>
              <w:rPr>
                <w:ins w:id="486" w:author="Claude (AI draft)" w:date="2026-09-07T00:00:00Z"/>
              </w:rPr>
            </w:pPr>
            <w:ins w:id="487" w:author="Claude (AI draft)" w:date="2026-09-07T00:00:00Z">
              <w:r>
                <w:t xml:space="preserve">Upsert (merge) on </w:t>
              </w:r>
              <w:r>
                <w:rPr>
                  <w:rFonts w:ascii="Consolas" w:hAnsi="Consolas" w:cs="Consolas"/>
                </w:rPr>
                <w:t>id</w:t>
              </w:r>
            </w:ins>
          </w:p>
        </w:tc>
      </w:tr>
      <w:tr w:rsidR="008F3C5B" w14:paraId="50ECF9E0" w14:textId="77777777">
        <w:trPr>
          <w:ins w:id="488" w:author="Claude (AI draft)" w:date="2026-09-07T00:00:00Z"/>
        </w:trPr>
        <w:tc>
          <w:tcPr>
            <w:tcW w:w="2600" w:type="dxa"/>
          </w:tcPr>
          <w:p w14:paraId="7AB3D11E" w14:textId="77777777" w:rsidR="008F3C5B" w:rsidRDefault="00000000">
            <w:pPr>
              <w:rPr>
                <w:ins w:id="489" w:author="Claude (AI draft)" w:date="2026-09-07T00:00:00Z"/>
              </w:rPr>
            </w:pPr>
            <w:ins w:id="490" w:author="Claude (AI draft)" w:date="2026-09-07T00:00:00Z">
              <w:r>
                <w:rPr>
                  <w:rFonts w:ascii="Consolas" w:hAnsi="Consolas" w:cs="Consolas"/>
                </w:rPr>
                <w:t>meta.pipeline_activities</w:t>
              </w:r>
            </w:ins>
          </w:p>
        </w:tc>
        <w:tc>
          <w:tcPr>
            <w:tcW w:w="3100" w:type="dxa"/>
          </w:tcPr>
          <w:p w14:paraId="5F6A52D9" w14:textId="77777777" w:rsidR="008F3C5B" w:rsidRDefault="00000000">
            <w:pPr>
              <w:rPr>
                <w:ins w:id="491" w:author="Claude (AI draft)" w:date="2026-09-07T00:00:00Z"/>
              </w:rPr>
            </w:pPr>
            <w:ins w:id="492" w:author="Claude (AI draft)" w:date="2026-09-07T00:00:00Z">
              <w:r>
                <w:t>One activity run within a pipeline run</w:t>
              </w:r>
            </w:ins>
          </w:p>
        </w:tc>
        <w:tc>
          <w:tcPr>
            <w:tcW w:w="3400" w:type="dxa"/>
          </w:tcPr>
          <w:p w14:paraId="0CF93EDA" w14:textId="77777777" w:rsidR="008F3C5B" w:rsidRDefault="00000000">
            <w:pPr>
              <w:rPr>
                <w:ins w:id="493" w:author="Claude (AI draft)" w:date="2026-09-07T00:00:00Z"/>
              </w:rPr>
            </w:pPr>
            <w:ins w:id="494" w:author="Claude (AI draft)" w:date="2026-09-07T00:00:00Z">
              <w:r>
                <w:t xml:space="preserve">Upsert (merge) on </w:t>
              </w:r>
              <w:r>
                <w:rPr>
                  <w:rFonts w:ascii="Consolas" w:hAnsi="Consolas" w:cs="Consolas"/>
                </w:rPr>
                <w:t>activityRunId</w:t>
              </w:r>
            </w:ins>
          </w:p>
        </w:tc>
      </w:tr>
      <w:tr w:rsidR="008F3C5B" w14:paraId="610A488B" w14:textId="77777777">
        <w:trPr>
          <w:ins w:id="495" w:author="Claude (AI draft)" w:date="2026-09-07T00:00:00Z"/>
        </w:trPr>
        <w:tc>
          <w:tcPr>
            <w:tcW w:w="2600" w:type="dxa"/>
          </w:tcPr>
          <w:p w14:paraId="2E3AE78F" w14:textId="77777777" w:rsidR="008F3C5B" w:rsidRDefault="00000000">
            <w:pPr>
              <w:rPr>
                <w:ins w:id="496" w:author="Claude (AI draft)" w:date="2026-09-07T00:00:00Z"/>
              </w:rPr>
            </w:pPr>
            <w:ins w:id="497" w:author="Claude (AI draft)" w:date="2026-09-07T00:00:00Z">
              <w:r>
                <w:rPr>
                  <w:rFonts w:ascii="Consolas" w:hAnsi="Consolas" w:cs="Consolas"/>
                </w:rPr>
                <w:t>meta.pipeline_params</w:t>
              </w:r>
            </w:ins>
          </w:p>
        </w:tc>
        <w:tc>
          <w:tcPr>
            <w:tcW w:w="3100" w:type="dxa"/>
          </w:tcPr>
          <w:p w14:paraId="24D222FB" w14:textId="77777777" w:rsidR="008F3C5B" w:rsidRDefault="00000000">
            <w:pPr>
              <w:rPr>
                <w:ins w:id="498" w:author="Claude (AI draft)" w:date="2026-09-07T00:00:00Z"/>
              </w:rPr>
            </w:pPr>
            <w:ins w:id="499" w:author="Claude (AI draft)" w:date="2026-09-07T00:00:00Z">
              <w:r>
                <w:t xml:space="preserve">Default </w:t>
              </w:r>
              <w:r>
                <w:rPr>
                  <w:rFonts w:ascii="Consolas" w:hAnsi="Consolas" w:cs="Consolas"/>
                </w:rPr>
                <w:t>sourceType</w:t>
              </w:r>
              <w:r>
                <w:t xml:space="preserve"> per scheduled pipeline</w:t>
              </w:r>
            </w:ins>
          </w:p>
        </w:tc>
        <w:tc>
          <w:tcPr>
            <w:tcW w:w="3400" w:type="dxa"/>
          </w:tcPr>
          <w:p w14:paraId="2C94BC58" w14:textId="77777777" w:rsidR="008F3C5B" w:rsidRDefault="00000000">
            <w:pPr>
              <w:rPr>
                <w:ins w:id="500" w:author="Claude (AI draft)" w:date="2026-09-07T00:00:00Z"/>
              </w:rPr>
            </w:pPr>
            <w:ins w:id="501" w:author="Claude (AI draft)" w:date="2026-09-07T00:00:00Z">
              <w:r>
                <w:t xml:space="preserve">Upsert (merge) on </w:t>
              </w:r>
              <w:r>
                <w:rPr>
                  <w:rFonts w:ascii="Consolas" w:hAnsi="Consolas" w:cs="Consolas"/>
                </w:rPr>
                <w:t>id</w:t>
              </w:r>
            </w:ins>
          </w:p>
        </w:tc>
      </w:tr>
      <w:tr w:rsidR="008F3C5B" w14:paraId="7675BD74" w14:textId="77777777">
        <w:trPr>
          <w:ins w:id="502" w:author="Claude (AI draft)" w:date="2026-09-07T00:00:00Z"/>
        </w:trPr>
        <w:tc>
          <w:tcPr>
            <w:tcW w:w="2600" w:type="dxa"/>
          </w:tcPr>
          <w:p w14:paraId="628DEEC3" w14:textId="77777777" w:rsidR="008F3C5B" w:rsidRDefault="00000000">
            <w:pPr>
              <w:rPr>
                <w:ins w:id="503" w:author="Claude (AI draft)" w:date="2026-09-07T00:00:00Z"/>
              </w:rPr>
            </w:pPr>
            <w:ins w:id="504" w:author="Claude (AI draft)" w:date="2026-09-07T00:00:00Z">
              <w:r>
                <w:rPr>
                  <w:rFonts w:ascii="Consolas" w:hAnsi="Consolas" w:cs="Consolas"/>
                </w:rPr>
                <w:t>meta.pipeline_definitions</w:t>
              </w:r>
            </w:ins>
          </w:p>
        </w:tc>
        <w:tc>
          <w:tcPr>
            <w:tcW w:w="3100" w:type="dxa"/>
          </w:tcPr>
          <w:p w14:paraId="7A0D88C0" w14:textId="77777777" w:rsidR="008F3C5B" w:rsidRDefault="00000000">
            <w:pPr>
              <w:rPr>
                <w:ins w:id="505" w:author="Claude (AI draft)" w:date="2026-09-07T00:00:00Z"/>
              </w:rPr>
            </w:pPr>
            <w:ins w:id="506" w:author="Claude (AI draft)" w:date="2026-09-07T00:00:00Z">
              <w:r>
                <w:t>One activity in a pipeline definition (static topology)</w:t>
              </w:r>
            </w:ins>
          </w:p>
        </w:tc>
        <w:tc>
          <w:tcPr>
            <w:tcW w:w="3400" w:type="dxa"/>
          </w:tcPr>
          <w:p w14:paraId="74442CC0" w14:textId="77777777" w:rsidR="008F3C5B" w:rsidRDefault="00000000">
            <w:pPr>
              <w:rPr>
                <w:ins w:id="507" w:author="Claude (AI draft)" w:date="2026-09-07T00:00:00Z"/>
              </w:rPr>
            </w:pPr>
            <w:ins w:id="508" w:author="Claude (AI draft)" w:date="2026-09-07T00:00:00Z">
              <w:r>
                <w:t>Full overwrite. The previous snapshot is deliberately retained if the collection returned no rows, or if every pipeline failed to read, so that a bad sweep cannot replace a good snapshot with error rows.</w:t>
              </w:r>
            </w:ins>
          </w:p>
        </w:tc>
      </w:tr>
    </w:tbl>
    <w:p w14:paraId="1DF20726" w14:textId="41CF3B2D" w:rsidR="008F3C5B" w:rsidRDefault="00000000">
      <w:pPr>
        <w:spacing w:before="120" w:after="120"/>
        <w:rPr>
          <w:ins w:id="509" w:author="Claude (AI draft)" w:date="2026-09-07T00:00:00Z"/>
        </w:rPr>
      </w:pPr>
      <w:ins w:id="510" w:author="Claude (AI draft)" w:date="2026-09-07T00:00:00Z">
        <w:r>
          <w:t xml:space="preserve">The activity projection is a fixed, named column list of 21 columns covering identity and grain, status and timing, failure detail (error code, message, failure type, target), nesting context, and Copy activity throughput (rows read and rows copied). </w:t>
        </w:r>
      </w:ins>
    </w:p>
    <w:p w14:paraId="690907F5" w14:textId="77777777" w:rsidR="008F3C5B" w:rsidRDefault="00000000">
      <w:pPr>
        <w:pStyle w:val="Heading3"/>
        <w:rPr>
          <w:ins w:id="511" w:author="Claude (AI draft)" w:date="2026-09-07T00:00:00Z"/>
          <w:lang w:val="en-AU"/>
        </w:rPr>
      </w:pPr>
      <w:ins w:id="512" w:author="Claude (AI draft)" w:date="2026-09-07T00:00:00Z">
        <w:r>
          <w:lastRenderedPageBreak/>
          <w:t>Semantic layer views</w:t>
        </w:r>
      </w:ins>
    </w:p>
    <w:p w14:paraId="1A8322F7" w14:textId="77777777" w:rsidR="008F3C5B" w:rsidRDefault="00000000">
      <w:pPr>
        <w:spacing w:before="120" w:after="120"/>
        <w:rPr>
          <w:ins w:id="513" w:author="Claude (AI draft)" w:date="2026-09-07T00:00:00Z"/>
        </w:rPr>
      </w:pPr>
      <w:ins w:id="514" w:author="Claude (AI draft)" w:date="2026-09-07T00:00:00Z">
        <w:r>
          <w:t xml:space="preserve">The Delta tables are not read directly. Six SQL views in the </w:t>
        </w:r>
        <w:r>
          <w:rPr>
            <w:rFonts w:ascii="Consolas" w:hAnsi="Consolas" w:cs="Consolas"/>
          </w:rPr>
          <w:t>meta</w:t>
        </w:r>
        <w:r>
          <w:t xml:space="preserve"> schema, queried through the SQL analytics endpoint of </w:t>
        </w:r>
        <w:r>
          <w:rPr>
            <w:rFonts w:ascii="Consolas" w:hAnsi="Consolas" w:cs="Consolas"/>
          </w:rPr>
          <w:t>FLH_Bronze</w:t>
        </w:r>
        <w:r>
          <w:t>, sit between the tables and the semantic model. The column names in the notebook, the view DDL and the semantic model form a single contract in three places.</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034"/>
        <w:gridCol w:w="2398"/>
        <w:gridCol w:w="1088"/>
        <w:gridCol w:w="1684"/>
      </w:tblGrid>
      <w:tr w:rsidR="008F3C5B" w14:paraId="53F23016" w14:textId="77777777">
        <w:trPr>
          <w:tblHeader/>
          <w:ins w:id="515" w:author="Claude (AI draft)" w:date="2026-09-07T00:00:00Z"/>
        </w:trPr>
        <w:tc>
          <w:tcPr>
            <w:tcW w:w="2500" w:type="dxa"/>
            <w:shd w:val="clear" w:color="auto" w:fill="D9E2F3"/>
          </w:tcPr>
          <w:p w14:paraId="33E112DB" w14:textId="77777777" w:rsidR="008F3C5B" w:rsidRDefault="00000000">
            <w:pPr>
              <w:rPr>
                <w:ins w:id="516" w:author="Claude (AI draft)" w:date="2026-09-07T00:00:00Z"/>
              </w:rPr>
            </w:pPr>
            <w:ins w:id="517" w:author="Claude (AI draft)" w:date="2026-09-07T00:00:00Z">
              <w:r>
                <w:rPr>
                  <w:b/>
                </w:rPr>
                <w:t>View</w:t>
              </w:r>
            </w:ins>
          </w:p>
        </w:tc>
        <w:tc>
          <w:tcPr>
            <w:tcW w:w="1700" w:type="dxa"/>
            <w:shd w:val="clear" w:color="auto" w:fill="D9E2F3"/>
          </w:tcPr>
          <w:p w14:paraId="5C9D2D14" w14:textId="77777777" w:rsidR="008F3C5B" w:rsidRDefault="00000000">
            <w:pPr>
              <w:rPr>
                <w:ins w:id="518" w:author="Claude (AI draft)" w:date="2026-09-07T00:00:00Z"/>
              </w:rPr>
            </w:pPr>
            <w:ins w:id="519" w:author="Claude (AI draft)" w:date="2026-09-07T00:00:00Z">
              <w:r>
                <w:rPr>
                  <w:b/>
                </w:rPr>
                <w:t>Source table</w:t>
              </w:r>
            </w:ins>
          </w:p>
        </w:tc>
        <w:tc>
          <w:tcPr>
            <w:tcW w:w="2200" w:type="dxa"/>
            <w:shd w:val="clear" w:color="auto" w:fill="D9E2F3"/>
          </w:tcPr>
          <w:p w14:paraId="14D74A16" w14:textId="77777777" w:rsidR="008F3C5B" w:rsidRDefault="00000000">
            <w:pPr>
              <w:rPr>
                <w:ins w:id="520" w:author="Claude (AI draft)" w:date="2026-09-07T00:00:00Z"/>
              </w:rPr>
            </w:pPr>
            <w:ins w:id="521" w:author="Claude (AI draft)" w:date="2026-09-07T00:00:00Z">
              <w:r>
                <w:rPr>
                  <w:b/>
                </w:rPr>
                <w:t>Consumed by</w:t>
              </w:r>
            </w:ins>
          </w:p>
        </w:tc>
        <w:tc>
          <w:tcPr>
            <w:tcW w:w="2700" w:type="dxa"/>
            <w:shd w:val="clear" w:color="auto" w:fill="D9E2F3"/>
          </w:tcPr>
          <w:p w14:paraId="2241DE19" w14:textId="77777777" w:rsidR="008F3C5B" w:rsidRDefault="00000000">
            <w:pPr>
              <w:rPr>
                <w:ins w:id="522" w:author="Claude (AI draft)" w:date="2026-09-07T00:00:00Z"/>
              </w:rPr>
            </w:pPr>
            <w:ins w:id="523" w:author="Claude (AI draft)" w:date="2026-09-07T00:00:00Z">
              <w:r>
                <w:rPr>
                  <w:b/>
                </w:rPr>
                <w:t>Notes</w:t>
              </w:r>
            </w:ins>
          </w:p>
        </w:tc>
      </w:tr>
      <w:tr w:rsidR="008F3C5B" w14:paraId="2C25C604" w14:textId="77777777">
        <w:trPr>
          <w:ins w:id="524" w:author="Claude (AI draft)" w:date="2026-09-07T00:00:00Z"/>
        </w:trPr>
        <w:tc>
          <w:tcPr>
            <w:tcW w:w="2500" w:type="dxa"/>
          </w:tcPr>
          <w:p w14:paraId="0D2B8F04" w14:textId="77777777" w:rsidR="008F3C5B" w:rsidRDefault="00000000">
            <w:pPr>
              <w:rPr>
                <w:ins w:id="525" w:author="Claude (AI draft)" w:date="2026-09-07T00:00:00Z"/>
              </w:rPr>
            </w:pPr>
            <w:ins w:id="526" w:author="Claude (AI draft)" w:date="2026-09-07T00:00:00Z">
              <w:r>
                <w:rPr>
                  <w:rFonts w:ascii="Consolas" w:hAnsi="Consolas" w:cs="Consolas"/>
                </w:rPr>
                <w:t>meta.vw_pipeline_runs</w:t>
              </w:r>
            </w:ins>
          </w:p>
        </w:tc>
        <w:tc>
          <w:tcPr>
            <w:tcW w:w="1700" w:type="dxa"/>
          </w:tcPr>
          <w:p w14:paraId="5B1A49D1" w14:textId="77777777" w:rsidR="008F3C5B" w:rsidRDefault="00000000">
            <w:pPr>
              <w:rPr>
                <w:ins w:id="527" w:author="Claude (AI draft)" w:date="2026-09-07T00:00:00Z"/>
              </w:rPr>
            </w:pPr>
            <w:ins w:id="528" w:author="Claude (AI draft)" w:date="2026-09-07T00:00:00Z">
              <w:r>
                <w:rPr>
                  <w:rFonts w:ascii="Consolas" w:hAnsi="Consolas" w:cs="Consolas"/>
                </w:rPr>
                <w:t>pipeline_runs</w:t>
              </w:r>
            </w:ins>
          </w:p>
        </w:tc>
        <w:tc>
          <w:tcPr>
            <w:tcW w:w="2200" w:type="dxa"/>
          </w:tcPr>
          <w:p w14:paraId="1A8ECE10" w14:textId="77777777" w:rsidR="008F3C5B" w:rsidRDefault="00000000">
            <w:pPr>
              <w:rPr>
                <w:ins w:id="529" w:author="Claude (AI draft)" w:date="2026-09-07T00:00:00Z"/>
              </w:rPr>
            </w:pPr>
            <w:ins w:id="530" w:author="Claude (AI draft)" w:date="2026-09-07T00:00:00Z">
              <w:r>
                <w:rPr>
                  <w:i/>
                </w:rPr>
                <w:t>Fact Pipeline Runs</w:t>
              </w:r>
            </w:ins>
          </w:p>
        </w:tc>
        <w:tc>
          <w:tcPr>
            <w:tcW w:w="2700" w:type="dxa"/>
          </w:tcPr>
          <w:p w14:paraId="73840E4E" w14:textId="77777777" w:rsidR="008F3C5B" w:rsidRDefault="00000000">
            <w:pPr>
              <w:rPr>
                <w:ins w:id="531" w:author="Claude (AI draft)" w:date="2026-09-07T00:00:00Z"/>
              </w:rPr>
            </w:pPr>
            <w:ins w:id="532" w:author="Claude (AI draft)" w:date="2026-09-07T00:00:00Z">
              <w:r>
                <w:t xml:space="preserve">One row per job instance; aliases </w:t>
              </w:r>
              <w:r>
                <w:rPr>
                  <w:rFonts w:ascii="Consolas" w:hAnsi="Consolas" w:cs="Consolas"/>
                </w:rPr>
                <w:t>id</w:t>
              </w:r>
              <w:r>
                <w:t xml:space="preserve"> to </w:t>
              </w:r>
              <w:r>
                <w:rPr>
                  <w:rFonts w:ascii="Consolas" w:hAnsi="Consolas" w:cs="Consolas"/>
                </w:rPr>
                <w:t>pipelineRunId</w:t>
              </w:r>
              <w:r>
                <w:t>.</w:t>
              </w:r>
            </w:ins>
          </w:p>
        </w:tc>
      </w:tr>
      <w:tr w:rsidR="008F3C5B" w14:paraId="7B22466A" w14:textId="77777777">
        <w:trPr>
          <w:ins w:id="533" w:author="Claude (AI draft)" w:date="2026-09-07T00:00:00Z"/>
        </w:trPr>
        <w:tc>
          <w:tcPr>
            <w:tcW w:w="2500" w:type="dxa"/>
          </w:tcPr>
          <w:p w14:paraId="402A4EB6" w14:textId="77777777" w:rsidR="008F3C5B" w:rsidRDefault="00000000">
            <w:pPr>
              <w:rPr>
                <w:ins w:id="534" w:author="Claude (AI draft)" w:date="2026-09-07T00:00:00Z"/>
              </w:rPr>
            </w:pPr>
            <w:ins w:id="535" w:author="Claude (AI draft)" w:date="2026-09-07T00:00:00Z">
              <w:r>
                <w:rPr>
                  <w:rFonts w:ascii="Consolas" w:hAnsi="Consolas" w:cs="Consolas"/>
                </w:rPr>
                <w:t>meta.vw_latest_master_pipeline_runs</w:t>
              </w:r>
            </w:ins>
          </w:p>
        </w:tc>
        <w:tc>
          <w:tcPr>
            <w:tcW w:w="1700" w:type="dxa"/>
          </w:tcPr>
          <w:p w14:paraId="321A6BFE" w14:textId="77777777" w:rsidR="008F3C5B" w:rsidRDefault="00000000">
            <w:pPr>
              <w:rPr>
                <w:ins w:id="536" w:author="Claude (AI draft)" w:date="2026-09-07T00:00:00Z"/>
              </w:rPr>
            </w:pPr>
            <w:ins w:id="537" w:author="Claude (AI draft)" w:date="2026-09-07T00:00:00Z">
              <w:r>
                <w:rPr>
                  <w:rFonts w:ascii="Consolas" w:hAnsi="Consolas" w:cs="Consolas"/>
                </w:rPr>
                <w:t>pipeline_runs</w:t>
              </w:r>
            </w:ins>
          </w:p>
        </w:tc>
        <w:tc>
          <w:tcPr>
            <w:tcW w:w="2200" w:type="dxa"/>
          </w:tcPr>
          <w:p w14:paraId="3AADBAE0" w14:textId="77777777" w:rsidR="008F3C5B" w:rsidRDefault="00000000">
            <w:pPr>
              <w:rPr>
                <w:ins w:id="538" w:author="Claude (AI draft)" w:date="2026-09-07T00:00:00Z"/>
              </w:rPr>
            </w:pPr>
            <w:ins w:id="539" w:author="Claude (AI draft)" w:date="2026-09-07T00:00:00Z">
              <w:r>
                <w:rPr>
                  <w:i/>
                </w:rPr>
                <w:t>Fact Latest Master Pipeline Runs</w:t>
              </w:r>
            </w:ins>
          </w:p>
        </w:tc>
        <w:tc>
          <w:tcPr>
            <w:tcW w:w="2700" w:type="dxa"/>
          </w:tcPr>
          <w:p w14:paraId="35E707C8" w14:textId="77777777" w:rsidR="008F3C5B" w:rsidRDefault="00000000">
            <w:pPr>
              <w:rPr>
                <w:ins w:id="540" w:author="Claude (AI draft)" w:date="2026-09-07T00:00:00Z"/>
              </w:rPr>
            </w:pPr>
            <w:ins w:id="541" w:author="Claude (AI draft)" w:date="2026-09-07T00:00:00Z">
              <w:r>
                <w:t>Most recent run of each master pipeline, selected by row number over start time. Also restricts the activity runs view.</w:t>
              </w:r>
            </w:ins>
          </w:p>
        </w:tc>
      </w:tr>
      <w:tr w:rsidR="008F3C5B" w14:paraId="3E013290" w14:textId="77777777">
        <w:trPr>
          <w:ins w:id="542" w:author="Claude (AI draft)" w:date="2026-09-07T00:00:00Z"/>
        </w:trPr>
        <w:tc>
          <w:tcPr>
            <w:tcW w:w="2500" w:type="dxa"/>
          </w:tcPr>
          <w:p w14:paraId="6CF44AA3" w14:textId="77777777" w:rsidR="008F3C5B" w:rsidRDefault="00000000">
            <w:pPr>
              <w:rPr>
                <w:ins w:id="543" w:author="Claude (AI draft)" w:date="2026-09-07T00:00:00Z"/>
              </w:rPr>
            </w:pPr>
            <w:ins w:id="544" w:author="Claude (AI draft)" w:date="2026-09-07T00:00:00Z">
              <w:r>
                <w:rPr>
                  <w:rFonts w:ascii="Consolas" w:hAnsi="Consolas" w:cs="Consolas"/>
                </w:rPr>
                <w:t>meta.vw_pipeline_activity_runs</w:t>
              </w:r>
            </w:ins>
          </w:p>
        </w:tc>
        <w:tc>
          <w:tcPr>
            <w:tcW w:w="1700" w:type="dxa"/>
          </w:tcPr>
          <w:p w14:paraId="72E05269" w14:textId="77777777" w:rsidR="008F3C5B" w:rsidRDefault="00000000">
            <w:pPr>
              <w:rPr>
                <w:ins w:id="545" w:author="Claude (AI draft)" w:date="2026-09-07T00:00:00Z"/>
              </w:rPr>
            </w:pPr>
            <w:ins w:id="546" w:author="Claude (AI draft)" w:date="2026-09-07T00:00:00Z">
              <w:r>
                <w:rPr>
                  <w:rFonts w:ascii="Consolas" w:hAnsi="Consolas" w:cs="Consolas"/>
                </w:rPr>
                <w:t>pipeline_activities</w:t>
              </w:r>
            </w:ins>
          </w:p>
        </w:tc>
        <w:tc>
          <w:tcPr>
            <w:tcW w:w="2200" w:type="dxa"/>
          </w:tcPr>
          <w:p w14:paraId="22C68872" w14:textId="77777777" w:rsidR="008F3C5B" w:rsidRDefault="00000000">
            <w:pPr>
              <w:rPr>
                <w:ins w:id="547" w:author="Claude (AI draft)" w:date="2026-09-07T00:00:00Z"/>
              </w:rPr>
            </w:pPr>
            <w:ins w:id="548" w:author="Claude (AI draft)" w:date="2026-09-07T00:00:00Z">
              <w:r>
                <w:rPr>
                  <w:i/>
                </w:rPr>
                <w:t>Fact Pipeline Activity Runs</w:t>
              </w:r>
            </w:ins>
          </w:p>
        </w:tc>
        <w:tc>
          <w:tcPr>
            <w:tcW w:w="2700" w:type="dxa"/>
          </w:tcPr>
          <w:p w14:paraId="356D5275" w14:textId="77777777" w:rsidR="008F3C5B" w:rsidRDefault="00000000">
            <w:pPr>
              <w:rPr>
                <w:ins w:id="549" w:author="Claude (AI draft)" w:date="2026-09-07T00:00:00Z"/>
              </w:rPr>
            </w:pPr>
            <w:ins w:id="550" w:author="Claude (AI draft)" w:date="2026-09-07T00:00:00Z">
              <w:r>
                <w:t xml:space="preserve">Activity runs for master pipelines only; builds </w:t>
              </w:r>
              <w:r>
                <w:rPr>
                  <w:rFonts w:ascii="Consolas" w:hAnsi="Consolas" w:cs="Consolas"/>
                </w:rPr>
                <w:t>activity_key</w:t>
              </w:r>
              <w:r>
                <w:t xml:space="preserve"> as </w:t>
              </w:r>
              <w:r>
                <w:rPr>
                  <w:rFonts w:ascii="Consolas" w:hAnsi="Consolas" w:cs="Consolas"/>
                </w:rPr>
                <w:t>pipelineId + '-' + activityName</w:t>
              </w:r>
              <w:r>
                <w:t>.</w:t>
              </w:r>
            </w:ins>
          </w:p>
        </w:tc>
      </w:tr>
      <w:tr w:rsidR="008F3C5B" w14:paraId="15FD3395" w14:textId="77777777">
        <w:trPr>
          <w:ins w:id="551" w:author="Claude (AI draft)" w:date="2026-09-07T00:00:00Z"/>
        </w:trPr>
        <w:tc>
          <w:tcPr>
            <w:tcW w:w="2500" w:type="dxa"/>
          </w:tcPr>
          <w:p w14:paraId="4EFD92E8" w14:textId="77777777" w:rsidR="008F3C5B" w:rsidRDefault="00000000">
            <w:pPr>
              <w:rPr>
                <w:ins w:id="552" w:author="Claude (AI draft)" w:date="2026-09-07T00:00:00Z"/>
              </w:rPr>
            </w:pPr>
            <w:ins w:id="553" w:author="Claude (AI draft)" w:date="2026-09-07T00:00:00Z">
              <w:r>
                <w:rPr>
                  <w:rFonts w:ascii="Consolas" w:hAnsi="Consolas" w:cs="Consolas"/>
                </w:rPr>
                <w:t>meta.vw_pipeline_definitions</w:t>
              </w:r>
            </w:ins>
          </w:p>
        </w:tc>
        <w:tc>
          <w:tcPr>
            <w:tcW w:w="1700" w:type="dxa"/>
          </w:tcPr>
          <w:p w14:paraId="70F9AAE4" w14:textId="77777777" w:rsidR="008F3C5B" w:rsidRDefault="00000000">
            <w:pPr>
              <w:rPr>
                <w:ins w:id="554" w:author="Claude (AI draft)" w:date="2026-09-07T00:00:00Z"/>
              </w:rPr>
            </w:pPr>
            <w:ins w:id="555" w:author="Claude (AI draft)" w:date="2026-09-07T00:00:00Z">
              <w:r>
                <w:rPr>
                  <w:rFonts w:ascii="Consolas" w:hAnsi="Consolas" w:cs="Consolas"/>
                </w:rPr>
                <w:t>pipeline_definitions</w:t>
              </w:r>
            </w:ins>
          </w:p>
        </w:tc>
        <w:tc>
          <w:tcPr>
            <w:tcW w:w="2200" w:type="dxa"/>
          </w:tcPr>
          <w:p w14:paraId="351DDA26" w14:textId="77777777" w:rsidR="008F3C5B" w:rsidRDefault="00000000">
            <w:pPr>
              <w:rPr>
                <w:ins w:id="556" w:author="Claude (AI draft)" w:date="2026-09-07T00:00:00Z"/>
              </w:rPr>
            </w:pPr>
            <w:ins w:id="557" w:author="Claude (AI draft)" w:date="2026-09-07T00:00:00Z">
              <w:r>
                <w:rPr>
                  <w:i/>
                </w:rPr>
                <w:t>Fact Pipeline Definitions</w:t>
              </w:r>
            </w:ins>
          </w:p>
        </w:tc>
        <w:tc>
          <w:tcPr>
            <w:tcW w:w="2700" w:type="dxa"/>
          </w:tcPr>
          <w:p w14:paraId="5546BE3E" w14:textId="77777777" w:rsidR="008F3C5B" w:rsidRDefault="00000000">
            <w:pPr>
              <w:rPr>
                <w:ins w:id="558" w:author="Claude (AI draft)" w:date="2026-09-07T00:00:00Z"/>
              </w:rPr>
            </w:pPr>
            <w:ins w:id="559" w:author="Claude (AI draft)" w:date="2026-09-07T00:00:00Z">
              <w:r>
                <w:t xml:space="preserve">Static activity topology; builds the matching </w:t>
              </w:r>
              <w:r>
                <w:rPr>
                  <w:rFonts w:ascii="Consolas" w:hAnsi="Consolas" w:cs="Consolas"/>
                </w:rPr>
                <w:t>activity_key</w:t>
              </w:r>
              <w:r>
                <w:t xml:space="preserve"> from </w:t>
              </w:r>
              <w:r>
                <w:rPr>
                  <w:rFonts w:ascii="Consolas" w:hAnsi="Consolas" w:cs="Consolas"/>
                </w:rPr>
                <w:t>pipeline_id + '-' + activity_name</w:t>
              </w:r>
              <w:r>
                <w:t>. Both sides must build the key identically.</w:t>
              </w:r>
            </w:ins>
          </w:p>
        </w:tc>
      </w:tr>
      <w:tr w:rsidR="008F3C5B" w14:paraId="55309E98" w14:textId="77777777">
        <w:trPr>
          <w:ins w:id="560" w:author="Claude (AI draft)" w:date="2026-09-07T00:00:00Z"/>
        </w:trPr>
        <w:tc>
          <w:tcPr>
            <w:tcW w:w="2500" w:type="dxa"/>
          </w:tcPr>
          <w:p w14:paraId="2DB0938D" w14:textId="77777777" w:rsidR="008F3C5B" w:rsidRDefault="00000000">
            <w:pPr>
              <w:rPr>
                <w:ins w:id="561" w:author="Claude (AI draft)" w:date="2026-09-07T00:00:00Z"/>
              </w:rPr>
            </w:pPr>
            <w:ins w:id="562" w:author="Claude (AI draft)" w:date="2026-09-07T00:00:00Z">
              <w:r>
                <w:rPr>
                  <w:rFonts w:ascii="Consolas" w:hAnsi="Consolas" w:cs="Consolas"/>
                </w:rPr>
                <w:t>meta.vw_pipeline_ID_lookup</w:t>
              </w:r>
            </w:ins>
          </w:p>
        </w:tc>
        <w:tc>
          <w:tcPr>
            <w:tcW w:w="1700" w:type="dxa"/>
          </w:tcPr>
          <w:p w14:paraId="6A195971" w14:textId="77777777" w:rsidR="008F3C5B" w:rsidRDefault="00000000">
            <w:pPr>
              <w:rPr>
                <w:ins w:id="563" w:author="Claude (AI draft)" w:date="2026-09-07T00:00:00Z"/>
              </w:rPr>
            </w:pPr>
            <w:ins w:id="564" w:author="Claude (AI draft)" w:date="2026-09-07T00:00:00Z">
              <w:r>
                <w:rPr>
                  <w:rFonts w:ascii="Consolas" w:hAnsi="Consolas" w:cs="Consolas"/>
                </w:rPr>
                <w:t>pipeline_definitions</w:t>
              </w:r>
            </w:ins>
          </w:p>
        </w:tc>
        <w:tc>
          <w:tcPr>
            <w:tcW w:w="2200" w:type="dxa"/>
          </w:tcPr>
          <w:p w14:paraId="6989405B" w14:textId="77777777" w:rsidR="008F3C5B" w:rsidRDefault="00000000">
            <w:pPr>
              <w:rPr>
                <w:ins w:id="565" w:author="Claude (AI draft)" w:date="2026-09-07T00:00:00Z"/>
              </w:rPr>
            </w:pPr>
            <w:ins w:id="566" w:author="Claude (AI draft)" w:date="2026-09-07T00:00:00Z">
              <w:r>
                <w:rPr>
                  <w:i/>
                </w:rPr>
                <w:t>Dim Pipeline</w:t>
              </w:r>
            </w:ins>
          </w:p>
        </w:tc>
        <w:tc>
          <w:tcPr>
            <w:tcW w:w="2700" w:type="dxa"/>
          </w:tcPr>
          <w:p w14:paraId="5176CA02" w14:textId="77777777" w:rsidR="008F3C5B" w:rsidRDefault="00000000">
            <w:pPr>
              <w:rPr>
                <w:ins w:id="567" w:author="Claude (AI draft)" w:date="2026-09-07T00:00:00Z"/>
              </w:rPr>
            </w:pPr>
            <w:ins w:id="568" w:author="Claude (AI draft)" w:date="2026-09-07T00:00:00Z">
              <w:r>
                <w:t xml:space="preserve">Pipeline id/name dimension. Sourced from definitions rather than runs so pipelines </w:t>
              </w:r>
              <w:r>
                <w:lastRenderedPageBreak/>
                <w:t>with no runs in the window still appear in slicers.</w:t>
              </w:r>
            </w:ins>
          </w:p>
        </w:tc>
      </w:tr>
      <w:tr w:rsidR="008F3C5B" w14:paraId="2899757B" w14:textId="77777777">
        <w:trPr>
          <w:ins w:id="569" w:author="Claude (AI draft)" w:date="2026-09-07T00:00:00Z"/>
        </w:trPr>
        <w:tc>
          <w:tcPr>
            <w:tcW w:w="2500" w:type="dxa"/>
          </w:tcPr>
          <w:p w14:paraId="45410E53" w14:textId="77777777" w:rsidR="008F3C5B" w:rsidRDefault="00000000">
            <w:pPr>
              <w:rPr>
                <w:ins w:id="570" w:author="Claude (AI draft)" w:date="2026-09-07T00:00:00Z"/>
              </w:rPr>
            </w:pPr>
            <w:ins w:id="571" w:author="Claude (AI draft)" w:date="2026-09-07T00:00:00Z">
              <w:r>
                <w:rPr>
                  <w:rFonts w:ascii="Consolas" w:hAnsi="Consolas" w:cs="Consolas"/>
                </w:rPr>
                <w:lastRenderedPageBreak/>
                <w:t>meta.vw_pipeline_params</w:t>
              </w:r>
            </w:ins>
          </w:p>
        </w:tc>
        <w:tc>
          <w:tcPr>
            <w:tcW w:w="1700" w:type="dxa"/>
          </w:tcPr>
          <w:p w14:paraId="6BCF6F93" w14:textId="77777777" w:rsidR="008F3C5B" w:rsidRDefault="00000000">
            <w:pPr>
              <w:rPr>
                <w:ins w:id="572" w:author="Claude (AI draft)" w:date="2026-09-07T00:00:00Z"/>
              </w:rPr>
            </w:pPr>
            <w:ins w:id="573" w:author="Claude (AI draft)" w:date="2026-09-07T00:00:00Z">
              <w:r>
                <w:rPr>
                  <w:rFonts w:ascii="Consolas" w:hAnsi="Consolas" w:cs="Consolas"/>
                </w:rPr>
                <w:t>pipeline_params</w:t>
              </w:r>
            </w:ins>
          </w:p>
        </w:tc>
        <w:tc>
          <w:tcPr>
            <w:tcW w:w="2200" w:type="dxa"/>
          </w:tcPr>
          <w:p w14:paraId="0FF84A0C" w14:textId="77777777" w:rsidR="008F3C5B" w:rsidRDefault="00000000">
            <w:pPr>
              <w:rPr>
                <w:ins w:id="574" w:author="Claude (AI draft)" w:date="2026-09-07T00:00:00Z"/>
              </w:rPr>
            </w:pPr>
            <w:ins w:id="575" w:author="Claude (AI draft)" w:date="2026-09-07T00:00:00Z">
              <w:r>
                <w:rPr>
                  <w:i/>
                </w:rPr>
                <w:t>Dim Pipeline Source</w:t>
              </w:r>
            </w:ins>
          </w:p>
        </w:tc>
        <w:tc>
          <w:tcPr>
            <w:tcW w:w="2700" w:type="dxa"/>
          </w:tcPr>
          <w:p w14:paraId="433D7AB6" w14:textId="77777777" w:rsidR="008F3C5B" w:rsidRDefault="00000000">
            <w:pPr>
              <w:rPr>
                <w:ins w:id="576" w:author="Claude (AI draft)" w:date="2026-09-07T00:00:00Z"/>
              </w:rPr>
            </w:pPr>
            <w:ins w:id="577" w:author="Claude (AI draft)" w:date="2026-09-07T00:00:00Z">
              <w:r>
                <w:t xml:space="preserve">Default parameter values for scheduled pipelines. </w:t>
              </w:r>
              <w:r>
                <w:rPr>
                  <w:rFonts w:ascii="Consolas" w:hAnsi="Consolas" w:cs="Consolas"/>
                </w:rPr>
                <w:t>ItemId</w:t>
              </w:r>
              <w:r>
                <w:t xml:space="preserve"> and </w:t>
              </w:r>
              <w:r>
                <w:rPr>
                  <w:rFonts w:ascii="Consolas" w:hAnsi="Consolas" w:cs="Consolas"/>
                </w:rPr>
                <w:t>itemId</w:t>
              </w:r>
              <w:r>
                <w:t xml:space="preserve"> are different columns and both are required — the warehouse collation is case-sensitive.</w:t>
              </w:r>
            </w:ins>
          </w:p>
        </w:tc>
      </w:tr>
    </w:tbl>
    <w:p w14:paraId="223CAF99" w14:textId="77777777" w:rsidR="008F3C5B" w:rsidRDefault="00000000">
      <w:pPr>
        <w:spacing w:before="120" w:after="120"/>
        <w:rPr>
          <w:ins w:id="578" w:author="Claude (AI draft)" w:date="2026-09-07T00:00:00Z"/>
        </w:rPr>
      </w:pPr>
      <w:commentRangeStart w:id="579"/>
      <w:ins w:id="580" w:author="Claude (AI draft)" w:date="2026-09-07T00:00:00Z">
        <w:r>
          <w:t xml:space="preserve">A seventh view, </w:t>
        </w:r>
        <w:r>
          <w:rPr>
            <w:rFonts w:ascii="Consolas" w:hAnsi="Consolas" w:cs="Consolas"/>
          </w:rPr>
          <w:t>meta.vw_master_pipeline_alert_state</w:t>
        </w:r>
        <w:r>
          <w:t>, is queried by the notebook to build the alert events described in Section 3.8.7. Its definition is not currently held in the Azure DevOps repository — see Section 3.8.8.</w:t>
        </w:r>
      </w:ins>
      <w:commentRangeEnd w:id="579"/>
      <w:r w:rsidR="004276D2">
        <w:rPr>
          <w:rStyle w:val="CommentReference"/>
          <w:sz w:val="22"/>
          <w:szCs w:val="22"/>
        </w:rPr>
        <w:commentReference w:id="579"/>
      </w:r>
    </w:p>
    <w:p w14:paraId="0D29581A" w14:textId="77777777" w:rsidR="008F3C5B" w:rsidRDefault="00000000">
      <w:pPr>
        <w:pStyle w:val="Heading3"/>
        <w:rPr>
          <w:ins w:id="581" w:author="Claude (AI draft)" w:date="2026-09-07T00:00:00Z"/>
          <w:lang w:val="en-AU"/>
        </w:rPr>
      </w:pPr>
      <w:ins w:id="582" w:author="Claude (AI draft)" w:date="2026-09-07T00:00:00Z">
        <w:r>
          <w:t>Semantic model</w:t>
        </w:r>
      </w:ins>
    </w:p>
    <w:p w14:paraId="062596EB" w14:textId="77777777" w:rsidR="008F3C5B" w:rsidRDefault="00000000">
      <w:pPr>
        <w:spacing w:before="120" w:after="120"/>
        <w:rPr>
          <w:ins w:id="583" w:author="Claude (AI draft)" w:date="2026-09-07T00:00:00Z"/>
        </w:rPr>
      </w:pPr>
      <w:ins w:id="584" w:author="Claude (AI draft)" w:date="2026-09-07T00:00:00Z">
        <w:r>
          <w:rPr>
            <w:rFonts w:ascii="Consolas" w:hAnsi="Consolas" w:cs="Consolas"/>
          </w:rPr>
          <w:t>pipeline_monitoring.SemanticModel</w:t>
        </w:r>
        <w:r>
          <w:t xml:space="preserve"> is an import-mode model over the six views above. It contains four fact tables (</w:t>
        </w:r>
        <w:r>
          <w:rPr>
            <w:i/>
          </w:rPr>
          <w:t>Fact Pipeline Runs</w:t>
        </w:r>
        <w:r>
          <w:t xml:space="preserve">, </w:t>
        </w:r>
        <w:r>
          <w:rPr>
            <w:i/>
          </w:rPr>
          <w:t>Fact Latest Master Pipeline Runs</w:t>
        </w:r>
        <w:r>
          <w:t xml:space="preserve">, </w:t>
        </w:r>
        <w:r>
          <w:rPr>
            <w:i/>
          </w:rPr>
          <w:t>Fact Pipeline Activity Runs</w:t>
        </w:r>
        <w:r>
          <w:t xml:space="preserve">, </w:t>
        </w:r>
        <w:r>
          <w:rPr>
            <w:i/>
          </w:rPr>
          <w:t>Fact Pipeline Definitions</w:t>
        </w:r>
        <w:r>
          <w:t>), two dimensions (</w:t>
        </w:r>
        <w:r>
          <w:rPr>
            <w:i/>
          </w:rPr>
          <w:t>Dim Pipeline</w:t>
        </w:r>
        <w:r>
          <w:t xml:space="preserve">, </w:t>
        </w:r>
        <w:r>
          <w:rPr>
            <w:i/>
          </w:rPr>
          <w:t>Dim Pipeline Source</w:t>
        </w:r>
        <w:r>
          <w:t xml:space="preserve">) and a </w:t>
        </w:r>
        <w:r>
          <w:rPr>
            <w:i/>
          </w:rPr>
          <w:t>Measure Table</w:t>
        </w:r>
        <w:r>
          <w:t xml:space="preserve"> holding 28 measures, plus an embedded </w:t>
        </w:r>
        <w:r>
          <w:rPr>
            <w:i/>
          </w:rPr>
          <w:t>Data Dictionary</w:t>
        </w:r>
        <w:r>
          <w:t xml:space="preserve"> table.</w:t>
        </w:r>
      </w:ins>
    </w:p>
    <w:p w14:paraId="6B1B750F" w14:textId="77777777" w:rsidR="008F3C5B" w:rsidRDefault="00000000">
      <w:pPr>
        <w:spacing w:before="120" w:after="120"/>
        <w:rPr>
          <w:ins w:id="585" w:author="Claude (AI draft)" w:date="2026-09-07T00:00:00Z"/>
        </w:rPr>
      </w:pPr>
      <w:ins w:id="586" w:author="Claude (AI draft)" w:date="2026-09-07T00:00:00Z">
        <w:r>
          <w:t>The following measures carry the reporting logic and are the ones most likely to need attention in support.</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39"/>
        <w:gridCol w:w="5765"/>
      </w:tblGrid>
      <w:tr w:rsidR="008F3C5B" w14:paraId="0814C0C4" w14:textId="77777777">
        <w:trPr>
          <w:tblHeader/>
          <w:ins w:id="587" w:author="Claude (AI draft)" w:date="2026-09-07T00:00:00Z"/>
        </w:trPr>
        <w:tc>
          <w:tcPr>
            <w:tcW w:w="3400" w:type="dxa"/>
            <w:shd w:val="clear" w:color="auto" w:fill="D9E2F3"/>
          </w:tcPr>
          <w:p w14:paraId="1766A96D" w14:textId="77777777" w:rsidR="008F3C5B" w:rsidRDefault="00000000">
            <w:pPr>
              <w:rPr>
                <w:ins w:id="588" w:author="Claude (AI draft)" w:date="2026-09-07T00:00:00Z"/>
              </w:rPr>
            </w:pPr>
            <w:ins w:id="589" w:author="Claude (AI draft)" w:date="2026-09-07T00:00:00Z">
              <w:r>
                <w:rPr>
                  <w:b/>
                </w:rPr>
                <w:t>Measure</w:t>
              </w:r>
            </w:ins>
          </w:p>
        </w:tc>
        <w:tc>
          <w:tcPr>
            <w:tcW w:w="5700" w:type="dxa"/>
            <w:shd w:val="clear" w:color="auto" w:fill="D9E2F3"/>
          </w:tcPr>
          <w:p w14:paraId="587E8081" w14:textId="77777777" w:rsidR="008F3C5B" w:rsidRDefault="00000000">
            <w:pPr>
              <w:rPr>
                <w:ins w:id="590" w:author="Claude (AI draft)" w:date="2026-09-07T00:00:00Z"/>
              </w:rPr>
            </w:pPr>
            <w:ins w:id="591" w:author="Claude (AI draft)" w:date="2026-09-07T00:00:00Z">
              <w:r>
                <w:rPr>
                  <w:b/>
                </w:rPr>
                <w:t>Purpose</w:t>
              </w:r>
            </w:ins>
          </w:p>
        </w:tc>
      </w:tr>
      <w:tr w:rsidR="008F3C5B" w14:paraId="3044C5FC" w14:textId="77777777">
        <w:trPr>
          <w:ins w:id="592" w:author="Claude (AI draft)" w:date="2026-09-07T00:00:00Z"/>
        </w:trPr>
        <w:tc>
          <w:tcPr>
            <w:tcW w:w="3400" w:type="dxa"/>
          </w:tcPr>
          <w:p w14:paraId="1F33C1E6" w14:textId="77777777" w:rsidR="008F3C5B" w:rsidRDefault="00000000">
            <w:pPr>
              <w:rPr>
                <w:ins w:id="593" w:author="Claude (AI draft)" w:date="2026-09-07T00:00:00Z"/>
              </w:rPr>
            </w:pPr>
            <w:ins w:id="594" w:author="Claude (AI draft)" w:date="2026-09-07T00:00:00Z">
              <w:r>
                <w:rPr>
                  <w:i/>
                </w:rPr>
                <w:t>Master Status (TriColour)</w:t>
              </w:r>
            </w:ins>
          </w:p>
        </w:tc>
        <w:tc>
          <w:tcPr>
            <w:tcW w:w="5700" w:type="dxa"/>
          </w:tcPr>
          <w:p w14:paraId="1FA24BDB" w14:textId="77777777" w:rsidR="008F3C5B" w:rsidRDefault="00000000">
            <w:pPr>
              <w:rPr>
                <w:ins w:id="595" w:author="Claude (AI draft)" w:date="2026-09-07T00:00:00Z"/>
              </w:rPr>
            </w:pPr>
            <w:ins w:id="596" w:author="Claude (AI draft)" w:date="2026-09-07T00:00:00Z">
              <w:r>
                <w:t>The report's status classification. Passes through Failed, Not Started and Cancelled from the master run status; otherwise derives Success (no failed child activities, at least one succeeded), Partial (both failed and succeeded child activities) or Failed (failed child activities only) from the activity runs, falling back to Unknown.</w:t>
              </w:r>
            </w:ins>
          </w:p>
        </w:tc>
      </w:tr>
      <w:tr w:rsidR="008F3C5B" w14:paraId="55D73D0C" w14:textId="77777777">
        <w:trPr>
          <w:ins w:id="597" w:author="Claude (AI draft)" w:date="2026-09-07T00:00:00Z"/>
        </w:trPr>
        <w:tc>
          <w:tcPr>
            <w:tcW w:w="3400" w:type="dxa"/>
          </w:tcPr>
          <w:p w14:paraId="596C1B94" w14:textId="77777777" w:rsidR="008F3C5B" w:rsidRDefault="00000000">
            <w:pPr>
              <w:rPr>
                <w:ins w:id="598" w:author="Claude (AI draft)" w:date="2026-09-07T00:00:00Z"/>
              </w:rPr>
            </w:pPr>
            <w:ins w:id="599" w:author="Claude (AI draft)" w:date="2026-09-07T00:00:00Z">
              <w:r>
                <w:rPr>
                  <w:i/>
                </w:rPr>
                <w:t>Master Status Colour</w:t>
              </w:r>
            </w:ins>
          </w:p>
        </w:tc>
        <w:tc>
          <w:tcPr>
            <w:tcW w:w="5700" w:type="dxa"/>
          </w:tcPr>
          <w:p w14:paraId="236ADE19" w14:textId="77777777" w:rsidR="008F3C5B" w:rsidRDefault="00000000">
            <w:pPr>
              <w:rPr>
                <w:ins w:id="600" w:author="Claude (AI draft)" w:date="2026-09-07T00:00:00Z"/>
              </w:rPr>
            </w:pPr>
            <w:ins w:id="601" w:author="Claude (AI draft)" w:date="2026-09-07T00:00:00Z">
              <w:r>
                <w:t>Maps the tri-colour status to hex colours (green / amber / red / grey) for conditional formatting.</w:t>
              </w:r>
            </w:ins>
          </w:p>
        </w:tc>
      </w:tr>
      <w:tr w:rsidR="008F3C5B" w14:paraId="469A0124" w14:textId="77777777">
        <w:trPr>
          <w:ins w:id="602" w:author="Claude (AI draft)" w:date="2026-09-07T00:00:00Z"/>
        </w:trPr>
        <w:tc>
          <w:tcPr>
            <w:tcW w:w="3400" w:type="dxa"/>
          </w:tcPr>
          <w:p w14:paraId="3D4DD8A4" w14:textId="77777777" w:rsidR="008F3C5B" w:rsidRDefault="00000000">
            <w:pPr>
              <w:rPr>
                <w:ins w:id="603" w:author="Claude (AI draft)" w:date="2026-09-07T00:00:00Z"/>
              </w:rPr>
            </w:pPr>
            <w:ins w:id="604" w:author="Claude (AI draft)" w:date="2026-09-07T00:00:00Z">
              <w:r>
                <w:rPr>
                  <w:i/>
                </w:rPr>
                <w:t>Is Latest Run</w:t>
              </w:r>
              <w:r>
                <w:t xml:space="preserve">, </w:t>
              </w:r>
              <w:r>
                <w:rPr>
                  <w:i/>
                </w:rPr>
                <w:t>Latest Run Time</w:t>
              </w:r>
            </w:ins>
          </w:p>
        </w:tc>
        <w:tc>
          <w:tcPr>
            <w:tcW w:w="5700" w:type="dxa"/>
          </w:tcPr>
          <w:p w14:paraId="6E7CD8E7" w14:textId="77777777" w:rsidR="008F3C5B" w:rsidRDefault="00000000">
            <w:pPr>
              <w:rPr>
                <w:ins w:id="605" w:author="Claude (AI draft)" w:date="2026-09-07T00:00:00Z"/>
              </w:rPr>
            </w:pPr>
            <w:ins w:id="606" w:author="Claude (AI draft)" w:date="2026-09-07T00:00:00Z">
              <w:r>
                <w:t>Identify and date the most recent run per pipeline item.</w:t>
              </w:r>
            </w:ins>
          </w:p>
        </w:tc>
      </w:tr>
      <w:tr w:rsidR="008F3C5B" w14:paraId="1AD39353" w14:textId="77777777">
        <w:trPr>
          <w:ins w:id="607" w:author="Claude (AI draft)" w:date="2026-09-07T00:00:00Z"/>
        </w:trPr>
        <w:tc>
          <w:tcPr>
            <w:tcW w:w="3400" w:type="dxa"/>
          </w:tcPr>
          <w:p w14:paraId="1D2A9939" w14:textId="77777777" w:rsidR="008F3C5B" w:rsidRDefault="00000000">
            <w:pPr>
              <w:rPr>
                <w:ins w:id="608" w:author="Claude (AI draft)" w:date="2026-09-07T00:00:00Z"/>
              </w:rPr>
            </w:pPr>
            <w:ins w:id="609" w:author="Claude (AI draft)" w:date="2026-09-07T00:00:00Z">
              <w:r>
                <w:rPr>
                  <w:i/>
                </w:rPr>
                <w:t>Total / Failed / Partial / Successful Master Pipelines</w:t>
              </w:r>
              <w:r>
                <w:t xml:space="preserve">, </w:t>
              </w:r>
              <w:r>
                <w:rPr>
                  <w:i/>
                </w:rPr>
                <w:t>Success Rate %</w:t>
              </w:r>
            </w:ins>
          </w:p>
        </w:tc>
        <w:tc>
          <w:tcPr>
            <w:tcW w:w="5700" w:type="dxa"/>
          </w:tcPr>
          <w:p w14:paraId="0644DCB4" w14:textId="77777777" w:rsidR="008F3C5B" w:rsidRDefault="00000000">
            <w:pPr>
              <w:rPr>
                <w:ins w:id="610" w:author="Claude (AI draft)" w:date="2026-09-07T00:00:00Z"/>
              </w:rPr>
            </w:pPr>
            <w:ins w:id="611" w:author="Claude (AI draft)" w:date="2026-09-07T00:00:00Z">
              <w:r>
                <w:t>Headline counts and success rate across the latest master pipeline runs.</w:t>
              </w:r>
            </w:ins>
          </w:p>
        </w:tc>
      </w:tr>
      <w:tr w:rsidR="008F3C5B" w14:paraId="1EA778EF" w14:textId="77777777">
        <w:trPr>
          <w:ins w:id="612" w:author="Claude (AI draft)" w:date="2026-09-07T00:00:00Z"/>
        </w:trPr>
        <w:tc>
          <w:tcPr>
            <w:tcW w:w="3400" w:type="dxa"/>
          </w:tcPr>
          <w:p w14:paraId="41C797E4" w14:textId="77777777" w:rsidR="008F3C5B" w:rsidRDefault="00000000">
            <w:pPr>
              <w:rPr>
                <w:ins w:id="613" w:author="Claude (AI draft)" w:date="2026-09-07T00:00:00Z"/>
              </w:rPr>
            </w:pPr>
            <w:ins w:id="614" w:author="Claude (AI draft)" w:date="2026-09-07T00:00:00Z">
              <w:r>
                <w:rPr>
                  <w:i/>
                </w:rPr>
                <w:lastRenderedPageBreak/>
                <w:t>Total Failed Activities</w:t>
              </w:r>
              <w:r>
                <w:t xml:space="preserve">, </w:t>
              </w:r>
              <w:r>
                <w:rPr>
                  <w:i/>
                </w:rPr>
                <w:t>Total Activities (past 48 hours)</w:t>
              </w:r>
              <w:r>
                <w:t xml:space="preserve">, </w:t>
              </w:r>
              <w:r>
                <w:rPr>
                  <w:i/>
                </w:rPr>
                <w:t>Needs Attention</w:t>
              </w:r>
            </w:ins>
          </w:p>
        </w:tc>
        <w:tc>
          <w:tcPr>
            <w:tcW w:w="5700" w:type="dxa"/>
          </w:tcPr>
          <w:p w14:paraId="211ADD46" w14:textId="77777777" w:rsidR="008F3C5B" w:rsidRDefault="00000000">
            <w:pPr>
              <w:rPr>
                <w:ins w:id="615" w:author="Claude (AI draft)" w:date="2026-09-07T00:00:00Z"/>
              </w:rPr>
            </w:pPr>
            <w:ins w:id="616" w:author="Claude (AI draft)" w:date="2026-09-07T00:00:00Z">
              <w:r>
                <w:t>Activity-level failure counts and an attention flag.</w:t>
              </w:r>
            </w:ins>
          </w:p>
        </w:tc>
      </w:tr>
      <w:tr w:rsidR="008F3C5B" w14:paraId="7607CA7E" w14:textId="77777777">
        <w:trPr>
          <w:ins w:id="617" w:author="Claude (AI draft)" w:date="2026-09-07T00:00:00Z"/>
        </w:trPr>
        <w:tc>
          <w:tcPr>
            <w:tcW w:w="3400" w:type="dxa"/>
          </w:tcPr>
          <w:p w14:paraId="19D72CA3" w14:textId="77777777" w:rsidR="008F3C5B" w:rsidRDefault="00000000">
            <w:pPr>
              <w:rPr>
                <w:ins w:id="618" w:author="Claude (AI draft)" w:date="2026-09-07T00:00:00Z"/>
              </w:rPr>
            </w:pPr>
            <w:ins w:id="619" w:author="Claude (AI draft)" w:date="2026-09-07T00:00:00Z">
              <w:r>
                <w:rPr>
                  <w:i/>
                </w:rPr>
                <w:t>Failed / Successful / Partial / Total KPI SVG</w:t>
              </w:r>
              <w:r>
                <w:t xml:space="preserve">, </w:t>
              </w:r>
              <w:r>
                <w:rPr>
                  <w:i/>
                </w:rPr>
                <w:t>Failed Activities KPI SVG</w:t>
              </w:r>
              <w:r>
                <w:t xml:space="preserve">, </w:t>
              </w:r>
              <w:r>
                <w:rPr>
                  <w:i/>
                </w:rPr>
                <w:t>Partial Failed Runs KPI SVG</w:t>
              </w:r>
              <w:r>
                <w:t xml:space="preserve">, </w:t>
              </w:r>
              <w:r>
                <w:rPr>
                  <w:i/>
                </w:rPr>
                <w:t>Pipeline Flow SVG</w:t>
              </w:r>
            </w:ins>
          </w:p>
        </w:tc>
        <w:tc>
          <w:tcPr>
            <w:tcW w:w="5700" w:type="dxa"/>
          </w:tcPr>
          <w:p w14:paraId="6ED82B73" w14:textId="77777777" w:rsidR="008F3C5B" w:rsidRDefault="00000000">
            <w:pPr>
              <w:rPr>
                <w:ins w:id="620" w:author="Claude (AI draft)" w:date="2026-09-07T00:00:00Z"/>
              </w:rPr>
            </w:pPr>
            <w:ins w:id="621" w:author="Claude (AI draft)" w:date="2026-09-07T00:00:00Z">
              <w:r>
                <w:t>Measures that emit SVG markup, rendered by the HTML content custom visual to produce the KPI tiles and the pipeline flow diagram.</w:t>
              </w:r>
            </w:ins>
          </w:p>
        </w:tc>
      </w:tr>
      <w:tr w:rsidR="008F3C5B" w14:paraId="20FDF7A8" w14:textId="77777777">
        <w:trPr>
          <w:ins w:id="622" w:author="Claude (AI draft)" w:date="2026-09-07T00:00:00Z"/>
        </w:trPr>
        <w:tc>
          <w:tcPr>
            <w:tcW w:w="3400" w:type="dxa"/>
          </w:tcPr>
          <w:p w14:paraId="23F03D62" w14:textId="77777777" w:rsidR="008F3C5B" w:rsidRDefault="00000000">
            <w:pPr>
              <w:rPr>
                <w:ins w:id="623" w:author="Claude (AI draft)" w:date="2026-09-07T00:00:00Z"/>
              </w:rPr>
            </w:pPr>
            <w:ins w:id="624" w:author="Claude (AI draft)" w:date="2026-09-07T00:00:00Z">
              <w:r>
                <w:rPr>
                  <w:i/>
                </w:rPr>
                <w:t>Failure Summary</w:t>
              </w:r>
              <w:r>
                <w:t xml:space="preserve">, </w:t>
              </w:r>
              <w:r>
                <w:rPr>
                  <w:i/>
                </w:rPr>
                <w:t>Duration (sec)</w:t>
              </w:r>
              <w:r>
                <w:t xml:space="preserve">, </w:t>
              </w:r>
              <w:r>
                <w:rPr>
                  <w:i/>
                </w:rPr>
                <w:t>Can Drill Through</w:t>
              </w:r>
              <w:r>
                <w:t xml:space="preserve">, </w:t>
              </w:r>
              <w:r>
                <w:rPr>
                  <w:i/>
                </w:rPr>
                <w:t>Master Pipeline Failure (History) %</w:t>
              </w:r>
            </w:ins>
          </w:p>
        </w:tc>
        <w:tc>
          <w:tcPr>
            <w:tcW w:w="5700" w:type="dxa"/>
          </w:tcPr>
          <w:p w14:paraId="526FAAF2" w14:textId="77777777" w:rsidR="008F3C5B" w:rsidRDefault="00000000">
            <w:pPr>
              <w:rPr>
                <w:ins w:id="625" w:author="Claude (AI draft)" w:date="2026-09-07T00:00:00Z"/>
              </w:rPr>
            </w:pPr>
            <w:ins w:id="626" w:author="Claude (AI draft)" w:date="2026-09-07T00:00:00Z">
              <w:r>
                <w:t>Supporting measures for the failure and history pages.</w:t>
              </w:r>
            </w:ins>
          </w:p>
        </w:tc>
      </w:tr>
    </w:tbl>
    <w:p w14:paraId="4B17AB88" w14:textId="77777777" w:rsidR="008F3C5B" w:rsidRDefault="00000000">
      <w:pPr>
        <w:pStyle w:val="Heading3"/>
        <w:rPr>
          <w:ins w:id="627" w:author="Claude (AI draft)" w:date="2026-09-07T00:00:00Z"/>
          <w:lang w:val="en-AU"/>
        </w:rPr>
      </w:pPr>
      <w:ins w:id="628" w:author="Claude (AI draft)" w:date="2026-09-07T00:00:00Z">
        <w:r>
          <w:t>Report</w:t>
        </w:r>
      </w:ins>
    </w:p>
    <w:p w14:paraId="661C530D" w14:textId="77777777" w:rsidR="008F3C5B" w:rsidRDefault="00000000">
      <w:pPr>
        <w:spacing w:before="120" w:after="120"/>
        <w:rPr>
          <w:ins w:id="629" w:author="Claude (AI draft)" w:date="2026-09-07T00:00:00Z"/>
        </w:rPr>
      </w:pPr>
      <w:ins w:id="630" w:author="Claude (AI draft)" w:date="2026-09-07T00:00:00Z">
        <w:r>
          <w:rPr>
            <w:rFonts w:ascii="Consolas" w:hAnsi="Consolas" w:cs="Consolas"/>
          </w:rPr>
          <w:t>pipeline_monitoring.Report</w:t>
        </w:r>
        <w:r>
          <w:t xml:space="preserve"> presents the model across five pages.</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34"/>
        <w:gridCol w:w="6170"/>
      </w:tblGrid>
      <w:tr w:rsidR="008F3C5B" w14:paraId="148B235E" w14:textId="77777777">
        <w:trPr>
          <w:tblHeader/>
          <w:ins w:id="631" w:author="Claude (AI draft)" w:date="2026-09-07T00:00:00Z"/>
        </w:trPr>
        <w:tc>
          <w:tcPr>
            <w:tcW w:w="3000" w:type="dxa"/>
            <w:shd w:val="clear" w:color="auto" w:fill="D9E2F3"/>
          </w:tcPr>
          <w:p w14:paraId="67AB00F9" w14:textId="77777777" w:rsidR="008F3C5B" w:rsidRDefault="00000000">
            <w:pPr>
              <w:rPr>
                <w:ins w:id="632" w:author="Claude (AI draft)" w:date="2026-09-07T00:00:00Z"/>
              </w:rPr>
            </w:pPr>
            <w:ins w:id="633" w:author="Claude (AI draft)" w:date="2026-09-07T00:00:00Z">
              <w:r>
                <w:rPr>
                  <w:b/>
                </w:rPr>
                <w:t>Page</w:t>
              </w:r>
            </w:ins>
          </w:p>
        </w:tc>
        <w:tc>
          <w:tcPr>
            <w:tcW w:w="6100" w:type="dxa"/>
            <w:shd w:val="clear" w:color="auto" w:fill="D9E2F3"/>
          </w:tcPr>
          <w:p w14:paraId="265135D6" w14:textId="77777777" w:rsidR="008F3C5B" w:rsidRDefault="00000000">
            <w:pPr>
              <w:rPr>
                <w:ins w:id="634" w:author="Claude (AI draft)" w:date="2026-09-07T00:00:00Z"/>
              </w:rPr>
            </w:pPr>
            <w:ins w:id="635" w:author="Claude (AI draft)" w:date="2026-09-07T00:00:00Z">
              <w:r>
                <w:rPr>
                  <w:b/>
                </w:rPr>
                <w:t>Purpose</w:t>
              </w:r>
            </w:ins>
          </w:p>
        </w:tc>
      </w:tr>
      <w:tr w:rsidR="008F3C5B" w14:paraId="1CDDF993" w14:textId="77777777">
        <w:trPr>
          <w:ins w:id="636" w:author="Claude (AI draft)" w:date="2026-09-07T00:00:00Z"/>
        </w:trPr>
        <w:tc>
          <w:tcPr>
            <w:tcW w:w="3000" w:type="dxa"/>
          </w:tcPr>
          <w:p w14:paraId="38D891B5" w14:textId="77777777" w:rsidR="008F3C5B" w:rsidRDefault="00000000">
            <w:pPr>
              <w:rPr>
                <w:ins w:id="637" w:author="Claude (AI draft)" w:date="2026-09-07T00:00:00Z"/>
              </w:rPr>
            </w:pPr>
            <w:ins w:id="638" w:author="Claude (AI draft)" w:date="2026-09-07T00:00:00Z">
              <w:r>
                <w:t>Master Pipelines Overview</w:t>
              </w:r>
            </w:ins>
          </w:p>
        </w:tc>
        <w:tc>
          <w:tcPr>
            <w:tcW w:w="6100" w:type="dxa"/>
          </w:tcPr>
          <w:p w14:paraId="675AAE4F" w14:textId="77777777" w:rsidR="008F3C5B" w:rsidRDefault="00000000">
            <w:pPr>
              <w:rPr>
                <w:ins w:id="639" w:author="Claude (AI draft)" w:date="2026-09-07T00:00:00Z"/>
              </w:rPr>
            </w:pPr>
            <w:ins w:id="640" w:author="Claude (AI draft)" w:date="2026-09-07T00:00:00Z">
              <w:r>
                <w:t>Landing page (default). Latest status of each master pipeline, KPI tiles, a success-rate gauge and the pipeline flow visual, with navigation buttons to the other pages.</w:t>
              </w:r>
            </w:ins>
          </w:p>
        </w:tc>
      </w:tr>
      <w:tr w:rsidR="008F3C5B" w14:paraId="04141FCD" w14:textId="77777777">
        <w:trPr>
          <w:ins w:id="641" w:author="Claude (AI draft)" w:date="2026-09-07T00:00:00Z"/>
        </w:trPr>
        <w:tc>
          <w:tcPr>
            <w:tcW w:w="3000" w:type="dxa"/>
          </w:tcPr>
          <w:p w14:paraId="0ABC2CF6" w14:textId="77777777" w:rsidR="008F3C5B" w:rsidRDefault="00000000">
            <w:pPr>
              <w:rPr>
                <w:ins w:id="642" w:author="Claude (AI draft)" w:date="2026-09-07T00:00:00Z"/>
              </w:rPr>
            </w:pPr>
            <w:ins w:id="643" w:author="Claude (AI draft)" w:date="2026-09-07T00:00:00Z">
              <w:r>
                <w:t>Failed Master Pipelines</w:t>
              </w:r>
            </w:ins>
          </w:p>
        </w:tc>
        <w:tc>
          <w:tcPr>
            <w:tcW w:w="6100" w:type="dxa"/>
          </w:tcPr>
          <w:p w14:paraId="70158174" w14:textId="77777777" w:rsidR="008F3C5B" w:rsidRDefault="00000000">
            <w:pPr>
              <w:rPr>
                <w:ins w:id="644" w:author="Claude (AI draft)" w:date="2026-09-07T00:00:00Z"/>
              </w:rPr>
            </w:pPr>
            <w:ins w:id="645" w:author="Claude (AI draft)" w:date="2026-09-07T00:00:00Z">
              <w:r>
                <w:t>Trend and reliability view filtered to failed master pipeline runs.</w:t>
              </w:r>
            </w:ins>
          </w:p>
        </w:tc>
      </w:tr>
      <w:tr w:rsidR="008F3C5B" w14:paraId="01A426BD" w14:textId="77777777">
        <w:trPr>
          <w:ins w:id="646" w:author="Claude (AI draft)" w:date="2026-09-07T00:00:00Z"/>
        </w:trPr>
        <w:tc>
          <w:tcPr>
            <w:tcW w:w="3000" w:type="dxa"/>
          </w:tcPr>
          <w:p w14:paraId="1314BB3D" w14:textId="77777777" w:rsidR="008F3C5B" w:rsidRDefault="00000000">
            <w:pPr>
              <w:rPr>
                <w:ins w:id="647" w:author="Claude (AI draft)" w:date="2026-09-07T00:00:00Z"/>
              </w:rPr>
            </w:pPr>
            <w:ins w:id="648" w:author="Claude (AI draft)" w:date="2026-09-07T00:00:00Z">
              <w:r>
                <w:t>Partial Activity Failure</w:t>
              </w:r>
            </w:ins>
          </w:p>
        </w:tc>
        <w:tc>
          <w:tcPr>
            <w:tcW w:w="6100" w:type="dxa"/>
          </w:tcPr>
          <w:p w14:paraId="1D5FDCBE" w14:textId="77777777" w:rsidR="008F3C5B" w:rsidRDefault="00000000">
            <w:pPr>
              <w:rPr>
                <w:ins w:id="649" w:author="Claude (AI draft)" w:date="2026-09-07T00:00:00Z"/>
              </w:rPr>
            </w:pPr>
            <w:ins w:id="650" w:author="Claude (AI draft)" w:date="2026-09-07T00:00:00Z">
              <w:r>
                <w:t>Master pipeline runs where some, but not all, child activities failed — the Partial classification.</w:t>
              </w:r>
            </w:ins>
          </w:p>
        </w:tc>
      </w:tr>
      <w:tr w:rsidR="008F3C5B" w14:paraId="35A94821" w14:textId="77777777">
        <w:trPr>
          <w:ins w:id="651" w:author="Claude (AI draft)" w:date="2026-09-07T00:00:00Z"/>
        </w:trPr>
        <w:tc>
          <w:tcPr>
            <w:tcW w:w="3000" w:type="dxa"/>
          </w:tcPr>
          <w:p w14:paraId="116EDF9A" w14:textId="77777777" w:rsidR="008F3C5B" w:rsidRDefault="00000000">
            <w:pPr>
              <w:rPr>
                <w:ins w:id="652" w:author="Claude (AI draft)" w:date="2026-09-07T00:00:00Z"/>
              </w:rPr>
            </w:pPr>
            <w:ins w:id="653" w:author="Claude (AI draft)" w:date="2026-09-07T00:00:00Z">
              <w:r>
                <w:t>Failure Investigation</w:t>
              </w:r>
            </w:ins>
          </w:p>
        </w:tc>
        <w:tc>
          <w:tcPr>
            <w:tcW w:w="6100" w:type="dxa"/>
          </w:tcPr>
          <w:p w14:paraId="6584E099" w14:textId="77777777" w:rsidR="008F3C5B" w:rsidRDefault="00000000">
            <w:pPr>
              <w:rPr>
                <w:ins w:id="654" w:author="Claude (AI draft)" w:date="2026-09-07T00:00:00Z"/>
              </w:rPr>
            </w:pPr>
            <w:ins w:id="655" w:author="Claude (AI draft)" w:date="2026-09-07T00:00:00Z">
              <w:r>
                <w:t>Drill-through detail for a selected failure, including error code, message, failure type and target.</w:t>
              </w:r>
            </w:ins>
          </w:p>
        </w:tc>
      </w:tr>
      <w:tr w:rsidR="008F3C5B" w14:paraId="3FC6EC46" w14:textId="77777777">
        <w:trPr>
          <w:ins w:id="656" w:author="Claude (AI draft)" w:date="2026-09-07T00:00:00Z"/>
        </w:trPr>
        <w:tc>
          <w:tcPr>
            <w:tcW w:w="3000" w:type="dxa"/>
          </w:tcPr>
          <w:p w14:paraId="3A40E36B" w14:textId="77777777" w:rsidR="008F3C5B" w:rsidRDefault="00000000">
            <w:pPr>
              <w:rPr>
                <w:ins w:id="657" w:author="Claude (AI draft)" w:date="2026-09-07T00:00:00Z"/>
              </w:rPr>
            </w:pPr>
            <w:ins w:id="658" w:author="Claude (AI draft)" w:date="2026-09-07T00:00:00Z">
              <w:r>
                <w:t>All Pipeline Runs</w:t>
              </w:r>
            </w:ins>
          </w:p>
        </w:tc>
        <w:tc>
          <w:tcPr>
            <w:tcW w:w="6100" w:type="dxa"/>
          </w:tcPr>
          <w:p w14:paraId="66615A02" w14:textId="77777777" w:rsidR="008F3C5B" w:rsidRDefault="00000000">
            <w:pPr>
              <w:rPr>
                <w:ins w:id="659" w:author="Claude (AI draft)" w:date="2026-09-07T00:00:00Z"/>
              </w:rPr>
            </w:pPr>
            <w:ins w:id="660" w:author="Claude (AI draft)" w:date="2026-09-07T00:00:00Z">
              <w:r>
                <w:t>Full master pipeline run history for the collection window.</w:t>
              </w:r>
            </w:ins>
          </w:p>
        </w:tc>
      </w:tr>
    </w:tbl>
    <w:p w14:paraId="4D630256" w14:textId="14D50A17" w:rsidR="008F3C5B" w:rsidRDefault="00000000">
      <w:pPr>
        <w:spacing w:before="120" w:after="120"/>
        <w:rPr>
          <w:ins w:id="661" w:author="Claude (AI draft)" w:date="2026-09-07T00:00:00Z"/>
        </w:rPr>
      </w:pPr>
      <w:ins w:id="662" w:author="Claude (AI draft)" w:date="2026-09-07T00:00:00Z">
        <w:r>
          <w:t>The report uses the NSW Government theme and logo, and depends on an HTML content custom visual to render the SVG-based KPI tiles and flow diagram.</w:t>
        </w:r>
      </w:ins>
    </w:p>
    <w:p w14:paraId="6A5D6CF7" w14:textId="77777777" w:rsidR="008F3C5B" w:rsidRDefault="00000000">
      <w:pPr>
        <w:pStyle w:val="Heading3"/>
        <w:rPr>
          <w:ins w:id="663" w:author="Claude (AI draft)" w:date="2026-09-07T00:00:00Z"/>
          <w:lang w:val="en-AU"/>
        </w:rPr>
      </w:pPr>
      <w:ins w:id="664" w:author="Claude (AI draft)" w:date="2026-09-07T00:00:00Z">
        <w:r>
          <w:t>Orchestration, schedule and alert publication</w:t>
        </w:r>
      </w:ins>
    </w:p>
    <w:p w14:paraId="1D2A23C3" w14:textId="77777777" w:rsidR="008F3C5B" w:rsidRDefault="00000000">
      <w:pPr>
        <w:spacing w:before="120" w:after="120"/>
        <w:rPr>
          <w:ins w:id="665" w:author="Claude (AI draft)" w:date="2026-09-07T00:00:00Z"/>
        </w:rPr>
      </w:pPr>
      <w:ins w:id="666" w:author="Claude (AI draft)" w:date="2026-09-07T00:00:00Z">
        <w:r>
          <w:rPr>
            <w:rFonts w:ascii="Consolas" w:hAnsi="Consolas" w:cs="Consolas"/>
          </w:rPr>
          <w:t>P_Pipeline_Monitoring.DataPipeline</w:t>
        </w:r>
        <w:r>
          <w:t xml:space="preserve"> runs two activities in sequence:</w:t>
        </w:r>
      </w:ins>
    </w:p>
    <w:p w14:paraId="74AAB61F" w14:textId="77777777" w:rsidR="008F3C5B" w:rsidRDefault="00000000">
      <w:pPr>
        <w:pStyle w:val="ListParagraph"/>
        <w:numPr>
          <w:ilvl w:val="0"/>
          <w:numId w:val="3"/>
        </w:numPr>
        <w:rPr>
          <w:ins w:id="667" w:author="Claude (AI draft)" w:date="2026-09-07T00:00:00Z"/>
        </w:rPr>
      </w:pPr>
      <w:ins w:id="668" w:author="Claude (AI draft)" w:date="2026-09-07T00:00:00Z">
        <w:r>
          <w:rPr>
            <w:rFonts w:ascii="Consolas" w:hAnsi="Consolas" w:cs="Consolas"/>
          </w:rPr>
          <w:t>N_mgmt_pipeline_monitoring</w:t>
        </w:r>
        <w:r>
          <w:t xml:space="preserve"> — the collector notebook, with the Event Hub parameters supplied from </w:t>
        </w:r>
        <w:r>
          <w:rPr>
            <w:rFonts w:ascii="Consolas" w:hAnsi="Consolas" w:cs="Consolas"/>
          </w:rPr>
          <w:t>VL_Ingestion_Variables</w:t>
        </w:r>
        <w:r>
          <w:t>. Timeout 12 hours, no retries.</w:t>
        </w:r>
      </w:ins>
    </w:p>
    <w:p w14:paraId="5419ABA3" w14:textId="77777777" w:rsidR="008F3C5B" w:rsidRDefault="00000000">
      <w:pPr>
        <w:pStyle w:val="ListParagraph"/>
        <w:numPr>
          <w:ilvl w:val="0"/>
          <w:numId w:val="3"/>
        </w:numPr>
        <w:rPr>
          <w:ins w:id="669" w:author="Claude (AI draft)" w:date="2026-09-07T00:00:00Z"/>
        </w:rPr>
      </w:pPr>
      <w:ins w:id="670" w:author="Claude (AI draft)" w:date="2026-09-07T00:00:00Z">
        <w:r>
          <w:rPr>
            <w:i/>
          </w:rPr>
          <w:t>Pipeline Monitoring Refresh</w:t>
        </w:r>
        <w:r>
          <w:t xml:space="preserve"> — a semantic model refresh of </w:t>
        </w:r>
        <w:r>
          <w:rPr>
            <w:rFonts w:ascii="Consolas" w:hAnsi="Consolas" w:cs="Consolas"/>
          </w:rPr>
          <w:t>pipeline_monitoring</w:t>
        </w:r>
        <w:r>
          <w:t>, executed only on success of the notebook, transactional, waiting on completion.</w:t>
        </w:r>
      </w:ins>
    </w:p>
    <w:p w14:paraId="77DA671A" w14:textId="77777777" w:rsidR="008F3C5B" w:rsidRDefault="00000000">
      <w:pPr>
        <w:spacing w:before="120" w:after="120"/>
        <w:rPr>
          <w:ins w:id="671" w:author="Claude (AI draft)" w:date="2026-09-07T00:00:00Z"/>
        </w:rPr>
      </w:pPr>
      <w:ins w:id="672" w:author="Claude (AI draft)" w:date="2026-09-07T00:00:00Z">
        <w:r>
          <w:t>The pipeline is scheduled daily at 08:00 AUS Eastern Standard Time, enabled from 3 August 2026. As a result, the monitoring tables, the report and the master-pipeline alert all refresh once per day, and the practical alert cadence for the master pipeline alert is at most daily regardless of the Activator's own evaluation frequency.</w:t>
        </w:r>
      </w:ins>
    </w:p>
    <w:p w14:paraId="10B236F3" w14:textId="77777777" w:rsidR="008F3C5B" w:rsidRDefault="00000000">
      <w:pPr>
        <w:spacing w:before="120" w:after="120"/>
        <w:rPr>
          <w:ins w:id="673" w:author="Claude (AI draft)" w:date="2026-09-07T00:00:00Z"/>
        </w:rPr>
      </w:pPr>
      <w:ins w:id="674" w:author="Claude (AI draft)" w:date="2026-09-07T00:00:00Z">
        <w:r>
          <w:t xml:space="preserve">Alert event publication works as follows. After the tables are written, the notebook queries </w:t>
        </w:r>
        <w:r>
          <w:rPr>
            <w:rFonts w:ascii="Consolas" w:hAnsi="Consolas" w:cs="Consolas"/>
          </w:rPr>
          <w:t>meta.vw_master_pipeline_alert_state</w:t>
        </w:r>
        <w:r>
          <w:t xml:space="preserve"> through the lakehouse SQL endpoint and converts each row into a JSON event, adding an </w:t>
        </w:r>
        <w:r>
          <w:rPr>
            <w:rFonts w:ascii="Consolas" w:hAnsi="Consolas" w:cs="Consolas"/>
          </w:rPr>
          <w:t>eventType</w:t>
        </w:r>
        <w:r>
          <w:t xml:space="preserve"> of </w:t>
        </w:r>
        <w:r>
          <w:rPr>
            <w:rFonts w:ascii="Consolas" w:hAnsi="Consolas" w:cs="Consolas"/>
          </w:rPr>
          <w:t>MasterPipelineRunStatus</w:t>
        </w:r>
        <w:r>
          <w:t xml:space="preserve">, a </w:t>
        </w:r>
        <w:r>
          <w:rPr>
            <w:rFonts w:ascii="Consolas" w:hAnsi="Consolas" w:cs="Consolas"/>
          </w:rPr>
          <w:t>checkedAtUtc</w:t>
        </w:r>
        <w:r>
          <w:t xml:space="preserve"> timestamp and an </w:t>
        </w:r>
        <w:r>
          <w:rPr>
            <w:rFonts w:ascii="Consolas" w:hAnsi="Consolas" w:cs="Consolas"/>
          </w:rPr>
          <w:t>objectId</w:t>
        </w:r>
        <w:r>
          <w:t xml:space="preserve"> set to the pipeline item name, and truncating the failure message to 800 characters. The events are posted to the Event Hub using a short-lived (300 second) shared access signature, with the signing key read from Key Vault at run time. A failure to </w:t>
        </w:r>
        <w:r>
          <w:lastRenderedPageBreak/>
          <w:t>publish is recorded as a warning and does not fail the notebook, so a successful collection is not lost because the alert feed was unavailable.</w:t>
        </w:r>
      </w:ins>
    </w:p>
    <w:p w14:paraId="1FF2CE56" w14:textId="08CEAF69" w:rsidR="008F3C5B" w:rsidRDefault="00000000">
      <w:pPr>
        <w:spacing w:before="120" w:after="120"/>
        <w:rPr>
          <w:ins w:id="675" w:author="Claude (AI draft)" w:date="2026-09-07T00:00:00Z"/>
        </w:rPr>
      </w:pPr>
      <w:ins w:id="676" w:author="Claude (AI draft)" w:date="2026-09-07T00:00:00Z">
        <w:r>
          <w:t xml:space="preserve">The Event Hub feeds the </w:t>
        </w:r>
        <w:r>
          <w:rPr>
            <w:rFonts w:ascii="Consolas" w:hAnsi="Consolas" w:cs="Consolas"/>
          </w:rPr>
          <w:t>ES_Pipeline_Monitoring</w:t>
        </w:r>
        <w:r>
          <w:t xml:space="preserve"> eventstream through a custom endpoint source, and the eventstream's single destination is </w:t>
        </w:r>
      </w:ins>
      <w:ins w:id="677" w:author="Jack Foster" w:date="2026-09-07T16:48:00Z" w16du:dateUtc="2026-09-07T06:48:00Z">
        <w:r w:rsidR="004276D2" w:rsidRPr="004276D2">
          <w:rPr>
            <w:rFonts w:ascii="Consolas" w:hAnsi="Consolas" w:cs="Consolas"/>
          </w:rPr>
          <w:t>Alerts_MasterPipelines</w:t>
        </w:r>
      </w:ins>
      <w:ins w:id="678" w:author="Claude (AI draft)" w:date="2026-09-07T00:00:00Z">
        <w:r>
          <w:t>, which raises the Teams notification (Section 3.7). The eventstream is configured with a retention of one day, a low event throughput level and no enforced schema. This retention has been confirmed as sufficient for the alerting use case.</w:t>
        </w:r>
      </w:ins>
    </w:p>
    <w:p w14:paraId="40E28CB6" w14:textId="77777777" w:rsidR="008F3C5B" w:rsidRDefault="00000000">
      <w:pPr>
        <w:spacing w:before="120" w:after="120"/>
        <w:rPr>
          <w:ins w:id="679" w:author="Claude (AI draft)" w:date="2026-09-07T00:00:00Z"/>
        </w:rPr>
      </w:pPr>
      <w:ins w:id="680" w:author="Claude (AI draft)" w:date="2026-09-07T00:00:00Z">
        <w:r>
          <w:t xml:space="preserve">Note that the fields the Activator rule and its notification reference — </w:t>
        </w:r>
        <w:r>
          <w:rPr>
            <w:rFonts w:ascii="Consolas" w:hAnsi="Consolas" w:cs="Consolas"/>
          </w:rPr>
          <w:t>ItemName</w:t>
        </w:r>
        <w:r>
          <w:t xml:space="preserve">, </w:t>
        </w:r>
        <w:r>
          <w:rPr>
            <w:rFonts w:ascii="Consolas" w:hAnsi="Consolas" w:cs="Consolas"/>
          </w:rPr>
          <w:t>master_status_tricolour</w:t>
        </w:r>
        <w:r>
          <w:t xml:space="preserve">, </w:t>
        </w:r>
        <w:r>
          <w:rPr>
            <w:rFonts w:ascii="Consolas" w:hAnsi="Consolas" w:cs="Consolas"/>
          </w:rPr>
          <w:t>pipelineRunId</w:t>
        </w:r>
        <w:r>
          <w:t xml:space="preserve">, </w:t>
        </w:r>
        <w:r>
          <w:rPr>
            <w:rFonts w:ascii="Consolas" w:hAnsi="Consolas" w:cs="Consolas"/>
          </w:rPr>
          <w:t>failureReason_errorCode</w:t>
        </w:r>
        <w:r>
          <w:t xml:space="preserve">, </w:t>
        </w:r>
        <w:r>
          <w:rPr>
            <w:rFonts w:ascii="Consolas" w:hAnsi="Consolas" w:cs="Consolas"/>
          </w:rPr>
          <w:t>failureReason_message</w:t>
        </w:r>
        <w:r>
          <w:t xml:space="preserve">, </w:t>
        </w:r>
        <w:r>
          <w:rPr>
            <w:rFonts w:ascii="Consolas" w:hAnsi="Consolas" w:cs="Consolas"/>
          </w:rPr>
          <w:t>failed_children</w:t>
        </w:r>
        <w:r>
          <w:t xml:space="preserve"> and </w:t>
        </w:r>
        <w:r>
          <w:rPr>
            <w:rFonts w:ascii="Consolas" w:hAnsi="Consolas" w:cs="Consolas"/>
          </w:rPr>
          <w:t>succeeded_children</w:t>
        </w:r>
        <w:r>
          <w:t xml:space="preserve"> — must all be projected by </w:t>
        </w:r>
        <w:r>
          <w:rPr>
            <w:rFonts w:ascii="Consolas" w:hAnsi="Consolas" w:cs="Consolas"/>
          </w:rPr>
          <w:t>meta.vw_master_pipeline_alert_state</w:t>
        </w:r>
        <w:r>
          <w:t>. Changing or renaming a column in that view is a breaking change to the alert as well as to the event payload.</w:t>
        </w:r>
      </w:ins>
    </w:p>
    <w:p w14:paraId="4E3D094B" w14:textId="77777777" w:rsidR="008F3C5B" w:rsidRDefault="00000000">
      <w:pPr>
        <w:pStyle w:val="Heading3"/>
        <w:rPr>
          <w:ins w:id="681" w:author="Claude (AI draft)" w:date="2026-09-07T00:00:00Z"/>
          <w:lang w:val="en-AU"/>
        </w:rPr>
      </w:pPr>
      <w:ins w:id="682" w:author="Claude (AI draft)" w:date="2026-09-07T00:00:00Z">
        <w:r>
          <w:t>Outstanding actions</w:t>
        </w:r>
        <w:del w:id="683" w:author="Claude (AI draft)" w:date="2026-09-07T00:00:00Z">
          <w:r>
            <w:delText>Items to be confirmed</w:delText>
          </w:r>
        </w:del>
      </w:ins>
    </w:p>
    <w:p w14:paraId="169A60A9" w14:textId="77777777" w:rsidR="008F3C5B" w:rsidRDefault="00000000">
      <w:pPr>
        <w:spacing w:before="120" w:after="120"/>
        <w:rPr>
          <w:ins w:id="684" w:author="Claude (AI draft)" w:date="2026-09-07T00:00:00Z"/>
        </w:rPr>
      </w:pPr>
      <w:ins w:id="685" w:author="Claude (AI draft)" w:date="2026-09-07T00:00:00Z">
        <w:r>
          <w:t>The following actions remain outstanding against this section. The other details recorded above have been confirmed against the live Fabric workspace.</w:t>
        </w:r>
        <w:del w:id="686" w:author="Claude (AI draft)" w:date="2026-09-07T00:00:00Z">
          <w:r>
            <w:delText>The following details were not able to be established from the exported workspace items and source control alone. They should be confirmed against the live Fabric workspace and completed before this section is treated as authoritative.</w:delText>
          </w:r>
        </w:del>
      </w:ins>
    </w:p>
    <w:p w14:paraId="3B7AE1C7" w14:textId="7C9E95EA" w:rsidR="008F3C5B" w:rsidRDefault="00000000">
      <w:pPr>
        <w:pStyle w:val="ListParagraph"/>
        <w:numPr>
          <w:ilvl w:val="0"/>
          <w:numId w:val="3"/>
        </w:numPr>
        <w:rPr>
          <w:ins w:id="687" w:author="Claude (AI draft)" w:date="2026-09-07T00:00:00Z"/>
        </w:rPr>
      </w:pPr>
      <w:ins w:id="688" w:author="Claude (AI draft)" w:date="2026-09-07T00:00:00Z">
        <w:r>
          <w:rPr>
            <w:b/>
          </w:rPr>
          <w:t>Alert recipients.</w:t>
        </w:r>
        <w:r>
          <w:t xml:space="preserve"> The Activator rule currently notifies a single individual recipient, which appears to be a value left from development. The intended audience is to be set by the business, and the recipient replaced with a Teams channel or distribution group.</w:t>
        </w:r>
        <w:del w:id="689" w:author="Claude (AI draft)" w:date="2026-09-07T00:00:00Z">
          <w:r>
            <w:rPr>
              <w:b/>
            </w:rPr>
            <w:delText>Alert recipients.</w:delText>
          </w:r>
          <w:r>
            <w:delText xml:space="preserve"> The Activator rule currently notifies a single individual recipient, which appears to be a value left from development. Confirm the intended audience and replace it with a Teams channel or distribution group: </w:delText>
          </w:r>
        </w:del>
      </w:ins>
      <w:del w:id="690" w:author="Claude (AI draft)" w:date="2026-09-07T00:00:00Z">
        <w:r w:rsidR="00CD07DF">
          <w:rPr>
            <w:b/>
          </w:rPr>
          <w:delText>To be set by the business</w:delText>
        </w:r>
      </w:del>
    </w:p>
    <w:p w14:paraId="7434537A" w14:textId="52D30246" w:rsidR="008F3C5B" w:rsidRDefault="00000000">
      <w:pPr>
        <w:pStyle w:val="ListParagraph"/>
        <w:numPr>
          <w:ilvl w:val="0"/>
          <w:numId w:val="3"/>
        </w:numPr>
        <w:rPr>
          <w:ins w:id="691" w:author="Claude (AI draft)" w:date="2026-09-07T00:00:00Z"/>
        </w:rPr>
      </w:pPr>
      <w:ins w:id="692" w:author="Claude (AI draft)" w:date="2026-09-07T00:00:00Z">
        <w:r>
          <w:rPr>
            <w:b/>
          </w:rPr>
          <w:t>Alert-state view to be added to source control.</w:t>
        </w:r>
        <w:r>
          <w:t xml:space="preserve"> The view </w:t>
        </w:r>
        <w:r>
          <w:rPr>
            <w:rFonts w:ascii="Consolas" w:hAnsi="Consolas" w:cs="Consolas"/>
          </w:rPr>
          <w:t>meta.vw_master_pipeline_alert_state</w:t>
        </w:r>
        <w:r>
          <w:t xml:space="preserve">, which the notebook queries to build the alert events and which must project every field the Activator rule references, has no DDL in the Azure DevOps repository, unlike the other six </w:t>
        </w:r>
        <w:r>
          <w:rPr>
            <w:rFonts w:ascii="Consolas" w:hAnsi="Consolas" w:cs="Consolas"/>
          </w:rPr>
          <w:t>meta</w:t>
        </w:r>
        <w:r>
          <w:t xml:space="preserve"> views. Its definition is to be added to the repository.</w:t>
        </w:r>
        <w:del w:id="693" w:author="Claude (AI draft)" w:date="2026-09-07T00:00:00Z">
          <w:r>
            <w:rPr>
              <w:b/>
            </w:rPr>
            <w:delText>Alert-state view not in source control.</w:delText>
          </w:r>
          <w:r>
            <w:delText xml:space="preserve"> The view </w:delText>
          </w:r>
          <w:r>
            <w:rPr>
              <w:rFonts w:ascii="Consolas" w:hAnsi="Consolas" w:cs="Consolas"/>
            </w:rPr>
            <w:delText>meta.vw_master_pipeline_alert_state</w:delText>
          </w:r>
          <w:r>
            <w:delText xml:space="preserve">, which the notebook queries to build the alert events and which must project every field the Activator rule references, has no DDL in the Azure DevOps repository, unlike the other six </w:delText>
          </w:r>
          <w:r>
            <w:rPr>
              <w:rFonts w:ascii="Consolas" w:hAnsi="Consolas" w:cs="Consolas"/>
            </w:rPr>
            <w:delText>meta</w:delText>
          </w:r>
          <w:r>
            <w:delText xml:space="preserve"> views. Its definition should be added to source control.</w:delText>
          </w:r>
        </w:del>
      </w:ins>
      <w:del w:id="694" w:author="Claude (AI draft)" w:date="2026-09-07T00:00:00Z">
        <w:r w:rsidR="00CD07DF">
          <w:delText xml:space="preserve"> Update accordingly</w:delText>
        </w:r>
      </w:del>
    </w:p>
    <w:p w14:paraId="16735467" w14:textId="155BD8D4" w:rsidR="008F3C5B" w:rsidRDefault="00000000">
      <w:pPr>
        <w:pStyle w:val="ListParagraph"/>
        <w:numPr>
          <w:ilvl w:val="0"/>
          <w:numId w:val="3"/>
        </w:numPr>
        <w:rPr>
          <w:ins w:id="695" w:author="Claude (AI draft)" w:date="2026-09-07T00:00:00Z"/>
          <w:del w:id="696" w:author="Claude (AI draft)" w:date="2026-09-07T00:00:00Z"/>
        </w:rPr>
      </w:pPr>
      <w:ins w:id="697" w:author="Claude (AI draft)" w:date="2026-09-07T00:00:00Z">
        <w:del w:id="698" w:author="Claude (AI draft)" w:date="2026-09-07T00:00:00Z">
          <w:r>
            <w:rPr>
              <w:b/>
            </w:rPr>
            <w:delText>Retired alerting items.</w:delText>
          </w:r>
          <w:r>
            <w:delText xml:space="preserve"> The Activator items used by the previous per-pipeline and source-to-Bronze alerting remain in the Azure DevOps repository. Confirm they have been removed or disabled in the workspace, and remove them from the repository: </w:delText>
          </w:r>
        </w:del>
      </w:ins>
      <w:del w:id="699" w:author="Claude (AI draft)" w:date="2026-09-07T00:00:00Z">
        <w:r w:rsidR="00CD07DF">
          <w:rPr>
            <w:b/>
          </w:rPr>
          <w:delText>done, remove</w:delText>
        </w:r>
      </w:del>
    </w:p>
    <w:p w14:paraId="6179A83E" w14:textId="0150AF5C" w:rsidR="008F3C5B" w:rsidRDefault="00000000">
      <w:pPr>
        <w:pStyle w:val="ListParagraph"/>
        <w:numPr>
          <w:ilvl w:val="0"/>
          <w:numId w:val="3"/>
        </w:numPr>
        <w:rPr>
          <w:ins w:id="700" w:author="Claude (AI draft)" w:date="2026-09-07T00:00:00Z"/>
          <w:del w:id="701" w:author="Claude (AI draft)" w:date="2026-09-07T00:00:00Z"/>
        </w:rPr>
      </w:pPr>
      <w:ins w:id="702" w:author="Claude (AI draft)" w:date="2026-09-07T00:00:00Z">
        <w:del w:id="703" w:author="Claude (AI draft)" w:date="2026-09-07T00:00:00Z">
          <w:r>
            <w:rPr>
              <w:b/>
            </w:rPr>
            <w:delText>Ownership.</w:delText>
          </w:r>
          <w:r>
            <w:delText xml:space="preserve"> Record the owner of the Activator item and of the eventstream, and the identity the Teams action posts under: </w:delText>
          </w:r>
        </w:del>
      </w:ins>
      <w:del w:id="704" w:author="Claude (AI draft)" w:date="2026-09-07T00:00:00Z">
        <w:r w:rsidR="00CD07DF">
          <w:rPr>
            <w:b/>
          </w:rPr>
          <w:delText>remove</w:delText>
        </w:r>
      </w:del>
    </w:p>
    <w:p w14:paraId="13382E8A" w14:textId="5396CADC" w:rsidR="008F3C5B" w:rsidRDefault="00000000">
      <w:pPr>
        <w:pStyle w:val="ListParagraph"/>
        <w:numPr>
          <w:ilvl w:val="0"/>
          <w:numId w:val="3"/>
        </w:numPr>
        <w:rPr>
          <w:ins w:id="705" w:author="Claude (AI draft)" w:date="2026-09-07T00:00:00Z"/>
          <w:del w:id="706" w:author="Claude (AI draft)" w:date="2026-09-07T00:00:00Z"/>
        </w:rPr>
      </w:pPr>
      <w:ins w:id="707" w:author="Claude (AI draft)" w:date="2026-09-07T00:00:00Z">
        <w:del w:id="708" w:author="Claude (AI draft)" w:date="2026-09-07T00:00:00Z">
          <w:r>
            <w:rPr>
              <w:b/>
            </w:rPr>
            <w:delText>Workspace name.</w:delText>
          </w:r>
          <w:r>
            <w:delText xml:space="preserve"> The monitoring items and the Activator are deployed to workspace </w:delText>
          </w:r>
          <w:r>
            <w:rPr>
              <w:rFonts w:ascii="Consolas" w:hAnsi="Consolas" w:cs="Consolas"/>
            </w:rPr>
            <w:delText>8c4b20d6-ea07-46d0-bf58-f9df6722c8ff</w:delText>
          </w:r>
          <w:r>
            <w:delText xml:space="preserve">. Record its display name: </w:delText>
          </w:r>
        </w:del>
      </w:ins>
      <w:del w:id="709" w:author="Claude (AI draft)" w:date="2026-09-07T00:00:00Z">
        <w:r w:rsidR="00CD07DF">
          <w:rPr>
            <w:b/>
          </w:rPr>
          <w:delText>remove</w:delText>
        </w:r>
      </w:del>
    </w:p>
    <w:p w14:paraId="6D5E19B4" w14:textId="4B17B67A" w:rsidR="008F3C5B" w:rsidRDefault="00000000">
      <w:pPr>
        <w:pStyle w:val="ListParagraph"/>
        <w:numPr>
          <w:ilvl w:val="0"/>
          <w:numId w:val="3"/>
        </w:numPr>
        <w:rPr>
          <w:ins w:id="710" w:author="Claude (AI draft)" w:date="2026-09-07T00:00:00Z"/>
          <w:del w:id="711" w:author="Claude (AI draft)" w:date="2026-09-07T00:00:00Z"/>
        </w:rPr>
      </w:pPr>
      <w:ins w:id="712" w:author="Claude (AI draft)" w:date="2026-09-07T00:00:00Z">
        <w:del w:id="713" w:author="Claude (AI draft)" w:date="2026-09-07T00:00:00Z">
          <w:r>
            <w:rPr>
              <w:b/>
            </w:rPr>
            <w:delText>Semantic model endpoint.</w:delText>
          </w:r>
          <w:r>
            <w:delText xml:space="preserve"> The model's </w:delText>
          </w:r>
          <w:r>
            <w:rPr>
              <w:rFonts w:ascii="Consolas" w:hAnsi="Consolas" w:cs="Consolas"/>
            </w:rPr>
            <w:delText>Server</w:delText>
          </w:r>
          <w:r>
            <w:delText xml:space="preserve"> parameter and the endpoint host hard-coded in the table partitions do not match. Confirm which is correct and whether the partitions should be repointed at the parameter: </w:delText>
          </w:r>
        </w:del>
      </w:ins>
      <w:del w:id="714" w:author="Claude (AI draft)" w:date="2026-09-07T00:00:00Z">
        <w:r w:rsidR="00CD07DF">
          <w:rPr>
            <w:b/>
          </w:rPr>
          <w:delText>remove</w:delText>
        </w:r>
      </w:del>
    </w:p>
    <w:p w14:paraId="4E0D09B9" w14:textId="69A76AD1" w:rsidR="008F3C5B" w:rsidRDefault="00000000">
      <w:pPr>
        <w:pStyle w:val="ListParagraph"/>
        <w:numPr>
          <w:ilvl w:val="0"/>
          <w:numId w:val="3"/>
        </w:numPr>
        <w:rPr>
          <w:ins w:id="715" w:author="Claude (AI draft)" w:date="2026-09-07T00:00:00Z"/>
          <w:del w:id="716" w:author="Claude (AI draft)" w:date="2026-09-07T00:00:00Z"/>
        </w:rPr>
      </w:pPr>
      <w:ins w:id="717" w:author="Claude (AI draft)" w:date="2026-09-07T00:00:00Z">
        <w:del w:id="718" w:author="Claude (AI draft)" w:date="2026-09-07T00:00:00Z">
          <w:r>
            <w:rPr>
              <w:b/>
            </w:rPr>
            <w:lastRenderedPageBreak/>
            <w:delText>Eventstream retention.</w:delText>
          </w:r>
          <w:r>
            <w:delText xml:space="preserve"> Retention is set to one day with no enforced schema. Confirm this is intended and sufficient for the alerting use case: </w:delText>
          </w:r>
        </w:del>
      </w:ins>
      <w:del w:id="719" w:author="Claude (AI draft)" w:date="2026-09-07T00:00:00Z">
        <w:r w:rsidR="00CD07DF">
          <w:delText>yes sufficient</w:delText>
        </w:r>
      </w:del>
    </w:p>
    <w:p w14:paraId="653AD772" w14:textId="480BDFD1" w:rsidR="008F3C5B" w:rsidRDefault="00000000">
      <w:pPr>
        <w:pStyle w:val="ListParagraph"/>
        <w:numPr>
          <w:ilvl w:val="0"/>
          <w:numId w:val="3"/>
        </w:numPr>
        <w:rPr>
          <w:ins w:id="720" w:author="Claude (AI draft)" w:date="2026-09-07T00:00:00Z"/>
          <w:del w:id="721" w:author="Claude (AI draft)" w:date="2026-09-07T00:00:00Z"/>
        </w:rPr>
      </w:pPr>
      <w:ins w:id="722" w:author="Claude (AI draft)" w:date="2026-09-07T00:00:00Z">
        <w:del w:id="723" w:author="Claude (AI draft)" w:date="2026-09-07T00:00:00Z">
          <w:r>
            <w:rPr>
              <w:b/>
            </w:rPr>
            <w:delText>Environment coverage.</w:delText>
          </w:r>
          <w:r>
            <w:delText xml:space="preserve"> Confirm whether the monitoring solution and the Activator are deployed to production only, or to non-production as well, and how they are promoted between environments given the Activator cannot be exported to Git: </w:delText>
          </w:r>
        </w:del>
      </w:ins>
      <w:del w:id="724" w:author="Claude (AI draft)" w:date="2026-09-07T00:00:00Z">
        <w:r w:rsidR="00CD07DF">
          <w:rPr>
            <w:b/>
          </w:rPr>
          <w:delText>remove this, it’s in non prod and prod</w:delText>
        </w:r>
      </w:del>
    </w:p>
    <w:p w14:paraId="1D681711" w14:textId="2FF223DD" w:rsidR="008F3C5B" w:rsidRDefault="00000000">
      <w:pPr>
        <w:pStyle w:val="ListParagraph"/>
        <w:numPr>
          <w:ilvl w:val="0"/>
          <w:numId w:val="3"/>
        </w:numPr>
        <w:rPr>
          <w:ins w:id="725" w:author="Claude (AI draft)" w:date="2026-09-07T00:00:00Z"/>
          <w:del w:id="726" w:author="Claude (AI draft)" w:date="2026-09-07T00:00:00Z"/>
        </w:rPr>
      </w:pPr>
      <w:ins w:id="727" w:author="Claude (AI draft)" w:date="2026-09-07T00:00:00Z">
        <w:del w:id="728" w:author="Claude (AI draft)" w:date="2026-09-07T00:00:00Z">
          <w:r>
            <w:rPr>
              <w:b/>
            </w:rPr>
            <w:delText>Custom visual dependency.</w:delText>
          </w:r>
          <w:r>
            <w:delText xml:space="preserve"> Record the name, publisher and certification status of the HTML content custom visual the report depends on (Section 3.8.6): </w:delText>
          </w:r>
        </w:del>
      </w:ins>
      <w:del w:id="729" w:author="Claude (AI draft)" w:date="2026-09-07T00:00:00Z">
        <w:r w:rsidR="00CD07DF">
          <w:rPr>
            <w:b/>
          </w:rPr>
          <w:delText>not relevant</w:delText>
        </w:r>
      </w:del>
    </w:p>
    <w:p w14:paraId="45DEF85A" w14:textId="4371F7B3" w:rsidR="00BB3A29" w:rsidRPr="00CA41D2" w:rsidRDefault="00BB3A29" w:rsidP="00AC1587">
      <w:pPr>
        <w:pStyle w:val="Heading2"/>
        <w:rPr>
          <w:lang w:val="en-AU"/>
        </w:rPr>
      </w:pPr>
      <w:bookmarkStart w:id="730" w:name="_Toc227142059"/>
      <w:r w:rsidRPr="00CA41D2">
        <w:rPr>
          <w:lang w:val="en-AU"/>
        </w:rPr>
        <w:t>Azure Repos</w:t>
      </w:r>
      <w:bookmarkEnd w:id="730"/>
    </w:p>
    <w:p w14:paraId="23B2E5BA" w14:textId="2FFD4A9E" w:rsidR="00220602" w:rsidRPr="00CA41D2" w:rsidRDefault="00220602" w:rsidP="00220602">
      <w:pPr>
        <w:pStyle w:val="Heading3"/>
        <w:rPr>
          <w:lang w:val="en-AU"/>
        </w:rPr>
      </w:pPr>
      <w:r w:rsidRPr="00CA41D2">
        <w:rPr>
          <w:lang w:val="en-AU"/>
        </w:rPr>
        <w:t>Repository details</w:t>
      </w:r>
    </w:p>
    <w:p w14:paraId="15EA665F" w14:textId="299A68CA" w:rsidR="00BB3A29" w:rsidRPr="004531A4" w:rsidRDefault="00BB3A29" w:rsidP="00220602">
      <w:r>
        <w:t>Below are the details of the Azure DevOps Repo used for the project.</w:t>
      </w:r>
    </w:p>
    <w:tbl>
      <w:tblPr>
        <w:tblStyle w:val="ListTable4-Accent51"/>
        <w:tblW w:w="0" w:type="auto"/>
        <w:tblLook w:val="04A0" w:firstRow="1" w:lastRow="0" w:firstColumn="1" w:lastColumn="0" w:noHBand="0" w:noVBand="1"/>
      </w:tblPr>
      <w:tblGrid>
        <w:gridCol w:w="2830"/>
        <w:gridCol w:w="6374"/>
      </w:tblGrid>
      <w:tr w:rsidR="00BB3A29" w14:paraId="0989462E" w14:textId="77777777" w:rsidTr="00B42C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C65FD89" w14:textId="77777777" w:rsidR="00BB3A29" w:rsidRDefault="00BB3A29">
            <w:r>
              <w:t>Item</w:t>
            </w:r>
          </w:p>
        </w:tc>
        <w:tc>
          <w:tcPr>
            <w:tcW w:w="6374" w:type="dxa"/>
          </w:tcPr>
          <w:p w14:paraId="4FBC655B" w14:textId="77777777" w:rsidR="00BB3A29" w:rsidRDefault="00BB3A29">
            <w:pPr>
              <w:cnfStyle w:val="100000000000" w:firstRow="1" w:lastRow="0" w:firstColumn="0" w:lastColumn="0" w:oddVBand="0" w:evenVBand="0" w:oddHBand="0" w:evenHBand="0" w:firstRowFirstColumn="0" w:firstRowLastColumn="0" w:lastRowFirstColumn="0" w:lastRowLastColumn="0"/>
            </w:pPr>
            <w:r>
              <w:t>Details</w:t>
            </w:r>
          </w:p>
        </w:tc>
      </w:tr>
      <w:tr w:rsidR="00BB3A29" w14:paraId="7ADE52DC"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7255F852" w14:textId="77777777" w:rsidR="00BB3A29" w:rsidRPr="00CA41D2" w:rsidRDefault="00BB3A29">
            <w:pPr>
              <w:rPr>
                <w:b w:val="0"/>
                <w:sz w:val="22"/>
              </w:rPr>
            </w:pPr>
            <w:r w:rsidRPr="00CA41D2">
              <w:t>Organisation</w:t>
            </w:r>
          </w:p>
        </w:tc>
        <w:tc>
          <w:tcPr>
            <w:tcW w:w="6374" w:type="dxa"/>
          </w:tcPr>
          <w:p w14:paraId="67246908" w14:textId="55B25C01" w:rsidR="00BB3A29" w:rsidRPr="00CA41D2" w:rsidRDefault="00465227">
            <w:pPr>
              <w:cnfStyle w:val="000000000000" w:firstRow="0" w:lastRow="0" w:firstColumn="0" w:lastColumn="0" w:oddVBand="0" w:evenVBand="0" w:oddHBand="0" w:evenHBand="0" w:firstRowFirstColumn="0" w:firstRowLastColumn="0" w:lastRowFirstColumn="0" w:lastRowLastColumn="0"/>
            </w:pPr>
            <w:r w:rsidRPr="6E856EEE">
              <w:rPr>
                <w:lang w:val="en-GB"/>
              </w:rPr>
              <w:t>nswdpie-cs-data-analytics</w:t>
            </w:r>
          </w:p>
        </w:tc>
      </w:tr>
      <w:tr w:rsidR="00BB3A29" w14:paraId="7990E5F3"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3E1DC4E6" w14:textId="77777777" w:rsidR="00BB3A29" w:rsidRPr="00CA41D2" w:rsidRDefault="00BB3A29">
            <w:pPr>
              <w:rPr>
                <w:b w:val="0"/>
                <w:sz w:val="22"/>
              </w:rPr>
            </w:pPr>
            <w:r w:rsidRPr="00CA41D2">
              <w:t>Project</w:t>
            </w:r>
          </w:p>
        </w:tc>
        <w:tc>
          <w:tcPr>
            <w:tcW w:w="6374" w:type="dxa"/>
          </w:tcPr>
          <w:p w14:paraId="17177284" w14:textId="0A8E6D29" w:rsidR="00BB3A29" w:rsidRPr="00CA41D2" w:rsidRDefault="00465227">
            <w:pPr>
              <w:cnfStyle w:val="000000000000" w:firstRow="0" w:lastRow="0" w:firstColumn="0" w:lastColumn="0" w:oddVBand="0" w:evenVBand="0" w:oddHBand="0" w:evenHBand="0" w:firstRowFirstColumn="0" w:firstRowLastColumn="0" w:lastRowFirstColumn="0" w:lastRowLastColumn="0"/>
              <w:rPr>
                <w:szCs w:val="18"/>
              </w:rPr>
            </w:pPr>
            <w:r w:rsidRPr="00CA41D2">
              <w:rPr>
                <w:szCs w:val="18"/>
              </w:rPr>
              <w:t>DTP MS Fabric Data Consolidation and Enhancement Project</w:t>
            </w:r>
          </w:p>
        </w:tc>
      </w:tr>
      <w:tr w:rsidR="00BB3A29" w14:paraId="4202B80A"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46D29DBA" w14:textId="77777777" w:rsidR="00BB3A29" w:rsidRPr="00CA41D2" w:rsidRDefault="00BB3A29">
            <w:pPr>
              <w:rPr>
                <w:b w:val="0"/>
                <w:sz w:val="22"/>
              </w:rPr>
            </w:pPr>
            <w:r w:rsidRPr="00CA41D2">
              <w:t>Repo</w:t>
            </w:r>
          </w:p>
        </w:tc>
        <w:tc>
          <w:tcPr>
            <w:tcW w:w="6374" w:type="dxa"/>
          </w:tcPr>
          <w:p w14:paraId="18F9CB8E" w14:textId="3109086D" w:rsidR="00BB3A29" w:rsidRPr="007F7FBF" w:rsidRDefault="00465227">
            <w:pPr>
              <w:cnfStyle w:val="000000000000" w:firstRow="0" w:lastRow="0" w:firstColumn="0" w:lastColumn="0" w:oddVBand="0" w:evenVBand="0" w:oddHBand="0" w:evenHBand="0" w:firstRowFirstColumn="0" w:firstRowLastColumn="0" w:lastRowFirstColumn="0" w:lastRowLastColumn="0"/>
              <w:rPr>
                <w:szCs w:val="18"/>
              </w:rPr>
            </w:pPr>
            <w:r w:rsidRPr="007F7FBF">
              <w:rPr>
                <w:szCs w:val="18"/>
              </w:rPr>
              <w:t>DTP MS Fabric Data Consolidation and Enhancement Project</w:t>
            </w:r>
          </w:p>
        </w:tc>
      </w:tr>
      <w:tr w:rsidR="00BB3A29" w14:paraId="03BAE898"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7D5B2CF9" w14:textId="77777777" w:rsidR="00BB3A29" w:rsidRPr="00CA41D2" w:rsidRDefault="00BB3A29">
            <w:pPr>
              <w:rPr>
                <w:b w:val="0"/>
                <w:sz w:val="22"/>
              </w:rPr>
            </w:pPr>
            <w:r w:rsidRPr="00CA41D2">
              <w:t>Branches</w:t>
            </w:r>
          </w:p>
        </w:tc>
        <w:tc>
          <w:tcPr>
            <w:tcW w:w="6374" w:type="dxa"/>
          </w:tcPr>
          <w:p w14:paraId="2DD94864" w14:textId="731686CC" w:rsidR="00BB3A29" w:rsidRPr="007F7FBF" w:rsidRDefault="00865F3B">
            <w:pPr>
              <w:cnfStyle w:val="000000000000" w:firstRow="0" w:lastRow="0" w:firstColumn="0" w:lastColumn="0" w:oddVBand="0" w:evenVBand="0" w:oddHBand="0" w:evenHBand="0" w:firstRowFirstColumn="0" w:firstRowLastColumn="0" w:lastRowFirstColumn="0" w:lastRowLastColumn="0"/>
              <w:rPr>
                <w:szCs w:val="18"/>
              </w:rPr>
            </w:pPr>
            <w:r w:rsidRPr="007F7FBF">
              <w:rPr>
                <w:szCs w:val="18"/>
              </w:rPr>
              <w:t>dev, main</w:t>
            </w:r>
          </w:p>
        </w:tc>
      </w:tr>
      <w:tr w:rsidR="00B42CF9" w14:paraId="4AFC900B"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3479AE8A" w14:textId="77777777" w:rsidR="00B42CF9" w:rsidRPr="00CA41D2" w:rsidRDefault="00B42CF9" w:rsidP="00B42CF9">
            <w:pPr>
              <w:rPr>
                <w:b w:val="0"/>
                <w:sz w:val="22"/>
              </w:rPr>
            </w:pPr>
            <w:r w:rsidRPr="00CA41D2">
              <w:t>Board</w:t>
            </w:r>
          </w:p>
        </w:tc>
        <w:tc>
          <w:tcPr>
            <w:tcW w:w="6374" w:type="dxa"/>
          </w:tcPr>
          <w:p w14:paraId="3B29BB20" w14:textId="0CB46934" w:rsidR="00B42CF9" w:rsidRPr="007F7FBF" w:rsidRDefault="00B42CF9" w:rsidP="00B42CF9">
            <w:pPr>
              <w:cnfStyle w:val="000000000000" w:firstRow="0" w:lastRow="0" w:firstColumn="0" w:lastColumn="0" w:oddVBand="0" w:evenVBand="0" w:oddHBand="0" w:evenHBand="0" w:firstRowFirstColumn="0" w:firstRowLastColumn="0" w:lastRowFirstColumn="0" w:lastRowLastColumn="0"/>
              <w:rPr>
                <w:szCs w:val="18"/>
              </w:rPr>
            </w:pPr>
            <w:r w:rsidRPr="007F7FBF">
              <w:rPr>
                <w:szCs w:val="18"/>
              </w:rPr>
              <w:t>DTP MS Fabric Data Consolidation and Enhancement Project Team</w:t>
            </w:r>
          </w:p>
        </w:tc>
      </w:tr>
      <w:tr w:rsidR="00B42CF9" w14:paraId="50979DF6"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562ED288" w14:textId="77777777" w:rsidR="00B42CF9" w:rsidRPr="00CA41D2" w:rsidRDefault="00B42CF9" w:rsidP="00B42CF9">
            <w:pPr>
              <w:rPr>
                <w:b w:val="0"/>
                <w:sz w:val="22"/>
              </w:rPr>
            </w:pPr>
            <w:r w:rsidRPr="00CA41D2">
              <w:t>Link</w:t>
            </w:r>
          </w:p>
        </w:tc>
        <w:tc>
          <w:tcPr>
            <w:tcW w:w="6374" w:type="dxa"/>
          </w:tcPr>
          <w:p w14:paraId="5D4F91C2" w14:textId="6ADC9B14" w:rsidR="00B42CF9" w:rsidRPr="007F7FBF" w:rsidRDefault="001D335D" w:rsidP="00B42CF9">
            <w:pPr>
              <w:cnfStyle w:val="000000000000" w:firstRow="0" w:lastRow="0" w:firstColumn="0" w:lastColumn="0" w:oddVBand="0" w:evenVBand="0" w:oddHBand="0" w:evenHBand="0" w:firstRowFirstColumn="0" w:firstRowLastColumn="0" w:lastRowFirstColumn="0" w:lastRowLastColumn="0"/>
              <w:rPr>
                <w:szCs w:val="18"/>
              </w:rPr>
            </w:pPr>
            <w:hyperlink r:id="rId59" w:history="1">
              <w:r w:rsidRPr="007F7FBF">
                <w:rPr>
                  <w:rStyle w:val="Hyperlink"/>
                  <w:szCs w:val="18"/>
                </w:rPr>
                <w:t>DTP MS Fabric Data Consolidation and Enhancement Project</w:t>
              </w:r>
            </w:hyperlink>
          </w:p>
        </w:tc>
      </w:tr>
    </w:tbl>
    <w:p w14:paraId="031E1EDA" w14:textId="77777777" w:rsidR="00297BF6" w:rsidRPr="004531A4" w:rsidRDefault="00297BF6" w:rsidP="00BB3A29"/>
    <w:p w14:paraId="36895FB2" w14:textId="2F570F2E" w:rsidR="00BB3A29" w:rsidRPr="00CA41D2" w:rsidRDefault="00BB3A29" w:rsidP="00BB3A29">
      <w:r w:rsidRPr="6E856EEE">
        <w:rPr>
          <w:lang w:val="en-GB"/>
        </w:rPr>
        <w:t xml:space="preserve">The Azure DevOps repo is used as a version control system for the </w:t>
      </w:r>
      <w:r w:rsidR="00C73DAE">
        <w:rPr>
          <w:lang w:val="en-GB"/>
        </w:rPr>
        <w:t>following</w:t>
      </w:r>
      <w:r w:rsidRPr="6E856EEE">
        <w:rPr>
          <w:lang w:val="en-GB"/>
        </w:rPr>
        <w:t xml:space="preserve"> items:</w:t>
      </w:r>
    </w:p>
    <w:p w14:paraId="3805FF04" w14:textId="324B826A" w:rsidR="001D335D" w:rsidRPr="00CA41D2" w:rsidRDefault="001D335D" w:rsidP="00BB3A29">
      <w:pPr>
        <w:pStyle w:val="ListParagraph"/>
        <w:numPr>
          <w:ilvl w:val="0"/>
          <w:numId w:val="3"/>
        </w:numPr>
        <w:spacing w:before="120"/>
      </w:pPr>
      <w:r w:rsidRPr="00CA41D2">
        <w:t>Fabric Pipelines</w:t>
      </w:r>
    </w:p>
    <w:p w14:paraId="720ECD81" w14:textId="6D82D0EC" w:rsidR="001D335D" w:rsidRPr="00CA41D2" w:rsidRDefault="001D335D" w:rsidP="00BB3A29">
      <w:pPr>
        <w:pStyle w:val="ListParagraph"/>
        <w:numPr>
          <w:ilvl w:val="0"/>
          <w:numId w:val="3"/>
        </w:numPr>
        <w:spacing w:before="120"/>
      </w:pPr>
      <w:r w:rsidRPr="00CA41D2">
        <w:t>Fabric Notebooks</w:t>
      </w:r>
    </w:p>
    <w:p w14:paraId="64CB107D" w14:textId="503B0945" w:rsidR="001D335D" w:rsidRPr="00CA41D2" w:rsidRDefault="003B1461" w:rsidP="00BB3A29">
      <w:pPr>
        <w:pStyle w:val="ListParagraph"/>
        <w:numPr>
          <w:ilvl w:val="0"/>
          <w:numId w:val="3"/>
        </w:numPr>
        <w:spacing w:before="120"/>
      </w:pPr>
      <w:r w:rsidRPr="00CA41D2">
        <w:t>Fabric Alert definitions</w:t>
      </w:r>
    </w:p>
    <w:p w14:paraId="4F28EEC1" w14:textId="59151C5C" w:rsidR="00BB3A29" w:rsidRPr="00CA41D2" w:rsidRDefault="00875BE7" w:rsidP="00BB3A29">
      <w:pPr>
        <w:pStyle w:val="ListParagraph"/>
        <w:numPr>
          <w:ilvl w:val="0"/>
          <w:numId w:val="3"/>
        </w:numPr>
        <w:spacing w:before="120"/>
        <w:rPr>
          <w:lang w:val="en-GB"/>
        </w:rPr>
      </w:pPr>
      <w:r w:rsidRPr="6E856EEE">
        <w:rPr>
          <w:lang w:val="en-GB"/>
        </w:rPr>
        <w:t>Fabric Lakehouses</w:t>
      </w:r>
    </w:p>
    <w:bookmarkEnd w:id="1"/>
    <w:bookmarkEnd w:id="11"/>
    <w:p w14:paraId="705C39B4" w14:textId="499A86F5" w:rsidR="00BB3A29" w:rsidRPr="00CA41D2" w:rsidRDefault="001D335D" w:rsidP="625A8CD2">
      <w:pPr>
        <w:pStyle w:val="ListParagraph"/>
        <w:numPr>
          <w:ilvl w:val="0"/>
          <w:numId w:val="3"/>
        </w:numPr>
        <w:spacing w:before="120"/>
        <w:rPr>
          <w:lang w:val="en-GB"/>
        </w:rPr>
      </w:pPr>
      <w:r w:rsidRPr="6E856EEE">
        <w:rPr>
          <w:lang w:val="en-GB"/>
        </w:rPr>
        <w:t xml:space="preserve">Fabric </w:t>
      </w:r>
      <w:r w:rsidR="00875BE7" w:rsidRPr="6E856EEE">
        <w:rPr>
          <w:lang w:val="en-GB"/>
        </w:rPr>
        <w:t>Datawarehouses</w:t>
      </w:r>
    </w:p>
    <w:p w14:paraId="5CFC8C30" w14:textId="77777777" w:rsidR="00220602" w:rsidRPr="00CA41D2" w:rsidRDefault="00220602" w:rsidP="00220602">
      <w:pPr>
        <w:spacing w:before="120"/>
      </w:pPr>
      <w:r w:rsidRPr="00CA41D2">
        <w:t>See also – Section 6 Continuous Integration &amp; Deployment.</w:t>
      </w:r>
    </w:p>
    <w:p w14:paraId="4744F690" w14:textId="70FBA980" w:rsidR="00220602" w:rsidRPr="00CA41D2" w:rsidRDefault="00220602" w:rsidP="00220602">
      <w:pPr>
        <w:pStyle w:val="Heading3"/>
        <w:rPr>
          <w:lang w:val="en-AU"/>
        </w:rPr>
      </w:pPr>
      <w:r w:rsidRPr="00CA41D2">
        <w:rPr>
          <w:lang w:val="en-AU"/>
        </w:rPr>
        <w:t>DevOps backlog</w:t>
      </w:r>
    </w:p>
    <w:p w14:paraId="20206804" w14:textId="1F252F82" w:rsidR="00297BF6" w:rsidRPr="00CA41D2" w:rsidRDefault="00297BF6" w:rsidP="00297BF6">
      <w:pPr>
        <w:spacing w:before="120"/>
      </w:pPr>
      <w:r w:rsidRPr="00CA41D2">
        <w:t xml:space="preserve">Additionally, an Azure DevOps backlog was used to track project activities during the </w:t>
      </w:r>
      <w:r w:rsidR="00220602" w:rsidRPr="00CA41D2">
        <w:t>implementation:</w:t>
      </w:r>
    </w:p>
    <w:p w14:paraId="3927CEBE" w14:textId="0F183A6F" w:rsidR="00220602" w:rsidRPr="00CA41D2" w:rsidRDefault="00A061D0" w:rsidP="00297BF6">
      <w:pPr>
        <w:spacing w:before="120"/>
      </w:pPr>
      <w:r w:rsidRPr="00CA41D2">
        <w:rPr>
          <w:noProof/>
        </w:rPr>
        <w:drawing>
          <wp:inline distT="0" distB="0" distL="0" distR="0" wp14:anchorId="627E7EBD" wp14:editId="668435CA">
            <wp:extent cx="4500286" cy="2315591"/>
            <wp:effectExtent l="0" t="0" r="0" b="8890"/>
            <wp:docPr id="389549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49427" name="Picture 1" descr="A screenshot of a computer&#10;&#10;AI-generated content may be incorrect."/>
                    <pic:cNvPicPr/>
                  </pic:nvPicPr>
                  <pic:blipFill>
                    <a:blip r:embed="rId60"/>
                    <a:stretch>
                      <a:fillRect/>
                    </a:stretch>
                  </pic:blipFill>
                  <pic:spPr>
                    <a:xfrm>
                      <a:off x="0" y="0"/>
                      <a:ext cx="4510662" cy="2320930"/>
                    </a:xfrm>
                    <a:prstGeom prst="rect">
                      <a:avLst/>
                    </a:prstGeom>
                  </pic:spPr>
                </pic:pic>
              </a:graphicData>
            </a:graphic>
          </wp:inline>
        </w:drawing>
      </w:r>
    </w:p>
    <w:p w14:paraId="695A434E" w14:textId="77777777" w:rsidR="0056660A" w:rsidRDefault="0056660A">
      <w:pPr>
        <w:rPr>
          <w:rFonts w:asciiTheme="majorHAnsi" w:eastAsiaTheme="majorEastAsia" w:hAnsiTheme="majorHAnsi" w:cstheme="majorBidi"/>
          <w:noProof/>
          <w:color w:val="004F8A"/>
          <w:sz w:val="32"/>
          <w:szCs w:val="24"/>
        </w:rPr>
      </w:pPr>
      <w:r>
        <w:lastRenderedPageBreak/>
        <w:br w:type="page"/>
      </w:r>
    </w:p>
    <w:p w14:paraId="1D1E9532" w14:textId="61969836" w:rsidR="00BB3A29" w:rsidRDefault="00BB3A29" w:rsidP="00BB3A29">
      <w:pPr>
        <w:pStyle w:val="Heading1"/>
      </w:pPr>
      <w:bookmarkStart w:id="731" w:name="_Toc227142060"/>
      <w:r w:rsidRPr="00AA5077">
        <w:lastRenderedPageBreak/>
        <w:t>Platform Operational Pillars</w:t>
      </w:r>
      <w:bookmarkEnd w:id="731"/>
    </w:p>
    <w:p w14:paraId="394E5ABC" w14:textId="77777777" w:rsidR="00BB3A29" w:rsidRPr="00CA41D2" w:rsidRDefault="00BB3A29" w:rsidP="00AC1587">
      <w:pPr>
        <w:pStyle w:val="Heading2"/>
        <w:rPr>
          <w:lang w:val="en-AU"/>
        </w:rPr>
      </w:pPr>
      <w:bookmarkStart w:id="732" w:name="_Toc227142061"/>
      <w:r w:rsidRPr="00CA41D2">
        <w:rPr>
          <w:lang w:val="en-AU"/>
        </w:rPr>
        <w:t>Data Governance</w:t>
      </w:r>
      <w:bookmarkEnd w:id="732"/>
    </w:p>
    <w:p w14:paraId="07B7F41E" w14:textId="14D20D8A" w:rsidR="00964C78" w:rsidRPr="00CA41D2" w:rsidRDefault="00E06657" w:rsidP="00964C78">
      <w:pPr>
        <w:rPr>
          <w:lang w:val="en-US" w:eastAsia="ja-JP"/>
        </w:rPr>
      </w:pPr>
      <w:r w:rsidRPr="6E856EEE">
        <w:rPr>
          <w:lang w:val="en-US" w:eastAsia="ja-JP"/>
        </w:rPr>
        <w:t>Microsoft Fabric provides unified data services across the entire data lifecycle</w:t>
      </w:r>
      <w:r w:rsidR="008F11CF">
        <w:rPr>
          <w:lang w:val="en-US" w:eastAsia="ja-JP"/>
        </w:rPr>
        <w:t>,</w:t>
      </w:r>
      <w:r w:rsidRPr="6E856EEE">
        <w:rPr>
          <w:lang w:val="en-US" w:eastAsia="ja-JP"/>
        </w:rPr>
        <w:t xml:space="preserve"> with data governance and administration considered end</w:t>
      </w:r>
      <w:r w:rsidR="008F11CF">
        <w:rPr>
          <w:lang w:val="en-US" w:eastAsia="ja-JP"/>
        </w:rPr>
        <w:t>-</w:t>
      </w:r>
      <w:r w:rsidRPr="6E856EEE">
        <w:rPr>
          <w:lang w:val="en-US" w:eastAsia="ja-JP"/>
        </w:rPr>
        <w:t>to</w:t>
      </w:r>
      <w:r w:rsidR="008F11CF">
        <w:rPr>
          <w:lang w:val="en-US" w:eastAsia="ja-JP"/>
        </w:rPr>
        <w:t>-</w:t>
      </w:r>
      <w:r w:rsidRPr="6E856EEE">
        <w:rPr>
          <w:lang w:val="en-US" w:eastAsia="ja-JP"/>
        </w:rPr>
        <w:t xml:space="preserve">end. These services are </w:t>
      </w:r>
      <w:r w:rsidR="00CF0E4A">
        <w:rPr>
          <w:lang w:val="en-US" w:eastAsia="ja-JP"/>
        </w:rPr>
        <w:t>applied to</w:t>
      </w:r>
      <w:r w:rsidRPr="6E856EEE">
        <w:rPr>
          <w:lang w:val="en-US" w:eastAsia="ja-JP"/>
        </w:rPr>
        <w:t xml:space="preserve"> a common foundation comprising One Lake for </w:t>
      </w:r>
      <w:r w:rsidR="00CF0E4A">
        <w:rPr>
          <w:lang w:val="en-US" w:eastAsia="ja-JP"/>
        </w:rPr>
        <w:t>centralised</w:t>
      </w:r>
      <w:r w:rsidRPr="6E856EEE">
        <w:rPr>
          <w:lang w:val="en-US" w:eastAsia="ja-JP"/>
        </w:rPr>
        <w:t xml:space="preserve"> data storage, a unified security model under One Security. This integrated approach simplifies architecture, enhances collaboration, and accelerates time-to-insight across the enterprise. The diagram below shows more information about </w:t>
      </w:r>
      <w:r w:rsidR="00CF0E4A">
        <w:rPr>
          <w:lang w:val="en-US" w:eastAsia="ja-JP"/>
        </w:rPr>
        <w:t xml:space="preserve">how </w:t>
      </w:r>
      <w:r w:rsidRPr="6E856EEE">
        <w:rPr>
          <w:lang w:val="en-US" w:eastAsia="ja-JP"/>
        </w:rPr>
        <w:t>Fabric’s native Data Governance is applied across the platform.</w:t>
      </w:r>
    </w:p>
    <w:p w14:paraId="08958016" w14:textId="0C108A61" w:rsidR="000C358A" w:rsidRDefault="000C358A" w:rsidP="000C358A">
      <w:pPr>
        <w:jc w:val="center"/>
        <w:rPr>
          <w:lang w:eastAsia="en-AU"/>
        </w:rPr>
      </w:pPr>
      <w:r>
        <w:rPr>
          <w:noProof/>
        </w:rPr>
        <w:drawing>
          <wp:inline distT="0" distB="0" distL="0" distR="0" wp14:anchorId="597CA91B" wp14:editId="758DFBB1">
            <wp:extent cx="2945964" cy="1805178"/>
            <wp:effectExtent l="0" t="0" r="6985" b="5080"/>
            <wp:docPr id="966640943" name="Picture 1" descr="How do you set up your Data Governance in Microsoft Fabric? – Marthe Moe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do you set up your Data Governance in Microsoft Fabric? – Marthe Moenge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58349" cy="1812767"/>
                    </a:xfrm>
                    <a:prstGeom prst="rect">
                      <a:avLst/>
                    </a:prstGeom>
                    <a:noFill/>
                    <a:ln>
                      <a:noFill/>
                    </a:ln>
                  </pic:spPr>
                </pic:pic>
              </a:graphicData>
            </a:graphic>
          </wp:inline>
        </w:drawing>
      </w:r>
    </w:p>
    <w:p w14:paraId="237D382F" w14:textId="504B8D8D" w:rsidR="000C358A" w:rsidRDefault="00964C78" w:rsidP="00964C78">
      <w:pPr>
        <w:pStyle w:val="Caption"/>
        <w:jc w:val="center"/>
        <w:rPr>
          <w:lang w:eastAsia="en-AU"/>
        </w:rPr>
      </w:pPr>
      <w:r>
        <w:rPr>
          <w:lang w:eastAsia="en-AU"/>
        </w:rPr>
        <w:t>Data Governance and Administration in MS Fabric</w:t>
      </w:r>
    </w:p>
    <w:p w14:paraId="4BB43F53" w14:textId="31839B2A" w:rsidR="00B23B58" w:rsidRPr="00B23B58" w:rsidRDefault="00CC2DBE" w:rsidP="00B23B58">
      <w:pPr>
        <w:rPr>
          <w:lang w:eastAsia="en-AU"/>
        </w:rPr>
      </w:pPr>
      <w:r>
        <w:rPr>
          <w:lang w:eastAsia="en-AU"/>
        </w:rPr>
        <w:t xml:space="preserve">In </w:t>
      </w:r>
      <w:r w:rsidR="00964C78">
        <w:rPr>
          <w:lang w:eastAsia="en-AU"/>
        </w:rPr>
        <w:t>the implemented</w:t>
      </w:r>
      <w:r>
        <w:rPr>
          <w:lang w:eastAsia="en-AU"/>
        </w:rPr>
        <w:t xml:space="preserve"> platform, Fabric’s </w:t>
      </w:r>
      <w:r w:rsidR="00B23B58" w:rsidRPr="00B23B58">
        <w:rPr>
          <w:lang w:eastAsia="en-AU"/>
        </w:rPr>
        <w:t xml:space="preserve">Data governance is </w:t>
      </w:r>
      <w:r>
        <w:rPr>
          <w:lang w:eastAsia="en-AU"/>
        </w:rPr>
        <w:t xml:space="preserve">supplemented </w:t>
      </w:r>
      <w:r w:rsidR="00B23B58" w:rsidRPr="00B23B58">
        <w:rPr>
          <w:lang w:eastAsia="en-AU"/>
        </w:rPr>
        <w:t xml:space="preserve">using a </w:t>
      </w:r>
      <w:r w:rsidR="00B23B58" w:rsidRPr="00B23B58">
        <w:rPr>
          <w:b/>
          <w:bCs/>
          <w:lang w:eastAsia="en-AU"/>
        </w:rPr>
        <w:t>metadata-driven ingestion framework</w:t>
      </w:r>
      <w:r w:rsidR="00B23B58" w:rsidRPr="00B23B58">
        <w:rPr>
          <w:lang w:eastAsia="en-AU"/>
        </w:rPr>
        <w:t xml:space="preserve"> that captures and enforces rules for how data is sourced, processed, and tracked across the platform. Control tables define ingestion logic</w:t>
      </w:r>
      <w:r w:rsidR="00CF0E4A">
        <w:rPr>
          <w:lang w:eastAsia="en-AU"/>
        </w:rPr>
        <w:t>,</w:t>
      </w:r>
      <w:r w:rsidR="00B23B58" w:rsidRPr="00B23B58">
        <w:rPr>
          <w:lang w:eastAsia="en-AU"/>
        </w:rPr>
        <w:t xml:space="preserve"> including source/sink mappings, watermarking for incremental loads, and pipeline orchestration metadata. This ensures consistent, repeatable, and auditable data movement.</w:t>
      </w:r>
    </w:p>
    <w:p w14:paraId="5CEE41E5" w14:textId="386D5197" w:rsidR="00B23B58" w:rsidRPr="00B23B58" w:rsidRDefault="00B23B58" w:rsidP="00B23B58">
      <w:pPr>
        <w:rPr>
          <w:lang w:eastAsia="en-AU"/>
        </w:rPr>
      </w:pPr>
      <w:r w:rsidRPr="00B23B58">
        <w:rPr>
          <w:lang w:eastAsia="en-AU"/>
        </w:rPr>
        <w:t xml:space="preserve">Governance information </w:t>
      </w:r>
      <w:r w:rsidR="003C3B7F">
        <w:rPr>
          <w:lang w:eastAsia="en-AU"/>
        </w:rPr>
        <w:t xml:space="preserve">is </w:t>
      </w:r>
      <w:r>
        <w:rPr>
          <w:lang w:eastAsia="en-AU"/>
        </w:rPr>
        <w:t>captured and controlled via specific data structures</w:t>
      </w:r>
      <w:r w:rsidRPr="00B23B58">
        <w:rPr>
          <w:lang w:eastAsia="en-AU"/>
        </w:rPr>
        <w:t>. These include batch tracking, ingestion status, and metadata such as load type, timestamps, and schema definitions. This allows engineers to trace the full lifecycle of a dataset—from initial ingestion to its final form in the Gold layer.</w:t>
      </w:r>
      <w:r w:rsidR="007A0AF0">
        <w:rPr>
          <w:lang w:eastAsia="en-AU"/>
        </w:rPr>
        <w:t xml:space="preserve"> The </w:t>
      </w:r>
      <w:r w:rsidR="007A0AF0" w:rsidRPr="00264F27">
        <w:rPr>
          <w:highlight w:val="lightGray"/>
          <w:lang w:eastAsia="en-AU"/>
        </w:rPr>
        <w:t>SourceToTargetMapping</w:t>
      </w:r>
      <w:r w:rsidR="007A0AF0">
        <w:rPr>
          <w:lang w:eastAsia="en-AU"/>
        </w:rPr>
        <w:t xml:space="preserve"> allows clear, live documentation used by pipeline</w:t>
      </w:r>
      <w:r w:rsidR="00B368F6">
        <w:rPr>
          <w:lang w:eastAsia="en-AU"/>
        </w:rPr>
        <w:t>s and notebooks daily</w:t>
      </w:r>
      <w:r w:rsidR="008B0688">
        <w:rPr>
          <w:lang w:eastAsia="en-AU"/>
        </w:rPr>
        <w:t>, allowing consistency and clarity</w:t>
      </w:r>
      <w:r w:rsidR="00B368F6">
        <w:rPr>
          <w:lang w:eastAsia="en-AU"/>
        </w:rPr>
        <w:t>.</w:t>
      </w:r>
    </w:p>
    <w:p w14:paraId="3B62D9DD" w14:textId="77777777" w:rsidR="00B23B58" w:rsidRPr="00B23B58" w:rsidRDefault="00B23B58" w:rsidP="00B23B58">
      <w:pPr>
        <w:rPr>
          <w:lang w:eastAsia="en-AU"/>
        </w:rPr>
      </w:pPr>
      <w:r w:rsidRPr="00B23B58">
        <w:rPr>
          <w:lang w:eastAsia="en-AU"/>
        </w:rPr>
        <w:t>Each ingested record is annotated with metadata that supports governance, as shown below:</w:t>
      </w:r>
    </w:p>
    <w:tbl>
      <w:tblPr>
        <w:tblStyle w:val="ListTable4-Accent51"/>
        <w:tblW w:w="9209" w:type="dxa"/>
        <w:tblLook w:val="04A0" w:firstRow="1" w:lastRow="0" w:firstColumn="1" w:lastColumn="0" w:noHBand="0" w:noVBand="1"/>
      </w:tblPr>
      <w:tblGrid>
        <w:gridCol w:w="1962"/>
        <w:gridCol w:w="7247"/>
      </w:tblGrid>
      <w:tr w:rsidR="00B23B58" w:rsidRPr="00B23B58" w14:paraId="7AEBF403" w14:textId="77777777" w:rsidTr="00E06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CCDCC" w14:textId="77777777" w:rsidR="00B23B58" w:rsidRPr="00B23B58" w:rsidRDefault="00B23B58" w:rsidP="00B23B58">
            <w:pPr>
              <w:pStyle w:val="TableStyle"/>
            </w:pPr>
            <w:r w:rsidRPr="00B23B58">
              <w:t>Metadata Column</w:t>
            </w:r>
          </w:p>
        </w:tc>
        <w:tc>
          <w:tcPr>
            <w:tcW w:w="7247" w:type="dxa"/>
            <w:hideMark/>
          </w:tcPr>
          <w:p w14:paraId="4F7FF522" w14:textId="77777777" w:rsidR="00B23B58" w:rsidRPr="00B23B58" w:rsidRDefault="00B23B58" w:rsidP="00B23B58">
            <w:pPr>
              <w:pStyle w:val="TableStyle"/>
              <w:cnfStyle w:val="100000000000" w:firstRow="1" w:lastRow="0" w:firstColumn="0" w:lastColumn="0" w:oddVBand="0" w:evenVBand="0" w:oddHBand="0" w:evenHBand="0" w:firstRowFirstColumn="0" w:firstRowLastColumn="0" w:lastRowFirstColumn="0" w:lastRowLastColumn="0"/>
            </w:pPr>
            <w:r w:rsidRPr="00B23B58">
              <w:t>Purpose</w:t>
            </w:r>
          </w:p>
        </w:tc>
      </w:tr>
      <w:tr w:rsidR="00B23B58" w:rsidRPr="00B23B58" w14:paraId="747495A8"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48FD0F0D" w14:textId="77777777" w:rsidR="00B23B58" w:rsidRPr="00B23B58" w:rsidRDefault="00B23B58" w:rsidP="00B23B58">
            <w:pPr>
              <w:pStyle w:val="TableStyle"/>
            </w:pPr>
            <w:r w:rsidRPr="00B23B58">
              <w:t>Ingestion Timestamp</w:t>
            </w:r>
          </w:p>
        </w:tc>
        <w:tc>
          <w:tcPr>
            <w:tcW w:w="7247" w:type="dxa"/>
            <w:hideMark/>
          </w:tcPr>
          <w:p w14:paraId="2F373838" w14:textId="77777777"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When the record was loaded into the platform</w:t>
            </w:r>
          </w:p>
        </w:tc>
      </w:tr>
      <w:tr w:rsidR="00B23B58" w:rsidRPr="00B23B58" w14:paraId="177290F9"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379E3BA7" w14:textId="77777777" w:rsidR="00B23B58" w:rsidRPr="00B23B58" w:rsidRDefault="00B23B58" w:rsidP="00B23B58">
            <w:pPr>
              <w:pStyle w:val="TableStyle"/>
            </w:pPr>
            <w:r w:rsidRPr="00B23B58">
              <w:t>Source System</w:t>
            </w:r>
          </w:p>
        </w:tc>
        <w:tc>
          <w:tcPr>
            <w:tcW w:w="7247" w:type="dxa"/>
            <w:hideMark/>
          </w:tcPr>
          <w:p w14:paraId="4C63459E" w14:textId="77777777"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Originating system or data source</w:t>
            </w:r>
          </w:p>
        </w:tc>
      </w:tr>
      <w:tr w:rsidR="00B23B58" w:rsidRPr="00B23B58" w14:paraId="68B6791F"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21305A61" w14:textId="77777777" w:rsidR="00B23B58" w:rsidRPr="00B23B58" w:rsidRDefault="00B23B58" w:rsidP="00B23B58">
            <w:pPr>
              <w:pStyle w:val="TableStyle"/>
            </w:pPr>
            <w:r w:rsidRPr="00B23B58">
              <w:t>Watermark Value</w:t>
            </w:r>
          </w:p>
        </w:tc>
        <w:tc>
          <w:tcPr>
            <w:tcW w:w="7247" w:type="dxa"/>
            <w:hideMark/>
          </w:tcPr>
          <w:p w14:paraId="5707FE5F" w14:textId="3B2B2064"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 xml:space="preserve">Used to track </w:t>
            </w:r>
            <w:r w:rsidR="00251037">
              <w:t xml:space="preserve">the </w:t>
            </w:r>
            <w:r w:rsidRPr="00B23B58">
              <w:t>last loaded delta point</w:t>
            </w:r>
          </w:p>
        </w:tc>
      </w:tr>
      <w:tr w:rsidR="00B23B58" w:rsidRPr="00B23B58" w14:paraId="2289A739"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3B5188B5" w14:textId="77777777" w:rsidR="00B23B58" w:rsidRPr="00B23B58" w:rsidRDefault="00B23B58" w:rsidP="00B23B58">
            <w:pPr>
              <w:pStyle w:val="TableStyle"/>
            </w:pPr>
            <w:r w:rsidRPr="00B23B58">
              <w:t>Transformation Applied</w:t>
            </w:r>
          </w:p>
        </w:tc>
        <w:tc>
          <w:tcPr>
            <w:tcW w:w="7247" w:type="dxa"/>
            <w:hideMark/>
          </w:tcPr>
          <w:p w14:paraId="41F6578E" w14:textId="77777777"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Summary of transformations executed</w:t>
            </w:r>
          </w:p>
        </w:tc>
      </w:tr>
    </w:tbl>
    <w:p w14:paraId="757ED98B" w14:textId="77777777" w:rsidR="00B23B58" w:rsidRPr="00CA41D2" w:rsidRDefault="00B23B58" w:rsidP="00B23B58">
      <w:pPr>
        <w:rPr>
          <w:lang w:eastAsia="ja-JP"/>
        </w:rPr>
      </w:pPr>
    </w:p>
    <w:p w14:paraId="64DBFFA9" w14:textId="77777777" w:rsidR="000C2D15" w:rsidRPr="00CA41D2" w:rsidRDefault="000C2D15">
      <w:pPr>
        <w:rPr>
          <w:rFonts w:asciiTheme="majorHAnsi" w:eastAsiaTheme="majorEastAsia" w:hAnsiTheme="majorHAnsi" w:cstheme="majorBidi"/>
          <w:color w:val="004F8A"/>
          <w:sz w:val="28"/>
          <w:szCs w:val="26"/>
          <w:lang w:eastAsia="ja-JP"/>
        </w:rPr>
      </w:pPr>
      <w:r>
        <w:br w:type="page"/>
      </w:r>
    </w:p>
    <w:p w14:paraId="0DFBA149" w14:textId="1620013B" w:rsidR="00BB3A29" w:rsidRPr="00CA41D2" w:rsidRDefault="00BB3A29" w:rsidP="00AC1587">
      <w:pPr>
        <w:pStyle w:val="Heading2"/>
        <w:rPr>
          <w:lang w:val="en-AU"/>
        </w:rPr>
      </w:pPr>
      <w:bookmarkStart w:id="733" w:name="_Toc227142062"/>
      <w:r w:rsidRPr="00CA41D2">
        <w:rPr>
          <w:lang w:val="en-AU"/>
        </w:rPr>
        <w:lastRenderedPageBreak/>
        <w:t>Data Quality</w:t>
      </w:r>
      <w:bookmarkEnd w:id="733"/>
    </w:p>
    <w:p w14:paraId="28C884C0" w14:textId="77777777" w:rsidR="002B1FD7" w:rsidRPr="002B1FD7" w:rsidRDefault="002B1FD7" w:rsidP="002B1FD7">
      <w:pPr>
        <w:rPr>
          <w:lang w:eastAsia="en-AU"/>
        </w:rPr>
      </w:pPr>
      <w:r w:rsidRPr="002B1FD7">
        <w:rPr>
          <w:lang w:eastAsia="en-AU"/>
        </w:rPr>
        <w:t xml:space="preserve">Data quality is validated during the Bronze-to-Silver transformation using the </w:t>
      </w:r>
      <w:r w:rsidRPr="00264F27">
        <w:rPr>
          <w:rFonts w:ascii="Courier New" w:hAnsi="Courier New" w:cs="Courier New"/>
          <w:sz w:val="20"/>
          <w:szCs w:val="20"/>
          <w:highlight w:val="lightGray"/>
          <w:lang w:eastAsia="en-AU"/>
        </w:rPr>
        <w:t>N_DataQuality</w:t>
      </w:r>
      <w:r w:rsidRPr="002B1FD7">
        <w:rPr>
          <w:lang w:eastAsia="en-AU"/>
        </w:rPr>
        <w:t xml:space="preserve"> PySpark notebook. The pipeline supports configuration of quality checks such as schema enforcement, null validation, and value range tolerance. These checks are controlled via parameters like </w:t>
      </w:r>
      <w:r w:rsidRPr="00264F27">
        <w:rPr>
          <w:rFonts w:ascii="Courier New" w:hAnsi="Courier New" w:cs="Courier New"/>
          <w:sz w:val="20"/>
          <w:szCs w:val="20"/>
          <w:highlight w:val="lightGray"/>
          <w:lang w:eastAsia="en-AU"/>
        </w:rPr>
        <w:t>dqEnabled</w:t>
      </w:r>
      <w:r w:rsidRPr="002B1FD7">
        <w:rPr>
          <w:lang w:eastAsia="en-AU"/>
        </w:rPr>
        <w:t xml:space="preserve"> and </w:t>
      </w:r>
      <w:r w:rsidRPr="00264F27">
        <w:rPr>
          <w:rFonts w:ascii="Courier New" w:hAnsi="Courier New" w:cs="Courier New"/>
          <w:sz w:val="20"/>
          <w:szCs w:val="20"/>
          <w:highlight w:val="lightGray"/>
          <w:lang w:eastAsia="en-AU"/>
        </w:rPr>
        <w:t>dqTolerance</w:t>
      </w:r>
      <w:r w:rsidRPr="002B1FD7">
        <w:rPr>
          <w:lang w:eastAsia="en-AU"/>
        </w:rPr>
        <w:t>, allowing them to be tuned per source or batch.</w:t>
      </w:r>
    </w:p>
    <w:p w14:paraId="2F9994F0" w14:textId="77777777" w:rsidR="002B1FD7" w:rsidRPr="002B1FD7" w:rsidRDefault="002B1FD7" w:rsidP="002B1FD7">
      <w:pPr>
        <w:rPr>
          <w:lang w:eastAsia="en-AU"/>
        </w:rPr>
      </w:pPr>
      <w:r w:rsidRPr="002B1FD7">
        <w:rPr>
          <w:lang w:eastAsia="en-AU"/>
        </w:rPr>
        <w:t>If data fails quality checks beyond the allowed tolerance, the pipeline is stopped and marked as failed. Details of failed records and error types are captured in the notebook output, enabling operational teams to review and resolve issues before proceeding. This approach ensures that downstream layers only receive clean, trusted data.</w:t>
      </w:r>
    </w:p>
    <w:p w14:paraId="31F39733" w14:textId="77777777" w:rsidR="002B1FD7" w:rsidRPr="002B1FD7" w:rsidRDefault="002B1FD7" w:rsidP="002B1FD7">
      <w:pPr>
        <w:rPr>
          <w:lang w:eastAsia="en-AU"/>
        </w:rPr>
      </w:pPr>
      <w:r w:rsidRPr="002B1FD7">
        <w:rPr>
          <w:lang w:eastAsia="en-AU"/>
        </w:rPr>
        <w:t>The platform enforces checks in the following categories:</w:t>
      </w:r>
    </w:p>
    <w:p w14:paraId="68FC5B76" w14:textId="77777777" w:rsidR="002B1FD7" w:rsidRPr="002B1FD7" w:rsidRDefault="002B1FD7" w:rsidP="00760DCB">
      <w:pPr>
        <w:pStyle w:val="ListParagraph"/>
        <w:numPr>
          <w:ilvl w:val="0"/>
          <w:numId w:val="35"/>
        </w:numPr>
        <w:rPr>
          <w:lang w:eastAsia="en-AU"/>
        </w:rPr>
      </w:pPr>
      <w:r w:rsidRPr="002B1FD7">
        <w:rPr>
          <w:b/>
          <w:bCs/>
          <w:lang w:eastAsia="en-AU"/>
        </w:rPr>
        <w:t>Completeness</w:t>
      </w:r>
      <w:r w:rsidRPr="002B1FD7">
        <w:rPr>
          <w:lang w:eastAsia="en-AU"/>
        </w:rPr>
        <w:t xml:space="preserve"> – Required fields are not null</w:t>
      </w:r>
    </w:p>
    <w:p w14:paraId="344DB933" w14:textId="77777777" w:rsidR="002B1FD7" w:rsidRPr="002B1FD7" w:rsidRDefault="002B1FD7" w:rsidP="00760DCB">
      <w:pPr>
        <w:pStyle w:val="ListParagraph"/>
        <w:numPr>
          <w:ilvl w:val="0"/>
          <w:numId w:val="35"/>
        </w:numPr>
        <w:rPr>
          <w:lang w:eastAsia="en-AU"/>
        </w:rPr>
      </w:pPr>
      <w:r w:rsidRPr="002B1FD7">
        <w:rPr>
          <w:b/>
          <w:bCs/>
          <w:lang w:eastAsia="en-AU"/>
        </w:rPr>
        <w:t>Conformity</w:t>
      </w:r>
      <w:r w:rsidRPr="002B1FD7">
        <w:rPr>
          <w:lang w:eastAsia="en-AU"/>
        </w:rPr>
        <w:t xml:space="preserve"> – Data types and formats are as expected</w:t>
      </w:r>
    </w:p>
    <w:p w14:paraId="24C6B29E" w14:textId="77777777" w:rsidR="002B1FD7" w:rsidRPr="002B1FD7" w:rsidRDefault="002B1FD7" w:rsidP="00760DCB">
      <w:pPr>
        <w:pStyle w:val="ListParagraph"/>
        <w:numPr>
          <w:ilvl w:val="0"/>
          <w:numId w:val="35"/>
        </w:numPr>
        <w:rPr>
          <w:lang w:eastAsia="en-AU"/>
        </w:rPr>
      </w:pPr>
      <w:r w:rsidRPr="002B1FD7">
        <w:rPr>
          <w:b/>
          <w:bCs/>
          <w:lang w:eastAsia="en-AU"/>
        </w:rPr>
        <w:t>Thresholds</w:t>
      </w:r>
      <w:r w:rsidRPr="002B1FD7">
        <w:rPr>
          <w:lang w:eastAsia="en-AU"/>
        </w:rPr>
        <w:t xml:space="preserve"> – Numeric fields are within acceptable ranges</w:t>
      </w:r>
    </w:p>
    <w:p w14:paraId="75BF301C" w14:textId="77777777" w:rsidR="002B1FD7" w:rsidRDefault="002B1FD7" w:rsidP="00760DCB">
      <w:pPr>
        <w:pStyle w:val="ListParagraph"/>
        <w:numPr>
          <w:ilvl w:val="0"/>
          <w:numId w:val="35"/>
        </w:numPr>
        <w:rPr>
          <w:lang w:eastAsia="en-AU"/>
        </w:rPr>
      </w:pPr>
      <w:r w:rsidRPr="002B1FD7">
        <w:rPr>
          <w:b/>
          <w:bCs/>
          <w:lang w:eastAsia="en-AU"/>
        </w:rPr>
        <w:t>Consistency</w:t>
      </w:r>
      <w:r w:rsidRPr="002B1FD7">
        <w:rPr>
          <w:lang w:eastAsia="en-AU"/>
        </w:rPr>
        <w:t xml:space="preserve"> – Reference values align with known definitions</w:t>
      </w:r>
    </w:p>
    <w:p w14:paraId="1B507615" w14:textId="4AA3733F" w:rsidR="00814ED8" w:rsidRPr="002B1FD7" w:rsidRDefault="00814ED8" w:rsidP="00814ED8">
      <w:pPr>
        <w:rPr>
          <w:lang w:eastAsia="en-AU"/>
        </w:rPr>
      </w:pPr>
      <w:r>
        <w:rPr>
          <w:lang w:eastAsia="en-AU"/>
        </w:rPr>
        <w:t xml:space="preserve">The diagram </w:t>
      </w:r>
      <w:r w:rsidR="00264F27">
        <w:rPr>
          <w:lang w:eastAsia="en-AU"/>
        </w:rPr>
        <w:t>below</w:t>
      </w:r>
      <w:r>
        <w:rPr>
          <w:lang w:eastAsia="en-AU"/>
        </w:rPr>
        <w:t xml:space="preserve"> details the actions taken by the </w:t>
      </w:r>
      <w:r w:rsidRPr="002B1FD7">
        <w:rPr>
          <w:rFonts w:ascii="Courier New" w:hAnsi="Courier New" w:cs="Courier New"/>
          <w:sz w:val="20"/>
          <w:szCs w:val="20"/>
          <w:lang w:eastAsia="en-AU"/>
        </w:rPr>
        <w:t>N_DataQuality</w:t>
      </w:r>
      <w:r>
        <w:rPr>
          <w:rFonts w:ascii="Courier New" w:hAnsi="Courier New" w:cs="Courier New"/>
          <w:sz w:val="20"/>
          <w:szCs w:val="20"/>
          <w:lang w:eastAsia="en-AU"/>
        </w:rPr>
        <w:t xml:space="preserve"> </w:t>
      </w:r>
      <w:r w:rsidRPr="00814ED8">
        <w:rPr>
          <w:lang w:eastAsia="en-AU"/>
        </w:rPr>
        <w:t>notebook</w:t>
      </w:r>
      <w:r>
        <w:rPr>
          <w:rFonts w:ascii="Courier New" w:hAnsi="Courier New" w:cs="Courier New"/>
          <w:sz w:val="20"/>
          <w:szCs w:val="20"/>
          <w:lang w:eastAsia="en-AU"/>
        </w:rPr>
        <w:t>:</w:t>
      </w:r>
    </w:p>
    <w:p w14:paraId="7F24C09E" w14:textId="586F9789" w:rsidR="00814ED8" w:rsidRPr="00CA41D2" w:rsidRDefault="00814ED8" w:rsidP="00814ED8">
      <w:pPr>
        <w:jc w:val="center"/>
        <w:rPr>
          <w:lang w:eastAsia="ja-JP"/>
        </w:rPr>
      </w:pPr>
      <w:r w:rsidRPr="00CA41D2">
        <w:rPr>
          <w:noProof/>
          <w:lang w:eastAsia="ja-JP"/>
        </w:rPr>
        <w:drawing>
          <wp:inline distT="0" distB="0" distL="0" distR="0" wp14:anchorId="27322F13" wp14:editId="4B17C9CC">
            <wp:extent cx="2568438" cy="4590288"/>
            <wp:effectExtent l="0" t="0" r="3810" b="1270"/>
            <wp:docPr id="61832063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0637" name="Picture 1" descr="A diagram of a process&#10;&#10;AI-generated content may be incorrect."/>
                    <pic:cNvPicPr/>
                  </pic:nvPicPr>
                  <pic:blipFill>
                    <a:blip r:embed="rId62"/>
                    <a:stretch>
                      <a:fillRect/>
                    </a:stretch>
                  </pic:blipFill>
                  <pic:spPr>
                    <a:xfrm>
                      <a:off x="0" y="0"/>
                      <a:ext cx="2577574" cy="4606615"/>
                    </a:xfrm>
                    <a:prstGeom prst="rect">
                      <a:avLst/>
                    </a:prstGeom>
                  </pic:spPr>
                </pic:pic>
              </a:graphicData>
            </a:graphic>
          </wp:inline>
        </w:drawing>
      </w:r>
    </w:p>
    <w:p w14:paraId="4C155410" w14:textId="0AD15626" w:rsidR="00814ED8" w:rsidRPr="00CA41D2" w:rsidRDefault="00814ED8" w:rsidP="00814ED8">
      <w:pPr>
        <w:pStyle w:val="Caption"/>
        <w:jc w:val="center"/>
        <w:rPr>
          <w:lang w:eastAsia="ja-JP"/>
        </w:rPr>
      </w:pPr>
      <w:r w:rsidRPr="00CA41D2">
        <w:rPr>
          <w:lang w:eastAsia="ja-JP"/>
        </w:rPr>
        <w:t>High level flow of the N_DataQuality notebook in the Silver Layer</w:t>
      </w:r>
    </w:p>
    <w:p w14:paraId="232CFBA6" w14:textId="6E19B149" w:rsidR="003875DA" w:rsidRDefault="003875DA" w:rsidP="003875DA">
      <w:r>
        <w:lastRenderedPageBreak/>
        <w:t>Data Quality errors are logged in the Lakehouse table</w:t>
      </w:r>
      <w:r w:rsidR="003D7345">
        <w:t xml:space="preserve"> ‘</w:t>
      </w:r>
      <w:r w:rsidR="003D7345" w:rsidRPr="003D7345">
        <w:t>FLH_Silver.mgmt.SilverDataQualityResults</w:t>
      </w:r>
      <w:r w:rsidR="003D7345">
        <w:t>’.</w:t>
      </w:r>
    </w:p>
    <w:p w14:paraId="09672FD6" w14:textId="6D63A7E5" w:rsidR="00BB3A29" w:rsidRPr="00CA41D2" w:rsidRDefault="00BB3A29" w:rsidP="00AC1587">
      <w:pPr>
        <w:pStyle w:val="Heading2"/>
        <w:rPr>
          <w:lang w:val="en-AU"/>
        </w:rPr>
      </w:pPr>
      <w:bookmarkStart w:id="734" w:name="_Toc227142063"/>
      <w:r w:rsidRPr="00CA41D2">
        <w:rPr>
          <w:lang w:val="en-AU"/>
        </w:rPr>
        <w:t>Data Security</w:t>
      </w:r>
      <w:bookmarkEnd w:id="734"/>
    </w:p>
    <w:p w14:paraId="3FD9C828" w14:textId="77777777" w:rsidR="0095445E" w:rsidRPr="00CA41D2" w:rsidRDefault="0095445E" w:rsidP="0095445E">
      <w:pPr>
        <w:pStyle w:val="Heading3"/>
        <w:rPr>
          <w:lang w:val="en-AU"/>
        </w:rPr>
      </w:pPr>
      <w:r w:rsidRPr="00CA41D2">
        <w:rPr>
          <w:lang w:val="en-AU"/>
        </w:rPr>
        <w:t>Identity and Access Management</w:t>
      </w:r>
      <w:bookmarkStart w:id="735" w:name="_Toc152076005"/>
    </w:p>
    <w:bookmarkEnd w:id="735"/>
    <w:p w14:paraId="20E08398" w14:textId="37CE8E3F" w:rsidR="0095445E" w:rsidRPr="00865B22" w:rsidRDefault="0095445E" w:rsidP="0095445E">
      <w:r w:rsidRPr="00865B22">
        <w:t>Microsoft Fabric integrates with Microsoft Entra ID (formerly Azure Active Directory) to manage identity and access across its services. Access control is centrali</w:t>
      </w:r>
      <w:r w:rsidR="00A71CDE">
        <w:t>s</w:t>
      </w:r>
      <w:r w:rsidRPr="00865B22">
        <w:t xml:space="preserve">ed, allowing administrators to enforce </w:t>
      </w:r>
      <w:r w:rsidR="00B005E8">
        <w:t>organisation</w:t>
      </w:r>
      <w:r w:rsidRPr="00865B22">
        <w:t>-wide security policies:</w:t>
      </w:r>
    </w:p>
    <w:p w14:paraId="6025289F" w14:textId="77777777" w:rsidR="0095445E" w:rsidRPr="00865B22" w:rsidRDefault="0095445E" w:rsidP="00760DCB">
      <w:pPr>
        <w:numPr>
          <w:ilvl w:val="0"/>
          <w:numId w:val="22"/>
        </w:numPr>
      </w:pPr>
      <w:r w:rsidRPr="00865B22">
        <w:t>Users sign in using their Entra ID credentials, enabling single sign-on (SSO) across Fabric and other Microsoft 365 services.</w:t>
      </w:r>
    </w:p>
    <w:p w14:paraId="0C9443C4" w14:textId="004193C7" w:rsidR="0095445E" w:rsidRPr="00865B22" w:rsidRDefault="0095445E" w:rsidP="00760DCB">
      <w:pPr>
        <w:numPr>
          <w:ilvl w:val="0"/>
          <w:numId w:val="22"/>
        </w:numPr>
      </w:pPr>
      <w:r w:rsidRPr="00865B22">
        <w:t xml:space="preserve">Role-based access control (RBAC) </w:t>
      </w:r>
      <w:r w:rsidR="00A71CDE">
        <w:t>defines</w:t>
      </w:r>
      <w:r w:rsidRPr="00865B22">
        <w:t xml:space="preserve"> permissions at various levels (workspace, item, data).</w:t>
      </w:r>
    </w:p>
    <w:p w14:paraId="2EF86E2D" w14:textId="1986562D" w:rsidR="0095445E" w:rsidRPr="00865B22" w:rsidRDefault="0095445E" w:rsidP="00760DCB">
      <w:pPr>
        <w:numPr>
          <w:ilvl w:val="0"/>
          <w:numId w:val="22"/>
        </w:numPr>
      </w:pPr>
      <w:r w:rsidRPr="00865B22">
        <w:t>Conditional access policies (e.g., MFA, IP restrictions) are enforced via Entra ID settings.</w:t>
      </w:r>
    </w:p>
    <w:p w14:paraId="0BA78220" w14:textId="77777777" w:rsidR="0095445E" w:rsidRPr="00CA41D2" w:rsidRDefault="0095445E" w:rsidP="0095445E">
      <w:pPr>
        <w:pStyle w:val="Heading4"/>
        <w:rPr>
          <w:lang w:val="en-AU"/>
        </w:rPr>
      </w:pPr>
      <w:r w:rsidRPr="00CA41D2">
        <w:rPr>
          <w:lang w:val="en-AU"/>
        </w:rPr>
        <w:t>Access Control by Workspace Role</w:t>
      </w:r>
    </w:p>
    <w:p w14:paraId="3437CDEF" w14:textId="77777777" w:rsidR="0095445E" w:rsidRPr="00865B22" w:rsidRDefault="0095445E" w:rsidP="0095445E">
      <w:r w:rsidRPr="00865B22">
        <w:t>Within Microsoft Fabric, granular access control is applied through workspace roles (Admin, Member, Contributor, Viewer). These roles determine who can view, edit, or manage content such as datasets, notebooks, reports, and pipelines:</w:t>
      </w:r>
    </w:p>
    <w:p w14:paraId="5BE4082A" w14:textId="77777777" w:rsidR="0095445E" w:rsidRPr="00865B22" w:rsidRDefault="0095445E" w:rsidP="00760DCB">
      <w:pPr>
        <w:numPr>
          <w:ilvl w:val="0"/>
          <w:numId w:val="23"/>
        </w:numPr>
      </w:pPr>
      <w:r w:rsidRPr="00865B22">
        <w:t>Permissions cascade from workspaces to their contents but can be overridden per item.</w:t>
      </w:r>
    </w:p>
    <w:p w14:paraId="561A11E4" w14:textId="77777777" w:rsidR="0095445E" w:rsidRDefault="0095445E" w:rsidP="00760DCB">
      <w:pPr>
        <w:numPr>
          <w:ilvl w:val="0"/>
          <w:numId w:val="23"/>
        </w:numPr>
      </w:pPr>
      <w:r w:rsidRPr="00865B22">
        <w:t>Access logs are available through Microsoft Purview and Microsoft 365 compliance tools for auditing and compliance tracking.</w:t>
      </w:r>
    </w:p>
    <w:p w14:paraId="412D417A" w14:textId="77777777" w:rsidR="0095445E" w:rsidRPr="00CA41D2" w:rsidRDefault="0095445E" w:rsidP="0095445E">
      <w:pPr>
        <w:pStyle w:val="Heading4"/>
        <w:rPr>
          <w:lang w:val="en-AU"/>
        </w:rPr>
      </w:pPr>
      <w:r w:rsidRPr="00CA41D2">
        <w:rPr>
          <w:lang w:val="en-AU"/>
        </w:rPr>
        <w:t>Service Principals</w:t>
      </w:r>
    </w:p>
    <w:p w14:paraId="0035C382" w14:textId="77777777" w:rsidR="0095445E" w:rsidRPr="00865B22" w:rsidRDefault="0095445E" w:rsidP="0095445E">
      <w:r w:rsidRPr="00865B22">
        <w:t>Service principals and managed identities are supported for automated access scenarios. This enables secure integration with pipelines, dataflows, and external systems without embedding credentials:</w:t>
      </w:r>
    </w:p>
    <w:p w14:paraId="299A1211" w14:textId="77777777" w:rsidR="0095445E" w:rsidRPr="00865B22" w:rsidRDefault="0095445E" w:rsidP="00760DCB">
      <w:pPr>
        <w:numPr>
          <w:ilvl w:val="0"/>
          <w:numId w:val="24"/>
        </w:numPr>
      </w:pPr>
      <w:r w:rsidRPr="00865B22">
        <w:t>These identities can be assigned specific roles and limited scopes to minimize exposure.</w:t>
      </w:r>
    </w:p>
    <w:p w14:paraId="16B3E6BA" w14:textId="77777777" w:rsidR="0095445E" w:rsidRPr="00865B22" w:rsidRDefault="0095445E" w:rsidP="00760DCB">
      <w:pPr>
        <w:numPr>
          <w:ilvl w:val="0"/>
          <w:numId w:val="24"/>
        </w:numPr>
      </w:pPr>
      <w:r w:rsidRPr="00865B22">
        <w:t>Integration with Microsoft Defender for Cloud provides ongoing identity risk monitoring.</w:t>
      </w:r>
    </w:p>
    <w:p w14:paraId="0EA7398D" w14:textId="77777777" w:rsidR="0095445E" w:rsidRDefault="0095445E" w:rsidP="0095445E">
      <w:pPr>
        <w:rPr>
          <w:rFonts w:asciiTheme="majorHAnsi" w:eastAsiaTheme="majorEastAsia" w:hAnsiTheme="majorHAnsi" w:cstheme="majorBidi"/>
          <w:color w:val="004F8A"/>
          <w:sz w:val="28"/>
          <w:szCs w:val="26"/>
        </w:rPr>
      </w:pPr>
      <w:r>
        <w:br w:type="page"/>
      </w:r>
    </w:p>
    <w:p w14:paraId="27799896" w14:textId="652B8F88" w:rsidR="00FC715D" w:rsidRDefault="00FC715D" w:rsidP="00AC1587">
      <w:pPr>
        <w:pStyle w:val="Heading2"/>
        <w:rPr>
          <w:lang w:val="en-AU"/>
        </w:rPr>
      </w:pPr>
      <w:bookmarkStart w:id="736" w:name="_Toc227142064"/>
      <w:r>
        <w:rPr>
          <w:lang w:val="en-AU"/>
        </w:rPr>
        <w:lastRenderedPageBreak/>
        <w:t>EntraID (AAD)</w:t>
      </w:r>
      <w:r w:rsidRPr="00FC715D">
        <w:rPr>
          <w:lang w:val="en-AU"/>
        </w:rPr>
        <w:t xml:space="preserve"> Security Groups</w:t>
      </w:r>
      <w:r>
        <w:rPr>
          <w:lang w:val="en-AU"/>
        </w:rPr>
        <w:t xml:space="preserve"> for Fabric access</w:t>
      </w:r>
      <w:bookmarkEnd w:id="736"/>
    </w:p>
    <w:p w14:paraId="2D68EAC3" w14:textId="22C1E040" w:rsidR="008D5C47" w:rsidRPr="008D5C47" w:rsidRDefault="00954AEB" w:rsidP="00954AEB">
      <w:pPr>
        <w:pStyle w:val="Heading3"/>
      </w:pPr>
      <w:r>
        <w:t>Security Groups</w:t>
      </w:r>
    </w:p>
    <w:p w14:paraId="7792E506" w14:textId="77777777" w:rsidR="009C123F" w:rsidRDefault="005A562C" w:rsidP="00FC715D">
      <w:pPr>
        <w:rPr>
          <w:lang w:eastAsia="ja-JP"/>
        </w:rPr>
      </w:pPr>
      <w:r w:rsidRPr="005A562C">
        <w:rPr>
          <w:lang w:eastAsia="ja-JP"/>
        </w:rPr>
        <w:t xml:space="preserve">To enforce Role-Based Access Control (RBAC) across Microsoft Fabric environments, dedicated AAD security groups have been defined for both Non-Production and Production workspaces. </w:t>
      </w:r>
    </w:p>
    <w:p w14:paraId="32E3DCAF" w14:textId="3CED52EB" w:rsidR="00FC715D" w:rsidRDefault="005A562C" w:rsidP="00FC715D">
      <w:pPr>
        <w:rPr>
          <w:lang w:eastAsia="ja-JP"/>
        </w:rPr>
      </w:pPr>
      <w:r w:rsidRPr="005A562C">
        <w:rPr>
          <w:lang w:eastAsia="ja-JP"/>
        </w:rPr>
        <w:t>These groups govern workspace-level permissions aligned with Microsoft Fabric roles (Admin, Contributor, Member, Viewer) and are used in conjunction with Entra ID access policies.</w:t>
      </w:r>
    </w:p>
    <w:p w14:paraId="4E63CEC6" w14:textId="5BA3E88F" w:rsidR="0012713C" w:rsidRDefault="0012713C" w:rsidP="00FC715D">
      <w:pPr>
        <w:rPr>
          <w:lang w:eastAsia="ja-JP"/>
        </w:rPr>
      </w:pPr>
      <w:r>
        <w:rPr>
          <w:lang w:eastAsia="ja-JP"/>
        </w:rPr>
        <w:t>Below is a table showing EntraID security group definitions.</w:t>
      </w:r>
    </w:p>
    <w:tbl>
      <w:tblPr>
        <w:tblStyle w:val="ListTable4-Accent51"/>
        <w:tblW w:w="0" w:type="auto"/>
        <w:tblLayout w:type="fixed"/>
        <w:tblLook w:val="04A0" w:firstRow="1" w:lastRow="0" w:firstColumn="1" w:lastColumn="0" w:noHBand="0" w:noVBand="1"/>
      </w:tblPr>
      <w:tblGrid>
        <w:gridCol w:w="1287"/>
        <w:gridCol w:w="1118"/>
        <w:gridCol w:w="2330"/>
        <w:gridCol w:w="4469"/>
      </w:tblGrid>
      <w:tr w:rsidR="0012713C" w:rsidRPr="0012713C" w14:paraId="3E5B64E7" w14:textId="77777777" w:rsidTr="0012713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35DC6A1B" w14:textId="77777777" w:rsidR="0012713C" w:rsidRPr="0012713C" w:rsidRDefault="0012713C" w:rsidP="0012713C">
            <w:pPr>
              <w:rPr>
                <w:lang w:eastAsia="en-AU"/>
              </w:rPr>
            </w:pPr>
            <w:r w:rsidRPr="0012713C">
              <w:rPr>
                <w:lang w:eastAsia="en-AU"/>
              </w:rPr>
              <w:t>Fabric Environment</w:t>
            </w:r>
          </w:p>
        </w:tc>
        <w:tc>
          <w:tcPr>
            <w:tcW w:w="1118" w:type="dxa"/>
            <w:noWrap/>
            <w:hideMark/>
          </w:tcPr>
          <w:p w14:paraId="63DF6EB0" w14:textId="77777777" w:rsidR="0012713C" w:rsidRPr="0012713C" w:rsidRDefault="0012713C" w:rsidP="0012713C">
            <w:pPr>
              <w:cnfStyle w:val="100000000000" w:firstRow="1" w:lastRow="0" w:firstColumn="0" w:lastColumn="0" w:oddVBand="0" w:evenVBand="0" w:oddHBand="0" w:evenHBand="0" w:firstRowFirstColumn="0" w:firstRowLastColumn="0" w:lastRowFirstColumn="0" w:lastRowLastColumn="0"/>
              <w:rPr>
                <w:lang w:eastAsia="en-AU"/>
              </w:rPr>
            </w:pPr>
            <w:r w:rsidRPr="0012713C">
              <w:rPr>
                <w:lang w:eastAsia="en-AU"/>
              </w:rPr>
              <w:t>Fabric Role</w:t>
            </w:r>
          </w:p>
        </w:tc>
        <w:tc>
          <w:tcPr>
            <w:tcW w:w="2330" w:type="dxa"/>
            <w:noWrap/>
            <w:hideMark/>
          </w:tcPr>
          <w:p w14:paraId="0DA650D3" w14:textId="2744B037" w:rsidR="0012713C" w:rsidRPr="0012713C" w:rsidRDefault="0012713C" w:rsidP="0012713C">
            <w:pPr>
              <w:cnfStyle w:val="100000000000" w:firstRow="1" w:lastRow="0" w:firstColumn="0" w:lastColumn="0" w:oddVBand="0" w:evenVBand="0" w:oddHBand="0" w:evenHBand="0" w:firstRowFirstColumn="0" w:firstRowLastColumn="0" w:lastRowFirstColumn="0" w:lastRowLastColumn="0"/>
              <w:rPr>
                <w:lang w:eastAsia="en-AU"/>
              </w:rPr>
            </w:pPr>
            <w:r>
              <w:rPr>
                <w:lang w:eastAsia="en-AU"/>
              </w:rPr>
              <w:t>EntraID</w:t>
            </w:r>
            <w:r w:rsidRPr="0012713C">
              <w:rPr>
                <w:lang w:eastAsia="en-AU"/>
              </w:rPr>
              <w:t xml:space="preserve"> Group Name</w:t>
            </w:r>
          </w:p>
        </w:tc>
        <w:tc>
          <w:tcPr>
            <w:tcW w:w="4469" w:type="dxa"/>
            <w:noWrap/>
            <w:hideMark/>
          </w:tcPr>
          <w:p w14:paraId="40775DEF" w14:textId="77777777" w:rsidR="0012713C" w:rsidRPr="0012713C" w:rsidRDefault="0012713C" w:rsidP="0012713C">
            <w:pPr>
              <w:cnfStyle w:val="100000000000" w:firstRow="1" w:lastRow="0" w:firstColumn="0" w:lastColumn="0" w:oddVBand="0" w:evenVBand="0" w:oddHBand="0" w:evenHBand="0" w:firstRowFirstColumn="0" w:firstRowLastColumn="0" w:lastRowFirstColumn="0" w:lastRowLastColumn="0"/>
              <w:rPr>
                <w:lang w:eastAsia="en-AU"/>
              </w:rPr>
            </w:pPr>
            <w:r w:rsidRPr="0012713C">
              <w:rPr>
                <w:lang w:eastAsia="en-AU"/>
              </w:rPr>
              <w:t>Description</w:t>
            </w:r>
          </w:p>
        </w:tc>
      </w:tr>
      <w:tr w:rsidR="0012713C" w:rsidRPr="0012713C" w14:paraId="51D164D1"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533ACBE8" w14:textId="77777777" w:rsidR="0012713C" w:rsidRPr="0012713C" w:rsidRDefault="0012713C" w:rsidP="0012713C">
            <w:pPr>
              <w:rPr>
                <w:lang w:eastAsia="en-AU"/>
              </w:rPr>
            </w:pPr>
            <w:r w:rsidRPr="0012713C">
              <w:rPr>
                <w:lang w:eastAsia="en-AU"/>
              </w:rPr>
              <w:t>Non-Prod</w:t>
            </w:r>
          </w:p>
        </w:tc>
        <w:tc>
          <w:tcPr>
            <w:tcW w:w="1118" w:type="dxa"/>
            <w:noWrap/>
            <w:hideMark/>
          </w:tcPr>
          <w:p w14:paraId="11AD62E5"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Admin</w:t>
            </w:r>
          </w:p>
        </w:tc>
        <w:tc>
          <w:tcPr>
            <w:tcW w:w="2330" w:type="dxa"/>
            <w:noWrap/>
            <w:hideMark/>
          </w:tcPr>
          <w:p w14:paraId="43B795FA"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G-SE-AAD-BOS-Fabric-NonProd-Admins</w:t>
            </w:r>
          </w:p>
        </w:tc>
        <w:tc>
          <w:tcPr>
            <w:tcW w:w="4469" w:type="dxa"/>
            <w:noWrap/>
            <w:hideMark/>
          </w:tcPr>
          <w:p w14:paraId="750166CB"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Full access to all workspaces, settings, deployment &amp; management in Non-Prod</w:t>
            </w:r>
          </w:p>
        </w:tc>
      </w:tr>
      <w:tr w:rsidR="0012713C" w:rsidRPr="0012713C" w14:paraId="4E005298"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6915957E" w14:textId="77777777" w:rsidR="0012713C" w:rsidRPr="0012713C" w:rsidRDefault="0012713C" w:rsidP="0012713C">
            <w:pPr>
              <w:rPr>
                <w:lang w:eastAsia="en-AU"/>
              </w:rPr>
            </w:pPr>
            <w:r w:rsidRPr="0012713C">
              <w:rPr>
                <w:lang w:eastAsia="en-AU"/>
              </w:rPr>
              <w:t>Non-Prod</w:t>
            </w:r>
          </w:p>
        </w:tc>
        <w:tc>
          <w:tcPr>
            <w:tcW w:w="1118" w:type="dxa"/>
            <w:noWrap/>
            <w:hideMark/>
          </w:tcPr>
          <w:p w14:paraId="7C14EE5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Contributor</w:t>
            </w:r>
          </w:p>
        </w:tc>
        <w:tc>
          <w:tcPr>
            <w:tcW w:w="2330" w:type="dxa"/>
            <w:noWrap/>
            <w:hideMark/>
          </w:tcPr>
          <w:p w14:paraId="4A09860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G-SE-AAD-BOS-Fabric-NonProd-Contributors</w:t>
            </w:r>
          </w:p>
        </w:tc>
        <w:tc>
          <w:tcPr>
            <w:tcW w:w="4469" w:type="dxa"/>
            <w:noWrap/>
            <w:hideMark/>
          </w:tcPr>
          <w:p w14:paraId="6A68B54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Create and manage content like datasets, notebooks, and pipelines</w:t>
            </w:r>
          </w:p>
        </w:tc>
      </w:tr>
      <w:tr w:rsidR="0012713C" w:rsidRPr="0012713C" w14:paraId="4FF8798D"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7D6D6236" w14:textId="77777777" w:rsidR="0012713C" w:rsidRPr="0012713C" w:rsidRDefault="0012713C" w:rsidP="0012713C">
            <w:pPr>
              <w:rPr>
                <w:lang w:eastAsia="en-AU"/>
              </w:rPr>
            </w:pPr>
            <w:r w:rsidRPr="0012713C">
              <w:rPr>
                <w:lang w:eastAsia="en-AU"/>
              </w:rPr>
              <w:t>Non-Prod</w:t>
            </w:r>
          </w:p>
        </w:tc>
        <w:tc>
          <w:tcPr>
            <w:tcW w:w="1118" w:type="dxa"/>
            <w:noWrap/>
            <w:hideMark/>
          </w:tcPr>
          <w:p w14:paraId="685DBF61"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Member</w:t>
            </w:r>
          </w:p>
        </w:tc>
        <w:tc>
          <w:tcPr>
            <w:tcW w:w="2330" w:type="dxa"/>
            <w:noWrap/>
            <w:hideMark/>
          </w:tcPr>
          <w:p w14:paraId="6F83DF8D"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G-SE-AAD-BOS-Fabric-NonProd-Members</w:t>
            </w:r>
          </w:p>
        </w:tc>
        <w:tc>
          <w:tcPr>
            <w:tcW w:w="4469" w:type="dxa"/>
            <w:noWrap/>
            <w:hideMark/>
          </w:tcPr>
          <w:p w14:paraId="312412F8"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Can view, edit, and collaborate, but not manage workspace settings</w:t>
            </w:r>
          </w:p>
        </w:tc>
      </w:tr>
      <w:tr w:rsidR="0012713C" w:rsidRPr="0012713C" w14:paraId="297DC8B7"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0A5BFEAD" w14:textId="77777777" w:rsidR="0012713C" w:rsidRPr="0012713C" w:rsidRDefault="0012713C" w:rsidP="0012713C">
            <w:pPr>
              <w:rPr>
                <w:lang w:eastAsia="en-AU"/>
              </w:rPr>
            </w:pPr>
            <w:r w:rsidRPr="0012713C">
              <w:rPr>
                <w:lang w:eastAsia="en-AU"/>
              </w:rPr>
              <w:t>Non-Prod</w:t>
            </w:r>
          </w:p>
        </w:tc>
        <w:tc>
          <w:tcPr>
            <w:tcW w:w="1118" w:type="dxa"/>
            <w:noWrap/>
            <w:hideMark/>
          </w:tcPr>
          <w:p w14:paraId="0645EE45"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Reader</w:t>
            </w:r>
          </w:p>
        </w:tc>
        <w:tc>
          <w:tcPr>
            <w:tcW w:w="2330" w:type="dxa"/>
            <w:noWrap/>
            <w:hideMark/>
          </w:tcPr>
          <w:p w14:paraId="43D2821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G-SE-AAD-BOS-Fabric-NonProd-Readers</w:t>
            </w:r>
          </w:p>
        </w:tc>
        <w:tc>
          <w:tcPr>
            <w:tcW w:w="4469" w:type="dxa"/>
            <w:noWrap/>
            <w:hideMark/>
          </w:tcPr>
          <w:p w14:paraId="7DD68373"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View-only access to Fabric workspaces and content</w:t>
            </w:r>
          </w:p>
        </w:tc>
      </w:tr>
      <w:tr w:rsidR="0012713C" w:rsidRPr="0012713C" w14:paraId="1DEA7BEF"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5989EAB9" w14:textId="77777777" w:rsidR="0012713C" w:rsidRPr="0012713C" w:rsidRDefault="0012713C" w:rsidP="0012713C">
            <w:pPr>
              <w:rPr>
                <w:lang w:eastAsia="en-AU"/>
              </w:rPr>
            </w:pPr>
            <w:r w:rsidRPr="0012713C">
              <w:rPr>
                <w:lang w:eastAsia="en-AU"/>
              </w:rPr>
              <w:t>Prod</w:t>
            </w:r>
          </w:p>
        </w:tc>
        <w:tc>
          <w:tcPr>
            <w:tcW w:w="1118" w:type="dxa"/>
            <w:noWrap/>
            <w:hideMark/>
          </w:tcPr>
          <w:p w14:paraId="1AFE97AC"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Admin</w:t>
            </w:r>
          </w:p>
        </w:tc>
        <w:tc>
          <w:tcPr>
            <w:tcW w:w="2330" w:type="dxa"/>
            <w:noWrap/>
            <w:hideMark/>
          </w:tcPr>
          <w:p w14:paraId="340D5A82"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G-SE-AAD-BOS-Fabric-Prod-Admins</w:t>
            </w:r>
          </w:p>
        </w:tc>
        <w:tc>
          <w:tcPr>
            <w:tcW w:w="4469" w:type="dxa"/>
            <w:noWrap/>
            <w:hideMark/>
          </w:tcPr>
          <w:p w14:paraId="7F55E977"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Full control in production environment (restricted to platform owners)</w:t>
            </w:r>
          </w:p>
        </w:tc>
      </w:tr>
      <w:tr w:rsidR="0012713C" w:rsidRPr="0012713C" w14:paraId="5668E343"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47A1437C" w14:textId="77777777" w:rsidR="0012713C" w:rsidRPr="0012713C" w:rsidRDefault="0012713C" w:rsidP="0012713C">
            <w:pPr>
              <w:rPr>
                <w:lang w:eastAsia="en-AU"/>
              </w:rPr>
            </w:pPr>
            <w:r w:rsidRPr="0012713C">
              <w:rPr>
                <w:lang w:eastAsia="en-AU"/>
              </w:rPr>
              <w:t>Prod</w:t>
            </w:r>
          </w:p>
        </w:tc>
        <w:tc>
          <w:tcPr>
            <w:tcW w:w="1118" w:type="dxa"/>
            <w:noWrap/>
            <w:hideMark/>
          </w:tcPr>
          <w:p w14:paraId="10A6C6B7"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Contributor</w:t>
            </w:r>
          </w:p>
        </w:tc>
        <w:tc>
          <w:tcPr>
            <w:tcW w:w="2330" w:type="dxa"/>
            <w:noWrap/>
            <w:hideMark/>
          </w:tcPr>
          <w:p w14:paraId="692205B6"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G-SE-AAD-BOS-Fabric-Prod-Contributors</w:t>
            </w:r>
          </w:p>
        </w:tc>
        <w:tc>
          <w:tcPr>
            <w:tcW w:w="4469" w:type="dxa"/>
            <w:noWrap/>
            <w:hideMark/>
          </w:tcPr>
          <w:p w14:paraId="59420FE6"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Limited content creation, usually for power users or automation pipelines</w:t>
            </w:r>
          </w:p>
        </w:tc>
      </w:tr>
      <w:tr w:rsidR="0012713C" w:rsidRPr="0012713C" w14:paraId="72CDAB6C"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10E37316" w14:textId="77777777" w:rsidR="0012713C" w:rsidRPr="0012713C" w:rsidRDefault="0012713C" w:rsidP="0012713C">
            <w:pPr>
              <w:rPr>
                <w:lang w:eastAsia="en-AU"/>
              </w:rPr>
            </w:pPr>
            <w:r w:rsidRPr="0012713C">
              <w:rPr>
                <w:lang w:eastAsia="en-AU"/>
              </w:rPr>
              <w:t>Prod</w:t>
            </w:r>
          </w:p>
        </w:tc>
        <w:tc>
          <w:tcPr>
            <w:tcW w:w="1118" w:type="dxa"/>
            <w:noWrap/>
            <w:hideMark/>
          </w:tcPr>
          <w:p w14:paraId="00C2BC22"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Member</w:t>
            </w:r>
          </w:p>
        </w:tc>
        <w:tc>
          <w:tcPr>
            <w:tcW w:w="2330" w:type="dxa"/>
            <w:noWrap/>
            <w:hideMark/>
          </w:tcPr>
          <w:p w14:paraId="49B80D1D"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G-SE-AAD-BOS-Fabric-Prod-Members</w:t>
            </w:r>
          </w:p>
        </w:tc>
        <w:tc>
          <w:tcPr>
            <w:tcW w:w="4469" w:type="dxa"/>
            <w:noWrap/>
            <w:hideMark/>
          </w:tcPr>
          <w:p w14:paraId="34DBE42F"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View/edit capabilities, usually for business users and analysts</w:t>
            </w:r>
          </w:p>
        </w:tc>
      </w:tr>
      <w:tr w:rsidR="0012713C" w:rsidRPr="0012713C" w14:paraId="715992E2"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573651F5" w14:textId="77777777" w:rsidR="0012713C" w:rsidRPr="0012713C" w:rsidRDefault="0012713C" w:rsidP="0012713C">
            <w:pPr>
              <w:rPr>
                <w:lang w:eastAsia="en-AU"/>
              </w:rPr>
            </w:pPr>
            <w:r w:rsidRPr="0012713C">
              <w:rPr>
                <w:lang w:eastAsia="en-AU"/>
              </w:rPr>
              <w:t>Prod</w:t>
            </w:r>
          </w:p>
        </w:tc>
        <w:tc>
          <w:tcPr>
            <w:tcW w:w="1118" w:type="dxa"/>
            <w:noWrap/>
            <w:hideMark/>
          </w:tcPr>
          <w:p w14:paraId="59F30A6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Reader</w:t>
            </w:r>
          </w:p>
        </w:tc>
        <w:tc>
          <w:tcPr>
            <w:tcW w:w="2330" w:type="dxa"/>
            <w:noWrap/>
            <w:hideMark/>
          </w:tcPr>
          <w:p w14:paraId="5BE4036A"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G-SE-AAD-BOS-Fabric-Prod-Readers</w:t>
            </w:r>
          </w:p>
        </w:tc>
        <w:tc>
          <w:tcPr>
            <w:tcW w:w="4469" w:type="dxa"/>
            <w:noWrap/>
            <w:hideMark/>
          </w:tcPr>
          <w:p w14:paraId="5563D119"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Read-only access to certified production reports and datasets</w:t>
            </w:r>
          </w:p>
        </w:tc>
      </w:tr>
    </w:tbl>
    <w:p w14:paraId="00E3FB79" w14:textId="77777777" w:rsidR="00EA521C" w:rsidRDefault="00EA521C" w:rsidP="00FC715D">
      <w:pPr>
        <w:rPr>
          <w:lang w:eastAsia="ja-JP"/>
        </w:rPr>
      </w:pPr>
    </w:p>
    <w:p w14:paraId="4FDBDBF6" w14:textId="20AE235B" w:rsidR="00954AEB" w:rsidRDefault="00954AEB" w:rsidP="00954AEB">
      <w:pPr>
        <w:pStyle w:val="Heading3"/>
      </w:pPr>
      <w:r>
        <w:t>Access matrix</w:t>
      </w:r>
    </w:p>
    <w:p w14:paraId="3393C098" w14:textId="0EA4BA05" w:rsidR="00954AEB" w:rsidRPr="00954AEB" w:rsidRDefault="00954AEB" w:rsidP="00954AEB">
      <w:pPr>
        <w:rPr>
          <w:lang w:val="en-US" w:eastAsia="ja-JP"/>
        </w:rPr>
      </w:pPr>
      <w:r>
        <w:rPr>
          <w:lang w:val="en-US" w:eastAsia="ja-JP"/>
        </w:rPr>
        <w:t>The above Security groups map to the below Fabric roles as shown in the access matrix below.</w:t>
      </w:r>
    </w:p>
    <w:tbl>
      <w:tblPr>
        <w:tblStyle w:val="ListTable4-Accent51"/>
        <w:tblW w:w="0" w:type="auto"/>
        <w:tblLook w:val="04A0" w:firstRow="1" w:lastRow="0" w:firstColumn="1" w:lastColumn="0" w:noHBand="0" w:noVBand="1"/>
      </w:tblPr>
      <w:tblGrid>
        <w:gridCol w:w="1082"/>
        <w:gridCol w:w="4532"/>
        <w:gridCol w:w="1916"/>
        <w:gridCol w:w="1557"/>
      </w:tblGrid>
      <w:tr w:rsidR="007E3660" w:rsidRPr="007E3660" w14:paraId="6EF375C5" w14:textId="77777777" w:rsidTr="007E366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A0F1B96" w14:textId="77777777" w:rsidR="007E3660" w:rsidRPr="007E3660" w:rsidRDefault="007E3660" w:rsidP="007E3660">
            <w:pPr>
              <w:jc w:val="center"/>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Role</w:t>
            </w:r>
          </w:p>
        </w:tc>
        <w:tc>
          <w:tcPr>
            <w:tcW w:w="0" w:type="auto"/>
            <w:hideMark/>
          </w:tcPr>
          <w:p w14:paraId="70A229D9" w14:textId="77777777" w:rsidR="007E3660" w:rsidRPr="007E3660" w:rsidRDefault="007E3660" w:rsidP="007E366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Description</w:t>
            </w:r>
          </w:p>
        </w:tc>
        <w:tc>
          <w:tcPr>
            <w:tcW w:w="0" w:type="auto"/>
            <w:hideMark/>
          </w:tcPr>
          <w:p w14:paraId="182C5A4D" w14:textId="77777777" w:rsidR="007E3660" w:rsidRPr="007E3660" w:rsidRDefault="007E3660" w:rsidP="007E366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Non-Prod Access Level</w:t>
            </w:r>
          </w:p>
        </w:tc>
        <w:tc>
          <w:tcPr>
            <w:tcW w:w="0" w:type="auto"/>
            <w:hideMark/>
          </w:tcPr>
          <w:p w14:paraId="7891082C" w14:textId="77777777" w:rsidR="007E3660" w:rsidRPr="007E3660" w:rsidRDefault="007E3660" w:rsidP="007E366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Prod Access Level</w:t>
            </w:r>
          </w:p>
        </w:tc>
      </w:tr>
      <w:tr w:rsidR="007E3660" w:rsidRPr="007E3660" w14:paraId="6B589D63"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CF9F517"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Admin</w:t>
            </w:r>
          </w:p>
        </w:tc>
        <w:tc>
          <w:tcPr>
            <w:tcW w:w="0" w:type="auto"/>
            <w:hideMark/>
          </w:tcPr>
          <w:p w14:paraId="6C3C23D5"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Manage capacity, permissions, and workspace configuration</w:t>
            </w:r>
          </w:p>
        </w:tc>
        <w:tc>
          <w:tcPr>
            <w:tcW w:w="0" w:type="auto"/>
            <w:hideMark/>
          </w:tcPr>
          <w:p w14:paraId="5A379039"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w:t>
            </w:r>
          </w:p>
        </w:tc>
        <w:tc>
          <w:tcPr>
            <w:tcW w:w="0" w:type="auto"/>
            <w:hideMark/>
          </w:tcPr>
          <w:p w14:paraId="20A4BFA3"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 (restricted)</w:t>
            </w:r>
          </w:p>
        </w:tc>
      </w:tr>
      <w:tr w:rsidR="007E3660" w:rsidRPr="007E3660" w14:paraId="36A1D0FB"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19AE29D"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Contributor</w:t>
            </w:r>
          </w:p>
        </w:tc>
        <w:tc>
          <w:tcPr>
            <w:tcW w:w="0" w:type="auto"/>
            <w:hideMark/>
          </w:tcPr>
          <w:p w14:paraId="6DF4806B"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Create/edit pipelines, lakehouses, warehouses, reports</w:t>
            </w:r>
          </w:p>
        </w:tc>
        <w:tc>
          <w:tcPr>
            <w:tcW w:w="0" w:type="auto"/>
            <w:hideMark/>
          </w:tcPr>
          <w:p w14:paraId="57EF6B7A"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w:t>
            </w:r>
          </w:p>
        </w:tc>
        <w:tc>
          <w:tcPr>
            <w:tcW w:w="0" w:type="auto"/>
            <w:hideMark/>
          </w:tcPr>
          <w:p w14:paraId="16FB02A9"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Limited/Scoped</w:t>
            </w:r>
          </w:p>
        </w:tc>
      </w:tr>
      <w:tr w:rsidR="007E3660" w:rsidRPr="007E3660" w14:paraId="3F33787D"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8DB00E0"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Member</w:t>
            </w:r>
          </w:p>
        </w:tc>
        <w:tc>
          <w:tcPr>
            <w:tcW w:w="0" w:type="auto"/>
            <w:hideMark/>
          </w:tcPr>
          <w:p w14:paraId="04BD8D76"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Collaborate on content (edit notebooks, models, etc.)</w:t>
            </w:r>
          </w:p>
        </w:tc>
        <w:tc>
          <w:tcPr>
            <w:tcW w:w="0" w:type="auto"/>
            <w:hideMark/>
          </w:tcPr>
          <w:p w14:paraId="76E8938C"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w:t>
            </w:r>
          </w:p>
        </w:tc>
        <w:tc>
          <w:tcPr>
            <w:tcW w:w="0" w:type="auto"/>
            <w:hideMark/>
          </w:tcPr>
          <w:p w14:paraId="53715E17"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Scoped</w:t>
            </w:r>
          </w:p>
        </w:tc>
      </w:tr>
      <w:tr w:rsidR="007E3660" w:rsidRPr="007E3660" w14:paraId="3963596F"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4A22EF9"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Reader</w:t>
            </w:r>
          </w:p>
        </w:tc>
        <w:tc>
          <w:tcPr>
            <w:tcW w:w="0" w:type="auto"/>
            <w:hideMark/>
          </w:tcPr>
          <w:p w14:paraId="4CF0DEF2"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View dashboards, datasets, reports</w:t>
            </w:r>
          </w:p>
        </w:tc>
        <w:tc>
          <w:tcPr>
            <w:tcW w:w="0" w:type="auto"/>
            <w:hideMark/>
          </w:tcPr>
          <w:p w14:paraId="4FA5D79C"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Read-only</w:t>
            </w:r>
          </w:p>
        </w:tc>
        <w:tc>
          <w:tcPr>
            <w:tcW w:w="0" w:type="auto"/>
            <w:hideMark/>
          </w:tcPr>
          <w:p w14:paraId="284D5284"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Read-only</w:t>
            </w:r>
          </w:p>
        </w:tc>
      </w:tr>
    </w:tbl>
    <w:p w14:paraId="01A9D3F8" w14:textId="77777777" w:rsidR="007E3660" w:rsidRPr="00FC715D" w:rsidRDefault="007E3660" w:rsidP="00FC715D">
      <w:pPr>
        <w:rPr>
          <w:lang w:eastAsia="ja-JP"/>
        </w:rPr>
      </w:pPr>
    </w:p>
    <w:p w14:paraId="56A2CEB3" w14:textId="7F0615A7" w:rsidR="00BB3A29" w:rsidRPr="00CA41D2" w:rsidRDefault="00BB3A29" w:rsidP="00AC1587">
      <w:pPr>
        <w:pStyle w:val="Heading2"/>
        <w:rPr>
          <w:lang w:val="en-AU"/>
        </w:rPr>
      </w:pPr>
      <w:bookmarkStart w:id="737" w:name="_Toc227142065"/>
      <w:r w:rsidRPr="00CA41D2">
        <w:rPr>
          <w:lang w:val="en-AU"/>
        </w:rPr>
        <w:t>Data Access / Semantic Layer</w:t>
      </w:r>
      <w:bookmarkEnd w:id="737"/>
    </w:p>
    <w:p w14:paraId="117EA088" w14:textId="465FBB62" w:rsidR="000F3E2F" w:rsidRPr="00CA41D2" w:rsidRDefault="000F3E2F" w:rsidP="000F3E2F">
      <w:pPr>
        <w:rPr>
          <w:lang w:val="en-US" w:eastAsia="ja-JP"/>
        </w:rPr>
      </w:pPr>
      <w:r w:rsidRPr="6E856EEE">
        <w:rPr>
          <w:lang w:val="en-US" w:eastAsia="ja-JP"/>
        </w:rPr>
        <w:t xml:space="preserve">Data access is primarily delivered through semantic models generated from the Gold layer, which is structured using the dimensional </w:t>
      </w:r>
      <w:r w:rsidR="00D633DF">
        <w:rPr>
          <w:lang w:val="en-US" w:eastAsia="ja-JP"/>
        </w:rPr>
        <w:t>modelling</w:t>
      </w:r>
      <w:r w:rsidRPr="6E856EEE">
        <w:rPr>
          <w:lang w:val="en-US" w:eastAsia="ja-JP"/>
        </w:rPr>
        <w:t xml:space="preserve"> approach. These models are exposed through Fabric’s built-in Power BI integration, allowing users to query, </w:t>
      </w:r>
      <w:r w:rsidR="00D633DF" w:rsidRPr="6E856EEE">
        <w:rPr>
          <w:lang w:val="en-US" w:eastAsia="ja-JP"/>
        </w:rPr>
        <w:t>visualise</w:t>
      </w:r>
      <w:r w:rsidRPr="6E856EEE">
        <w:rPr>
          <w:lang w:val="en-US" w:eastAsia="ja-JP"/>
        </w:rPr>
        <w:t>, and explore data directly from curated datasets.</w:t>
      </w:r>
    </w:p>
    <w:p w14:paraId="76ED5CD3" w14:textId="650D33F4" w:rsidR="000F3E2F" w:rsidRPr="00CA41D2" w:rsidRDefault="000F3E2F" w:rsidP="000F3E2F">
      <w:pPr>
        <w:rPr>
          <w:lang w:eastAsia="ja-JP"/>
        </w:rPr>
      </w:pPr>
      <w:r w:rsidRPr="00CA41D2">
        <w:rPr>
          <w:lang w:eastAsia="ja-JP"/>
        </w:rPr>
        <w:t>Each dataset or data warehouse in Fabric can auto-generate a default semantic model. For more tailored reporting, custom semantic models are built within Power BI Desktop and deployed back to Fabric. These models define calculated measures, KPIs, hierarchies, and relationships to support business-friendly navigation and slicing.</w:t>
      </w:r>
    </w:p>
    <w:p w14:paraId="584BE5E5" w14:textId="0C00BE79" w:rsidR="000F3E2F" w:rsidRPr="00CA41D2" w:rsidRDefault="000F3E2F" w:rsidP="000F3E2F">
      <w:pPr>
        <w:rPr>
          <w:lang w:eastAsia="ja-JP"/>
        </w:rPr>
      </w:pPr>
      <w:r w:rsidRPr="00CA41D2">
        <w:rPr>
          <w:lang w:eastAsia="ja-JP"/>
        </w:rPr>
        <w:lastRenderedPageBreak/>
        <w:t xml:space="preserve">Security is enforced at the semantic layer using </w:t>
      </w:r>
      <w:r w:rsidR="00542923">
        <w:rPr>
          <w:lang w:eastAsia="ja-JP"/>
        </w:rPr>
        <w:t>object</w:t>
      </w:r>
      <w:r w:rsidR="00F608E3">
        <w:rPr>
          <w:lang w:eastAsia="ja-JP"/>
        </w:rPr>
        <w:t>-</w:t>
      </w:r>
      <w:r w:rsidR="00542923">
        <w:rPr>
          <w:lang w:eastAsia="ja-JP"/>
        </w:rPr>
        <w:t xml:space="preserve">level security and can be </w:t>
      </w:r>
      <w:r w:rsidR="00F608E3">
        <w:rPr>
          <w:lang w:eastAsia="ja-JP"/>
        </w:rPr>
        <w:t>extended</w:t>
      </w:r>
      <w:r w:rsidR="00542923">
        <w:rPr>
          <w:lang w:eastAsia="ja-JP"/>
        </w:rPr>
        <w:t xml:space="preserve"> to </w:t>
      </w:r>
      <w:r w:rsidRPr="00CA41D2">
        <w:rPr>
          <w:lang w:eastAsia="ja-JP"/>
        </w:rPr>
        <w:t xml:space="preserve">row-level security (RLS). Roles </w:t>
      </w:r>
      <w:r w:rsidR="00F608E3">
        <w:rPr>
          <w:lang w:eastAsia="ja-JP"/>
        </w:rPr>
        <w:t>can be</w:t>
      </w:r>
      <w:r w:rsidRPr="00CA41D2">
        <w:rPr>
          <w:lang w:eastAsia="ja-JP"/>
        </w:rPr>
        <w:t xml:space="preserve"> defined</w:t>
      </w:r>
      <w:r w:rsidR="003A150D">
        <w:rPr>
          <w:lang w:eastAsia="ja-JP"/>
        </w:rPr>
        <w:t xml:space="preserve"> and exte</w:t>
      </w:r>
      <w:r w:rsidR="0067144A">
        <w:rPr>
          <w:lang w:eastAsia="ja-JP"/>
        </w:rPr>
        <w:t>nded</w:t>
      </w:r>
      <w:r w:rsidRPr="00CA41D2">
        <w:rPr>
          <w:lang w:eastAsia="ja-JP"/>
        </w:rPr>
        <w:t xml:space="preserve"> to restrict access to subsets of data (e.g., by region or department), with rules applied within Power BI or directly via Entra ID group mappings.</w:t>
      </w:r>
    </w:p>
    <w:p w14:paraId="339C00AC" w14:textId="330865C7" w:rsidR="000F3E2F" w:rsidRPr="00CA41D2" w:rsidRDefault="000F3E2F" w:rsidP="000F3E2F">
      <w:pPr>
        <w:rPr>
          <w:lang w:eastAsia="ja-JP"/>
        </w:rPr>
      </w:pPr>
      <w:r w:rsidRPr="00CA41D2">
        <w:rPr>
          <w:lang w:eastAsia="ja-JP"/>
        </w:rPr>
        <w:t>Semantic Layer Highlights:</w:t>
      </w:r>
    </w:p>
    <w:p w14:paraId="6415B091" w14:textId="730C6B34" w:rsidR="000F3E2F" w:rsidRPr="00CA41D2" w:rsidRDefault="000F3E2F" w:rsidP="00760DCB">
      <w:pPr>
        <w:pStyle w:val="ListParagraph"/>
        <w:numPr>
          <w:ilvl w:val="0"/>
          <w:numId w:val="36"/>
        </w:numPr>
        <w:rPr>
          <w:lang w:eastAsia="ja-JP"/>
        </w:rPr>
      </w:pPr>
      <w:r w:rsidRPr="00CA41D2">
        <w:rPr>
          <w:lang w:eastAsia="ja-JP"/>
        </w:rPr>
        <w:t>Default models: Auto-generated from Fabric Data Warehouse objects</w:t>
      </w:r>
    </w:p>
    <w:p w14:paraId="01F8951D" w14:textId="4C35D82D" w:rsidR="000F3E2F" w:rsidRPr="00CA41D2" w:rsidRDefault="000F3E2F" w:rsidP="00760DCB">
      <w:pPr>
        <w:pStyle w:val="ListParagraph"/>
        <w:numPr>
          <w:ilvl w:val="0"/>
          <w:numId w:val="36"/>
        </w:numPr>
        <w:rPr>
          <w:lang w:eastAsia="ja-JP"/>
        </w:rPr>
      </w:pPr>
      <w:r w:rsidRPr="00CA41D2">
        <w:rPr>
          <w:lang w:eastAsia="ja-JP"/>
        </w:rPr>
        <w:t>Custom models: Built for specific use cases using Power BI Desktop</w:t>
      </w:r>
    </w:p>
    <w:p w14:paraId="43B02429" w14:textId="6D573B5B" w:rsidR="0067144A" w:rsidRPr="00CA41D2" w:rsidRDefault="0067144A" w:rsidP="00760DCB">
      <w:pPr>
        <w:pStyle w:val="ListParagraph"/>
        <w:numPr>
          <w:ilvl w:val="0"/>
          <w:numId w:val="36"/>
        </w:numPr>
        <w:rPr>
          <w:lang w:eastAsia="ja-JP"/>
        </w:rPr>
      </w:pPr>
      <w:r>
        <w:rPr>
          <w:lang w:eastAsia="ja-JP"/>
        </w:rPr>
        <w:t>Object-level security</w:t>
      </w:r>
      <w:r w:rsidR="00DE5CA0">
        <w:rPr>
          <w:lang w:eastAsia="ja-JP"/>
        </w:rPr>
        <w:t xml:space="preserve">: </w:t>
      </w:r>
      <w:r w:rsidR="00DE5CA0" w:rsidRPr="00CA41D2">
        <w:rPr>
          <w:lang w:eastAsia="ja-JP"/>
        </w:rPr>
        <w:t>Scoped access via roles</w:t>
      </w:r>
      <w:r w:rsidR="00DE5CA0">
        <w:rPr>
          <w:lang w:eastAsia="ja-JP"/>
        </w:rPr>
        <w:t xml:space="preserve"> for database objected </w:t>
      </w:r>
    </w:p>
    <w:p w14:paraId="51F17EDC" w14:textId="387D27B1" w:rsidR="000F3E2F" w:rsidRDefault="000F3E2F" w:rsidP="00760DCB">
      <w:pPr>
        <w:pStyle w:val="ListParagraph"/>
        <w:numPr>
          <w:ilvl w:val="0"/>
          <w:numId w:val="36"/>
        </w:numPr>
        <w:rPr>
          <w:lang w:eastAsia="ja-JP"/>
        </w:rPr>
      </w:pPr>
      <w:r w:rsidRPr="00CA41D2">
        <w:rPr>
          <w:lang w:eastAsia="ja-JP"/>
        </w:rPr>
        <w:t>Row-level security: Scoped access via roles and group-based filters</w:t>
      </w:r>
    </w:p>
    <w:p w14:paraId="2932179E" w14:textId="64F7BF81" w:rsidR="000F6406" w:rsidRDefault="00567644" w:rsidP="000F6406">
      <w:pPr>
        <w:pStyle w:val="Heading3"/>
        <w:rPr>
          <w:lang w:val="en-AU"/>
        </w:rPr>
      </w:pPr>
      <w:r w:rsidRPr="00567644">
        <w:rPr>
          <w:lang w:val="en-AU"/>
        </w:rPr>
        <w:t xml:space="preserve">Delta </w:t>
      </w:r>
      <w:r>
        <w:rPr>
          <w:lang w:val="en-AU"/>
        </w:rPr>
        <w:t xml:space="preserve">Table </w:t>
      </w:r>
      <w:r w:rsidRPr="00567644">
        <w:rPr>
          <w:lang w:val="en-AU"/>
        </w:rPr>
        <w:t>Time Travel</w:t>
      </w:r>
    </w:p>
    <w:p w14:paraId="037B98F3" w14:textId="6A1453C8" w:rsidR="00C12EA1" w:rsidRDefault="00C12EA1" w:rsidP="00C12EA1">
      <w:pPr>
        <w:rPr>
          <w:lang w:eastAsia="ja-JP"/>
        </w:rPr>
      </w:pPr>
      <w:r w:rsidRPr="00C12EA1">
        <w:rPr>
          <w:lang w:eastAsia="ja-JP"/>
        </w:rPr>
        <w:t>Delta time travel allows you to query data from a previous state by referencing a specific timestamp or version. This capability</w:t>
      </w:r>
      <w:r>
        <w:rPr>
          <w:lang w:eastAsia="ja-JP"/>
        </w:rPr>
        <w:t xml:space="preserve"> </w:t>
      </w:r>
      <w:r w:rsidRPr="00C12EA1">
        <w:rPr>
          <w:lang w:eastAsia="ja-JP"/>
        </w:rPr>
        <w:t>enables access to historical data for auditing, debugging, or recovery scenarios.</w:t>
      </w:r>
    </w:p>
    <w:p w14:paraId="0ECE1B06" w14:textId="42866C41" w:rsidR="00C12EA1" w:rsidRDefault="00496820" w:rsidP="00C12EA1">
      <w:pPr>
        <w:rPr>
          <w:lang w:eastAsia="ja-JP"/>
        </w:rPr>
      </w:pPr>
      <w:r w:rsidRPr="00496820">
        <w:rPr>
          <w:lang w:eastAsia="ja-JP"/>
        </w:rPr>
        <w:t xml:space="preserve">Time travel in Delta tables leverages the transaction log to reconstruct the state of the data at a given point in time. Users can query previous versions of a Delta table by specifying a version number or a timestamp, making it easy to audit historical data, roll back unintended changes, or reproduce experimental results. This functionality </w:t>
      </w:r>
      <w:r>
        <w:rPr>
          <w:lang w:eastAsia="ja-JP"/>
        </w:rPr>
        <w:t xml:space="preserve">assists </w:t>
      </w:r>
      <w:r w:rsidRPr="00496820">
        <w:rPr>
          <w:lang w:eastAsia="ja-JP"/>
        </w:rPr>
        <w:t>data integrity, traceability, and compliance</w:t>
      </w:r>
      <w:r>
        <w:rPr>
          <w:lang w:eastAsia="ja-JP"/>
        </w:rPr>
        <w:t>.</w:t>
      </w:r>
    </w:p>
    <w:p w14:paraId="57CAB46B" w14:textId="38405A1E" w:rsidR="00496820" w:rsidRDefault="00D10979" w:rsidP="00C12EA1">
      <w:pPr>
        <w:rPr>
          <w:lang w:eastAsia="ja-JP"/>
        </w:rPr>
      </w:pPr>
      <w:r>
        <w:rPr>
          <w:lang w:eastAsia="ja-JP"/>
        </w:rPr>
        <w:t>PySpark example:</w:t>
      </w:r>
    </w:p>
    <w:tbl>
      <w:tblPr>
        <w:tblStyle w:val="TableGrid"/>
        <w:tblW w:w="0" w:type="auto"/>
        <w:tblLook w:val="04A0" w:firstRow="1" w:lastRow="0" w:firstColumn="1" w:lastColumn="0" w:noHBand="0" w:noVBand="1"/>
      </w:tblPr>
      <w:tblGrid>
        <w:gridCol w:w="9204"/>
      </w:tblGrid>
      <w:tr w:rsidR="00D10979" w:rsidRPr="00D10979" w14:paraId="1E85BAA6" w14:textId="77777777" w:rsidTr="00D10979">
        <w:tc>
          <w:tcPr>
            <w:tcW w:w="9204" w:type="dxa"/>
          </w:tcPr>
          <w:p w14:paraId="2B40FE2B" w14:textId="77777777" w:rsidR="00D10979" w:rsidRPr="00D10979" w:rsidRDefault="00D10979" w:rsidP="00D10979">
            <w:pPr>
              <w:rPr>
                <w:sz w:val="18"/>
                <w:szCs w:val="18"/>
                <w:lang w:eastAsia="ja-JP"/>
              </w:rPr>
            </w:pPr>
          </w:p>
          <w:p w14:paraId="79CF055E" w14:textId="45B0D0A4"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df = spark.read \</w:t>
            </w:r>
          </w:p>
          <w:p w14:paraId="160DD8BE"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 xml:space="preserve">  .format("delta") \</w:t>
            </w:r>
          </w:p>
          <w:p w14:paraId="2C40B296"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 xml:space="preserve">  .option("timestampAsOf", "2019-01-01") \</w:t>
            </w:r>
          </w:p>
          <w:p w14:paraId="717C3958"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 xml:space="preserve">  .load("/path/to/my/table")</w:t>
            </w:r>
          </w:p>
          <w:p w14:paraId="683042F6" w14:textId="490FFBDC" w:rsidR="00D10979" w:rsidRPr="00D10979" w:rsidRDefault="00D10979" w:rsidP="00D10979">
            <w:pPr>
              <w:rPr>
                <w:sz w:val="18"/>
                <w:szCs w:val="18"/>
                <w:lang w:eastAsia="ja-JP"/>
              </w:rPr>
            </w:pPr>
          </w:p>
        </w:tc>
      </w:tr>
    </w:tbl>
    <w:p w14:paraId="5636E990" w14:textId="77777777" w:rsidR="00D10979" w:rsidRDefault="00D10979" w:rsidP="00C12EA1">
      <w:pPr>
        <w:rPr>
          <w:lang w:eastAsia="ja-JP"/>
        </w:rPr>
      </w:pPr>
    </w:p>
    <w:p w14:paraId="4E0D5129" w14:textId="4FFF540B" w:rsidR="00D10979" w:rsidRDefault="00D10979" w:rsidP="00C12EA1">
      <w:pPr>
        <w:rPr>
          <w:lang w:eastAsia="ja-JP"/>
        </w:rPr>
      </w:pPr>
      <w:r>
        <w:rPr>
          <w:lang w:eastAsia="ja-JP"/>
        </w:rPr>
        <w:t>Spark SQL example:</w:t>
      </w:r>
    </w:p>
    <w:tbl>
      <w:tblPr>
        <w:tblStyle w:val="TableGrid"/>
        <w:tblW w:w="0" w:type="auto"/>
        <w:tblLook w:val="04A0" w:firstRow="1" w:lastRow="0" w:firstColumn="1" w:lastColumn="0" w:noHBand="0" w:noVBand="1"/>
      </w:tblPr>
      <w:tblGrid>
        <w:gridCol w:w="9204"/>
      </w:tblGrid>
      <w:tr w:rsidR="00D10979" w:rsidRPr="00D10979" w14:paraId="1C863105" w14:textId="77777777" w:rsidTr="00D10979">
        <w:tc>
          <w:tcPr>
            <w:tcW w:w="9204" w:type="dxa"/>
          </w:tcPr>
          <w:p w14:paraId="20F267F5" w14:textId="77777777" w:rsidR="00D10979" w:rsidRPr="00D10979" w:rsidRDefault="00D10979" w:rsidP="00D10979">
            <w:pPr>
              <w:rPr>
                <w:sz w:val="18"/>
                <w:szCs w:val="18"/>
                <w:lang w:eastAsia="ja-JP"/>
              </w:rPr>
            </w:pPr>
          </w:p>
          <w:p w14:paraId="59083E7E" w14:textId="162EEACD"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SELECT count(*) FROM my_table TIMESTAMP AS OF "2019-01-01"</w:t>
            </w:r>
          </w:p>
          <w:p w14:paraId="2C5253D2"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SELECT count(*) FROM my_table TIMESTAMP AS OF date_sub(current_date(), 1)</w:t>
            </w:r>
          </w:p>
          <w:p w14:paraId="1253068C"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SELECT count(*) FROM my_table TIMESTAMP AS OF "2019-01-01 01:30:00.000"</w:t>
            </w:r>
          </w:p>
          <w:p w14:paraId="6032EBA0" w14:textId="6D667647" w:rsidR="00D10979" w:rsidRPr="00D10979" w:rsidRDefault="00D10979" w:rsidP="00D10979">
            <w:pPr>
              <w:rPr>
                <w:sz w:val="18"/>
                <w:szCs w:val="18"/>
                <w:lang w:eastAsia="ja-JP"/>
              </w:rPr>
            </w:pPr>
          </w:p>
        </w:tc>
      </w:tr>
    </w:tbl>
    <w:p w14:paraId="11E4E4A2" w14:textId="77777777" w:rsidR="00D10979" w:rsidRDefault="00D10979" w:rsidP="00C12EA1">
      <w:pPr>
        <w:rPr>
          <w:lang w:eastAsia="ja-JP"/>
        </w:rPr>
      </w:pPr>
    </w:p>
    <w:p w14:paraId="33206649" w14:textId="3996F734" w:rsidR="00D10979" w:rsidRDefault="00B474CB" w:rsidP="00C12EA1">
      <w:pPr>
        <w:rPr>
          <w:lang w:eastAsia="ja-JP"/>
        </w:rPr>
      </w:pPr>
      <w:r>
        <w:rPr>
          <w:lang w:eastAsia="ja-JP"/>
        </w:rPr>
        <w:t xml:space="preserve">For more details, please see </w:t>
      </w:r>
      <w:hyperlink r:id="rId63" w:history="1">
        <w:r w:rsidRPr="00B474CB">
          <w:rPr>
            <w:rStyle w:val="Hyperlink"/>
            <w:lang w:eastAsia="ja-JP"/>
          </w:rPr>
          <w:t>Understand storage for Direct Lake semantic models - Microsoft Fabric</w:t>
        </w:r>
      </w:hyperlink>
      <w:r>
        <w:rPr>
          <w:lang w:eastAsia="ja-JP"/>
        </w:rPr>
        <w:t>.</w:t>
      </w:r>
    </w:p>
    <w:p w14:paraId="3EE09E71" w14:textId="77777777" w:rsidR="00BB3A29" w:rsidRPr="00CA41D2" w:rsidRDefault="00BB3A29" w:rsidP="00AC1587">
      <w:pPr>
        <w:pStyle w:val="Heading2"/>
        <w:rPr>
          <w:lang w:val="en-AU"/>
        </w:rPr>
      </w:pPr>
      <w:bookmarkStart w:id="738" w:name="_Toc227142066"/>
      <w:r w:rsidRPr="00CA41D2">
        <w:rPr>
          <w:lang w:val="en-AU"/>
        </w:rPr>
        <w:t>Scalability and Performance</w:t>
      </w:r>
      <w:bookmarkEnd w:id="738"/>
      <w:r w:rsidRPr="00CA41D2">
        <w:rPr>
          <w:lang w:val="en-AU"/>
        </w:rPr>
        <w:t xml:space="preserve"> </w:t>
      </w:r>
    </w:p>
    <w:p w14:paraId="62FC3CF6" w14:textId="214F24B6" w:rsidR="00C762EC" w:rsidRPr="00CA41D2" w:rsidRDefault="00C762EC" w:rsidP="00C762EC">
      <w:pPr>
        <w:rPr>
          <w:lang w:eastAsia="ja-JP"/>
        </w:rPr>
      </w:pPr>
      <w:r w:rsidRPr="00CA41D2">
        <w:rPr>
          <w:lang w:eastAsia="ja-JP"/>
        </w:rPr>
        <w:t>The platform is designed for horizontal scalability, using parallelized ingestion pipelines, Delta Lake formats, and Spark-based transformations. The metadata-driven pipeline orchestration allows tuning concurrency levels and batch sizes to handle large data volumes efficiently.</w:t>
      </w:r>
    </w:p>
    <w:p w14:paraId="15D2A9D2" w14:textId="515EE1EF" w:rsidR="00C762EC" w:rsidRPr="00CA41D2" w:rsidRDefault="00C762EC" w:rsidP="00C762EC">
      <w:pPr>
        <w:rPr>
          <w:lang w:val="en-US" w:eastAsia="ja-JP"/>
        </w:rPr>
      </w:pPr>
      <w:r w:rsidRPr="6E856EEE">
        <w:rPr>
          <w:lang w:val="en-US" w:eastAsia="ja-JP"/>
        </w:rPr>
        <w:t xml:space="preserve">Performance is </w:t>
      </w:r>
      <w:r w:rsidR="00DE5CA0" w:rsidRPr="6E856EEE">
        <w:rPr>
          <w:lang w:val="en-US" w:eastAsia="ja-JP"/>
        </w:rPr>
        <w:t>optimised</w:t>
      </w:r>
      <w:r w:rsidRPr="6E856EEE">
        <w:rPr>
          <w:lang w:val="en-US" w:eastAsia="ja-JP"/>
        </w:rPr>
        <w:t xml:space="preserve"> through partitioning strategies at the </w:t>
      </w:r>
      <w:r w:rsidR="00DE5CA0" w:rsidRPr="6E856EEE">
        <w:rPr>
          <w:lang w:val="en-US" w:eastAsia="ja-JP"/>
        </w:rPr>
        <w:t>bronze</w:t>
      </w:r>
      <w:r w:rsidRPr="6E856EEE">
        <w:rPr>
          <w:lang w:val="en-US" w:eastAsia="ja-JP"/>
        </w:rPr>
        <w:t xml:space="preserve"> and </w:t>
      </w:r>
      <w:r w:rsidR="00DE5CA0" w:rsidRPr="6E856EEE">
        <w:rPr>
          <w:lang w:val="en-US" w:eastAsia="ja-JP"/>
        </w:rPr>
        <w:t>silver</w:t>
      </w:r>
      <w:r w:rsidRPr="6E856EEE">
        <w:rPr>
          <w:lang w:val="en-US" w:eastAsia="ja-JP"/>
        </w:rPr>
        <w:t xml:space="preserve"> layers—typically by date, region, or domain keys—ensuring efficient query access and reduced compute time. Data is stored in Delta format with built-in indexing and compression for fast reads and writes.</w:t>
      </w:r>
    </w:p>
    <w:p w14:paraId="48EBD611" w14:textId="5682CC04" w:rsidR="00C762EC" w:rsidRPr="00CA41D2" w:rsidRDefault="00C762EC" w:rsidP="00C762EC">
      <w:pPr>
        <w:rPr>
          <w:lang w:val="en-US" w:eastAsia="ja-JP"/>
        </w:rPr>
      </w:pPr>
      <w:r w:rsidRPr="6E856EEE">
        <w:rPr>
          <w:lang w:val="en-US" w:eastAsia="ja-JP"/>
        </w:rPr>
        <w:t xml:space="preserve">Spark notebooks use Fabric capacity (F4 SKU), and their execution is distributed for performance. </w:t>
      </w:r>
      <w:r w:rsidR="00270B7F">
        <w:rPr>
          <w:lang w:val="en-US" w:eastAsia="ja-JP"/>
        </w:rPr>
        <w:t>Aggregation</w:t>
      </w:r>
      <w:r w:rsidRPr="6E856EEE">
        <w:rPr>
          <w:lang w:val="en-US" w:eastAsia="ja-JP"/>
        </w:rPr>
        <w:t xml:space="preserve"> in the </w:t>
      </w:r>
      <w:r w:rsidR="00672A93" w:rsidRPr="6E856EEE">
        <w:rPr>
          <w:lang w:val="en-US" w:eastAsia="ja-JP"/>
        </w:rPr>
        <w:t>gold</w:t>
      </w:r>
      <w:r w:rsidRPr="6E856EEE">
        <w:rPr>
          <w:lang w:val="en-US" w:eastAsia="ja-JP"/>
        </w:rPr>
        <w:t xml:space="preserve"> layer (fact tables, pre-joins) further improves speed</w:t>
      </w:r>
      <w:r w:rsidR="00270B7F">
        <w:rPr>
          <w:lang w:val="en-US" w:eastAsia="ja-JP"/>
        </w:rPr>
        <w:t xml:space="preserve"> for report consumption</w:t>
      </w:r>
      <w:r w:rsidRPr="6E856EEE">
        <w:rPr>
          <w:lang w:val="en-US" w:eastAsia="ja-JP"/>
        </w:rPr>
        <w:t>.</w:t>
      </w:r>
    </w:p>
    <w:p w14:paraId="425F8EB3" w14:textId="5C2FBB3E" w:rsidR="00C762EC" w:rsidRPr="00CA41D2" w:rsidRDefault="00C762EC" w:rsidP="00C762EC">
      <w:pPr>
        <w:rPr>
          <w:lang w:eastAsia="ja-JP"/>
        </w:rPr>
      </w:pPr>
      <w:r w:rsidRPr="00CA41D2">
        <w:rPr>
          <w:lang w:eastAsia="ja-JP"/>
        </w:rPr>
        <w:lastRenderedPageBreak/>
        <w:t>Performance Enablers:</w:t>
      </w:r>
    </w:p>
    <w:p w14:paraId="78F8D96D" w14:textId="5CA0B90F" w:rsidR="00C762EC" w:rsidRPr="00CA41D2" w:rsidRDefault="00C762EC" w:rsidP="00760DCB">
      <w:pPr>
        <w:pStyle w:val="ListParagraph"/>
        <w:numPr>
          <w:ilvl w:val="0"/>
          <w:numId w:val="37"/>
        </w:numPr>
        <w:rPr>
          <w:lang w:eastAsia="ja-JP"/>
        </w:rPr>
      </w:pPr>
      <w:r w:rsidRPr="00CA41D2">
        <w:rPr>
          <w:lang w:eastAsia="ja-JP"/>
        </w:rPr>
        <w:t>Metadata-driven pipeline batches and concurrency settings</w:t>
      </w:r>
    </w:p>
    <w:p w14:paraId="69E36DF9" w14:textId="3AFF9FFF" w:rsidR="00C762EC" w:rsidRPr="00CA41D2" w:rsidRDefault="00C762EC" w:rsidP="00760DCB">
      <w:pPr>
        <w:pStyle w:val="ListParagraph"/>
        <w:numPr>
          <w:ilvl w:val="0"/>
          <w:numId w:val="37"/>
        </w:numPr>
        <w:rPr>
          <w:lang w:eastAsia="ja-JP"/>
        </w:rPr>
      </w:pPr>
      <w:r w:rsidRPr="00CA41D2">
        <w:rPr>
          <w:lang w:eastAsia="ja-JP"/>
        </w:rPr>
        <w:t>Delta format with partitioning for scalable storage</w:t>
      </w:r>
    </w:p>
    <w:p w14:paraId="5326F5D7" w14:textId="66F9D44D" w:rsidR="000F3E2F" w:rsidRPr="00CA41D2" w:rsidRDefault="00C762EC" w:rsidP="00760DCB">
      <w:pPr>
        <w:pStyle w:val="ListParagraph"/>
        <w:numPr>
          <w:ilvl w:val="0"/>
          <w:numId w:val="37"/>
        </w:numPr>
        <w:rPr>
          <w:lang w:eastAsia="ja-JP"/>
        </w:rPr>
      </w:pPr>
      <w:r w:rsidRPr="00CA41D2">
        <w:rPr>
          <w:lang w:eastAsia="ja-JP"/>
        </w:rPr>
        <w:t xml:space="preserve">Spark notebooks with distributed </w:t>
      </w:r>
      <w:r w:rsidR="00270B7F">
        <w:rPr>
          <w:lang w:eastAsia="ja-JP"/>
        </w:rPr>
        <w:t>computing</w:t>
      </w:r>
    </w:p>
    <w:p w14:paraId="54DBA01A" w14:textId="77777777" w:rsidR="000C2D15" w:rsidRPr="00CA41D2" w:rsidRDefault="000C2D15">
      <w:pPr>
        <w:rPr>
          <w:rFonts w:asciiTheme="majorHAnsi" w:eastAsiaTheme="majorEastAsia" w:hAnsiTheme="majorHAnsi" w:cstheme="majorBidi"/>
          <w:color w:val="004F8A"/>
          <w:sz w:val="28"/>
          <w:szCs w:val="26"/>
          <w:lang w:eastAsia="ja-JP"/>
        </w:rPr>
      </w:pPr>
      <w:r>
        <w:br w:type="page"/>
      </w:r>
    </w:p>
    <w:p w14:paraId="7191E869" w14:textId="69E1A06C" w:rsidR="00405662" w:rsidRPr="00CA41D2" w:rsidRDefault="00405662" w:rsidP="00AC1587">
      <w:pPr>
        <w:pStyle w:val="Heading2"/>
        <w:rPr>
          <w:lang w:val="en-AU"/>
        </w:rPr>
      </w:pPr>
      <w:bookmarkStart w:id="739" w:name="_Toc227142067"/>
      <w:r w:rsidRPr="00CA41D2">
        <w:rPr>
          <w:lang w:val="en-AU"/>
        </w:rPr>
        <w:lastRenderedPageBreak/>
        <w:t>Data Consistency</w:t>
      </w:r>
      <w:r w:rsidR="008642D1" w:rsidRPr="00CA41D2">
        <w:rPr>
          <w:lang w:val="en-AU"/>
        </w:rPr>
        <w:t xml:space="preserve"> and Validation</w:t>
      </w:r>
      <w:bookmarkEnd w:id="739"/>
    </w:p>
    <w:p w14:paraId="5EE42E43" w14:textId="3B460382" w:rsidR="008642D1" w:rsidRPr="00CA41D2" w:rsidRDefault="008642D1" w:rsidP="008642D1">
      <w:pPr>
        <w:pStyle w:val="Heading3"/>
        <w:rPr>
          <w:lang w:val="en-AU"/>
        </w:rPr>
      </w:pPr>
      <w:r w:rsidRPr="00CA41D2">
        <w:rPr>
          <w:lang w:val="en-AU"/>
        </w:rPr>
        <w:t xml:space="preserve">Data validation against </w:t>
      </w:r>
      <w:r w:rsidR="00270B7F">
        <w:rPr>
          <w:lang w:val="en-AU"/>
        </w:rPr>
        <w:t xml:space="preserve">the </w:t>
      </w:r>
      <w:r w:rsidRPr="00CA41D2">
        <w:rPr>
          <w:lang w:val="en-AU"/>
        </w:rPr>
        <w:t>previous state solution</w:t>
      </w:r>
    </w:p>
    <w:p w14:paraId="51012DCC" w14:textId="77777777" w:rsidR="000F12A4" w:rsidRPr="00CA41D2" w:rsidRDefault="000F12A4" w:rsidP="000F12A4">
      <w:pPr>
        <w:rPr>
          <w:lang w:eastAsia="ja-JP"/>
        </w:rPr>
      </w:pPr>
      <w:r w:rsidRPr="00CA41D2">
        <w:rPr>
          <w:lang w:eastAsia="ja-JP"/>
        </w:rPr>
        <w:t>The validation process ensures the integrity of the data migrated to the non-production environment by comparing it against the previously established state. This comparison focuses on critical business tables and evaluates row-level consistency, data completeness, and column-level accuracy. The goal is to confirm that no data loss, corruption, or unintended transformation has occurred during migration.</w:t>
      </w:r>
    </w:p>
    <w:p w14:paraId="78DE7A59" w14:textId="77777777" w:rsidR="000F12A4" w:rsidRPr="00CA41D2" w:rsidRDefault="000F12A4" w:rsidP="000F12A4">
      <w:pPr>
        <w:rPr>
          <w:lang w:eastAsia="ja-JP"/>
        </w:rPr>
      </w:pPr>
      <w:r w:rsidRPr="00CA41D2">
        <w:rPr>
          <w:lang w:eastAsia="ja-JP"/>
        </w:rPr>
        <w:t>The notebook performs table-by-table comparisons between the legacy data store and the new environment. Using join operations and aggregations, it identifies mismatches in row counts, missing keys, and non-matching records. It also includes checks on nullability, data type alignment, and sample record comparisons for further assurance.</w:t>
      </w:r>
    </w:p>
    <w:p w14:paraId="27D7F16C" w14:textId="77777777" w:rsidR="000F12A4" w:rsidRPr="00CA41D2" w:rsidRDefault="000F12A4" w:rsidP="000F12A4">
      <w:pPr>
        <w:rPr>
          <w:lang w:eastAsia="ja-JP"/>
        </w:rPr>
      </w:pPr>
      <w:r w:rsidRPr="00CA41D2">
        <w:rPr>
          <w:lang w:eastAsia="ja-JP"/>
        </w:rPr>
        <w:t xml:space="preserve">Summary results of the comparisons are logged for each dataset. Where discrepancies were identified, they are highlighted for investigation by persisting the data to Fabric. </w:t>
      </w:r>
    </w:p>
    <w:p w14:paraId="67DADE77" w14:textId="2D0805EC" w:rsidR="000F12A4" w:rsidRPr="00CA41D2" w:rsidRDefault="000F12A4" w:rsidP="000F12A4">
      <w:pPr>
        <w:rPr>
          <w:lang w:eastAsia="ja-JP"/>
        </w:rPr>
      </w:pPr>
      <w:r w:rsidRPr="00CA41D2">
        <w:rPr>
          <w:lang w:eastAsia="ja-JP"/>
        </w:rPr>
        <w:t>This methodical validation process provides confidence in the fidelity of the data migration and ensures alignment with expected business outcomes.</w:t>
      </w:r>
    </w:p>
    <w:p w14:paraId="4676FF14" w14:textId="628D3416" w:rsidR="000F12A4" w:rsidRPr="00CA41D2" w:rsidRDefault="000F12A4" w:rsidP="000F12A4">
      <w:pPr>
        <w:rPr>
          <w:lang w:eastAsia="ja-JP"/>
        </w:rPr>
      </w:pPr>
      <w:r w:rsidRPr="00CA41D2">
        <w:rPr>
          <w:lang w:eastAsia="ja-JP"/>
        </w:rPr>
        <w:t>Details of the PySpark Notebook used are shown below:</w:t>
      </w:r>
    </w:p>
    <w:tbl>
      <w:tblPr>
        <w:tblStyle w:val="ListTable4-Accent51"/>
        <w:tblW w:w="5000" w:type="pct"/>
        <w:tblLook w:val="04A0" w:firstRow="1" w:lastRow="0" w:firstColumn="1" w:lastColumn="0" w:noHBand="0" w:noVBand="1"/>
      </w:tblPr>
      <w:tblGrid>
        <w:gridCol w:w="6099"/>
        <w:gridCol w:w="3105"/>
      </w:tblGrid>
      <w:tr w:rsidR="00EA232F" w:rsidRPr="00EA232F" w14:paraId="4737880D" w14:textId="77777777" w:rsidTr="00EA232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13" w:type="pct"/>
            <w:hideMark/>
          </w:tcPr>
          <w:p w14:paraId="3E041719" w14:textId="77777777" w:rsidR="00EA232F" w:rsidRPr="00EA232F" w:rsidRDefault="00EA232F" w:rsidP="00EA232F">
            <w:pPr>
              <w:rPr>
                <w:lang w:eastAsia="ja-JP"/>
              </w:rPr>
            </w:pPr>
            <w:r w:rsidRPr="00EA232F">
              <w:rPr>
                <w:lang w:eastAsia="ja-JP"/>
              </w:rPr>
              <w:t>Notebook</w:t>
            </w:r>
          </w:p>
        </w:tc>
        <w:tc>
          <w:tcPr>
            <w:tcW w:w="1687" w:type="pct"/>
            <w:hideMark/>
          </w:tcPr>
          <w:p w14:paraId="3DF6FC3D" w14:textId="77777777" w:rsidR="00EA232F" w:rsidRPr="00EA232F" w:rsidRDefault="00EA232F" w:rsidP="00EA232F">
            <w:pPr>
              <w:cnfStyle w:val="100000000000" w:firstRow="1" w:lastRow="0" w:firstColumn="0" w:lastColumn="0" w:oddVBand="0" w:evenVBand="0" w:oddHBand="0" w:evenHBand="0" w:firstRowFirstColumn="0" w:firstRowLastColumn="0" w:lastRowFirstColumn="0" w:lastRowLastColumn="0"/>
              <w:rPr>
                <w:lang w:eastAsia="ja-JP"/>
              </w:rPr>
            </w:pPr>
            <w:r w:rsidRPr="00EA232F">
              <w:rPr>
                <w:lang w:eastAsia="ja-JP"/>
              </w:rPr>
              <w:t>Purpose</w:t>
            </w:r>
          </w:p>
        </w:tc>
      </w:tr>
      <w:tr w:rsidR="00EA232F" w:rsidRPr="00EA232F" w14:paraId="0652C855" w14:textId="77777777" w:rsidTr="00EA232F">
        <w:trPr>
          <w:trHeight w:val="20"/>
        </w:trPr>
        <w:tc>
          <w:tcPr>
            <w:cnfStyle w:val="001000000000" w:firstRow="0" w:lastRow="0" w:firstColumn="1" w:lastColumn="0" w:oddVBand="0" w:evenVBand="0" w:oddHBand="0" w:evenHBand="0" w:firstRowFirstColumn="0" w:firstRowLastColumn="0" w:lastRowFirstColumn="0" w:lastRowLastColumn="0"/>
            <w:tcW w:w="3313" w:type="pct"/>
            <w:hideMark/>
          </w:tcPr>
          <w:p w14:paraId="386B3709" w14:textId="7BECC790" w:rsidR="00EA232F" w:rsidRPr="00EA232F" w:rsidRDefault="00EA232F">
            <w:pPr>
              <w:rPr>
                <w:lang w:eastAsia="ja-JP"/>
              </w:rPr>
            </w:pPr>
            <w:r w:rsidRPr="00EA232F">
              <w:rPr>
                <w:lang w:eastAsia="ja-JP"/>
              </w:rPr>
              <w:t>N_Data_Validation</w:t>
            </w:r>
          </w:p>
        </w:tc>
        <w:tc>
          <w:tcPr>
            <w:tcW w:w="1687" w:type="pct"/>
            <w:hideMark/>
          </w:tcPr>
          <w:p w14:paraId="042B25B8" w14:textId="77777777" w:rsidR="00EA232F" w:rsidRPr="00EA232F" w:rsidRDefault="00EA232F">
            <w:pPr>
              <w:cnfStyle w:val="000000000000" w:firstRow="0" w:lastRow="0" w:firstColumn="0" w:lastColumn="0" w:oddVBand="0" w:evenVBand="0" w:oddHBand="0" w:evenHBand="0" w:firstRowFirstColumn="0" w:firstRowLastColumn="0" w:lastRowFirstColumn="0" w:lastRowLastColumn="0"/>
              <w:rPr>
                <w:lang w:eastAsia="ja-JP"/>
              </w:rPr>
            </w:pPr>
            <w:r w:rsidRPr="00EA232F">
              <w:rPr>
                <w:lang w:eastAsia="ja-JP"/>
              </w:rPr>
              <w:t>Compares legacy and migrated datasets in non-prod. Highlights data mismatches and validates schema alignment.</w:t>
            </w:r>
          </w:p>
        </w:tc>
      </w:tr>
    </w:tbl>
    <w:p w14:paraId="13050A04" w14:textId="77777777" w:rsidR="00E120B8" w:rsidRPr="00CA41D2" w:rsidRDefault="00E120B8" w:rsidP="00E120B8">
      <w:pPr>
        <w:rPr>
          <w:lang w:eastAsia="ja-JP"/>
        </w:rPr>
      </w:pPr>
    </w:p>
    <w:p w14:paraId="3689C3DD" w14:textId="13494BF3" w:rsidR="008642D1" w:rsidRPr="00CA41D2" w:rsidRDefault="008642D1" w:rsidP="008642D1">
      <w:pPr>
        <w:pStyle w:val="Heading3"/>
        <w:rPr>
          <w:lang w:val="en-AU"/>
        </w:rPr>
      </w:pPr>
      <w:r w:rsidRPr="00CA41D2">
        <w:rPr>
          <w:lang w:val="en-AU"/>
        </w:rPr>
        <w:t>Data validation across Non-Prod and Prod environments</w:t>
      </w:r>
    </w:p>
    <w:p w14:paraId="1DE1A12C" w14:textId="3DEA7B3D" w:rsidR="00646267" w:rsidRPr="00646267" w:rsidRDefault="00646267" w:rsidP="00646267">
      <w:pPr>
        <w:rPr>
          <w:lang w:eastAsia="en-AU"/>
        </w:rPr>
      </w:pPr>
      <w:r w:rsidRPr="00646267">
        <w:rPr>
          <w:lang w:eastAsia="en-AU"/>
        </w:rPr>
        <w:t>The validation script systematically compares datasets between the Non-Prod and Prod environments</w:t>
      </w:r>
      <w:r w:rsidR="00831D8C">
        <w:rPr>
          <w:lang w:eastAsia="en-AU"/>
        </w:rPr>
        <w:t>.</w:t>
      </w:r>
      <w:r w:rsidRPr="00646267">
        <w:rPr>
          <w:lang w:eastAsia="en-AU"/>
        </w:rPr>
        <w:t xml:space="preserve"> </w:t>
      </w:r>
      <w:r w:rsidR="00270B7F">
        <w:rPr>
          <w:lang w:eastAsia="en-AU"/>
        </w:rPr>
        <w:t>The</w:t>
      </w:r>
      <w:r w:rsidRPr="00646267">
        <w:rPr>
          <w:lang w:eastAsia="en-AU"/>
        </w:rPr>
        <w:t xml:space="preserve"> row counts and column definitions are verified </w:t>
      </w:r>
      <w:r w:rsidR="00270B7F">
        <w:rPr>
          <w:lang w:eastAsia="en-AU"/>
        </w:rPr>
        <w:t xml:space="preserve">for each table </w:t>
      </w:r>
      <w:r w:rsidRPr="00646267">
        <w:rPr>
          <w:lang w:eastAsia="en-AU"/>
        </w:rPr>
        <w:t>across both environments. Row-level validation is performed using hash-based comparisons</w:t>
      </w:r>
      <w:r w:rsidR="00831D8C">
        <w:rPr>
          <w:lang w:eastAsia="en-AU"/>
        </w:rPr>
        <w:t>.</w:t>
      </w:r>
    </w:p>
    <w:p w14:paraId="73F0CA1B" w14:textId="48BD8887" w:rsidR="00646267" w:rsidRPr="00646267" w:rsidRDefault="00646267" w:rsidP="00646267">
      <w:pPr>
        <w:rPr>
          <w:lang w:eastAsia="en-AU"/>
        </w:rPr>
      </w:pPr>
      <w:r w:rsidRPr="00646267">
        <w:rPr>
          <w:lang w:eastAsia="en-AU"/>
        </w:rPr>
        <w:t xml:space="preserve">Key metadata is retrieved dynamically, and a filtering mechanism excludes specific layers and schemas </w:t>
      </w:r>
      <w:r w:rsidR="00270B7F">
        <w:rPr>
          <w:lang w:eastAsia="en-AU"/>
        </w:rPr>
        <w:t>irrelevant</w:t>
      </w:r>
      <w:r w:rsidRPr="00646267">
        <w:rPr>
          <w:lang w:eastAsia="en-AU"/>
        </w:rPr>
        <w:t xml:space="preserve"> to the comparison scope. The script computes mismatches in both directions—missing in Prod and missing in Non-Prod—to ensure completeness and bidirectional integrity. </w:t>
      </w:r>
      <w:r w:rsidR="00831D8C">
        <w:rPr>
          <w:lang w:eastAsia="en-AU"/>
        </w:rPr>
        <w:t>Any differences</w:t>
      </w:r>
      <w:r w:rsidRPr="00646267">
        <w:rPr>
          <w:lang w:eastAsia="en-AU"/>
        </w:rPr>
        <w:t xml:space="preserve"> are logged clearly to assist in remediation</w:t>
      </w:r>
      <w:r w:rsidR="00831D8C">
        <w:rPr>
          <w:lang w:eastAsia="en-AU"/>
        </w:rPr>
        <w:t xml:space="preserve"> and finally persisted to Microsoft Fabric to assist in tracking and correcting issues</w:t>
      </w:r>
      <w:r w:rsidRPr="00646267">
        <w:rPr>
          <w:lang w:eastAsia="en-AU"/>
        </w:rPr>
        <w:t>.</w:t>
      </w:r>
    </w:p>
    <w:p w14:paraId="778665B1" w14:textId="2A2B8C52" w:rsidR="00646267" w:rsidRDefault="00646267" w:rsidP="00646267">
      <w:pPr>
        <w:rPr>
          <w:lang w:eastAsia="en-AU"/>
        </w:rPr>
      </w:pPr>
      <w:r w:rsidRPr="00646267">
        <w:rPr>
          <w:lang w:eastAsia="en-AU"/>
        </w:rPr>
        <w:t>Validation results are consolidated into a structured format that captures source and target metadata, row count mismatches, schema alignment flags, and timestamps. This provides a reliable audit trail and supports accountability in deployment assurance.</w:t>
      </w:r>
      <w:r w:rsidR="00831D8C">
        <w:rPr>
          <w:lang w:eastAsia="en-AU"/>
        </w:rPr>
        <w:t xml:space="preserve"> See </w:t>
      </w:r>
      <w:r w:rsidR="00270B7F">
        <w:rPr>
          <w:lang w:eastAsia="en-AU"/>
        </w:rPr>
        <w:t>the</w:t>
      </w:r>
      <w:r w:rsidR="00831D8C">
        <w:rPr>
          <w:lang w:eastAsia="en-AU"/>
        </w:rPr>
        <w:t xml:space="preserve"> details of the notebook used below for more details.</w:t>
      </w:r>
    </w:p>
    <w:tbl>
      <w:tblPr>
        <w:tblStyle w:val="ListTable4-Accent51"/>
        <w:tblW w:w="5000" w:type="pct"/>
        <w:tblLook w:val="04A0" w:firstRow="1" w:lastRow="0" w:firstColumn="1" w:lastColumn="0" w:noHBand="0" w:noVBand="1"/>
      </w:tblPr>
      <w:tblGrid>
        <w:gridCol w:w="6765"/>
        <w:gridCol w:w="2439"/>
      </w:tblGrid>
      <w:tr w:rsidR="00831D8C" w:rsidRPr="00831D8C" w14:paraId="05BB36B1" w14:textId="77777777" w:rsidTr="00831D8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75" w:type="pct"/>
            <w:hideMark/>
          </w:tcPr>
          <w:p w14:paraId="6B7A7F73" w14:textId="77777777" w:rsidR="00831D8C" w:rsidRPr="00831D8C" w:rsidRDefault="00831D8C" w:rsidP="00831D8C">
            <w:pPr>
              <w:rPr>
                <w:lang w:eastAsia="en-AU"/>
              </w:rPr>
            </w:pPr>
            <w:r w:rsidRPr="00831D8C">
              <w:rPr>
                <w:lang w:eastAsia="en-AU"/>
              </w:rPr>
              <w:t>Notebook</w:t>
            </w:r>
          </w:p>
        </w:tc>
        <w:tc>
          <w:tcPr>
            <w:tcW w:w="1325" w:type="pct"/>
            <w:hideMark/>
          </w:tcPr>
          <w:p w14:paraId="55785E01" w14:textId="77777777" w:rsidR="00831D8C" w:rsidRPr="00831D8C" w:rsidRDefault="00831D8C" w:rsidP="00831D8C">
            <w:pPr>
              <w:cnfStyle w:val="100000000000" w:firstRow="1" w:lastRow="0" w:firstColumn="0" w:lastColumn="0" w:oddVBand="0" w:evenVBand="0" w:oddHBand="0" w:evenHBand="0" w:firstRowFirstColumn="0" w:firstRowLastColumn="0" w:lastRowFirstColumn="0" w:lastRowLastColumn="0"/>
              <w:rPr>
                <w:lang w:eastAsia="en-AU"/>
              </w:rPr>
            </w:pPr>
            <w:r w:rsidRPr="00831D8C">
              <w:rPr>
                <w:lang w:eastAsia="en-AU"/>
              </w:rPr>
              <w:t>Purpose</w:t>
            </w:r>
          </w:p>
        </w:tc>
      </w:tr>
      <w:tr w:rsidR="00831D8C" w:rsidRPr="00831D8C" w14:paraId="6B1E874C" w14:textId="77777777" w:rsidTr="00831D8C">
        <w:trPr>
          <w:trHeight w:val="20"/>
        </w:trPr>
        <w:tc>
          <w:tcPr>
            <w:cnfStyle w:val="001000000000" w:firstRow="0" w:lastRow="0" w:firstColumn="1" w:lastColumn="0" w:oddVBand="0" w:evenVBand="0" w:oddHBand="0" w:evenHBand="0" w:firstRowFirstColumn="0" w:firstRowLastColumn="0" w:lastRowFirstColumn="0" w:lastRowLastColumn="0"/>
            <w:tcW w:w="3675" w:type="pct"/>
            <w:hideMark/>
          </w:tcPr>
          <w:p w14:paraId="7A2DCE1C" w14:textId="431DCD94" w:rsidR="00831D8C" w:rsidRPr="00831D8C" w:rsidRDefault="00831D8C">
            <w:pPr>
              <w:rPr>
                <w:lang w:eastAsia="en-AU"/>
              </w:rPr>
            </w:pPr>
            <w:r w:rsidRPr="00831D8C">
              <w:rPr>
                <w:lang w:eastAsia="en-AU"/>
              </w:rPr>
              <w:t>N_Prod_Deployment_Data_Validation</w:t>
            </w:r>
          </w:p>
        </w:tc>
        <w:tc>
          <w:tcPr>
            <w:tcW w:w="1325" w:type="pct"/>
            <w:hideMark/>
          </w:tcPr>
          <w:p w14:paraId="4A48EFA6" w14:textId="77777777" w:rsidR="00831D8C" w:rsidRPr="00831D8C" w:rsidRDefault="00831D8C">
            <w:pPr>
              <w:cnfStyle w:val="000000000000" w:firstRow="0" w:lastRow="0" w:firstColumn="0" w:lastColumn="0" w:oddVBand="0" w:evenVBand="0" w:oddHBand="0" w:evenHBand="0" w:firstRowFirstColumn="0" w:firstRowLastColumn="0" w:lastRowFirstColumn="0" w:lastRowLastColumn="0"/>
              <w:rPr>
                <w:lang w:eastAsia="en-AU"/>
              </w:rPr>
            </w:pPr>
            <w:r w:rsidRPr="00831D8C">
              <w:rPr>
                <w:lang w:eastAsia="en-AU"/>
              </w:rPr>
              <w:t>Validates data consistency and schema alignment between Non-Prod and Prod environments. Identifies and logs row-level and schema-level mismatches across datasets.</w:t>
            </w:r>
          </w:p>
        </w:tc>
      </w:tr>
    </w:tbl>
    <w:p w14:paraId="4A2B20BA" w14:textId="12661720" w:rsidR="00BB3A29" w:rsidRPr="00CA41D2" w:rsidRDefault="00BB3A29" w:rsidP="00AC1587">
      <w:pPr>
        <w:pStyle w:val="Heading2"/>
        <w:rPr>
          <w:lang w:val="en-AU"/>
        </w:rPr>
      </w:pPr>
      <w:bookmarkStart w:id="740" w:name="_Toc227142068"/>
      <w:r w:rsidRPr="00CA41D2">
        <w:rPr>
          <w:lang w:val="en-AU"/>
        </w:rPr>
        <w:lastRenderedPageBreak/>
        <w:t>Observability and Monitoring</w:t>
      </w:r>
      <w:bookmarkEnd w:id="740"/>
    </w:p>
    <w:p w14:paraId="3D49BB2C" w14:textId="77777777" w:rsidR="008F3C5B" w:rsidRDefault="00000000">
      <w:pPr>
        <w:spacing w:before="120" w:after="120"/>
        <w:rPr>
          <w:ins w:id="741" w:author="Claude (AI draft)" w:date="2026-09-07T00:00:00Z"/>
        </w:rPr>
      </w:pPr>
      <w:ins w:id="742" w:author="Claude (AI draft)" w:date="2026-09-07T00:00:00Z">
        <w:r>
          <w:t>Observability is built into the platform using Fabric's built-in alerting and logging features. A single Activator rule, driven by the pipeline monitoring solution, detects master data pipelines that stop completing successfully and raises a Teams notification for prompt resolution (Section 3.7).</w:t>
        </w:r>
      </w:ins>
    </w:p>
    <w:p w14:paraId="509E5236" w14:textId="77777777" w:rsidR="008F3C5B" w:rsidRDefault="00000000">
      <w:pPr>
        <w:spacing w:before="120" w:after="120"/>
        <w:rPr>
          <w:ins w:id="743" w:author="Claude (AI draft)" w:date="2026-09-07T00:00:00Z"/>
        </w:rPr>
      </w:pPr>
      <w:ins w:id="744" w:author="Claude (AI draft)" w:date="2026-09-07T00:00:00Z">
        <w:r>
          <w:t xml:space="preserve">Observability has since been extended by the dedicated pipeline monitoring solution documented in Section 3.8. That solution collects Fabric job instance, activity run and pipeline definition history into the </w:t>
        </w:r>
        <w:r>
          <w:rPr>
            <w:rFonts w:ascii="Consolas" w:hAnsi="Consolas" w:cs="Consolas"/>
          </w:rPr>
          <w:t>meta</w:t>
        </w:r>
        <w:r>
          <w:t xml:space="preserve"> schema of </w:t>
        </w:r>
        <w:r>
          <w:rPr>
            <w:rFonts w:ascii="Consolas" w:hAnsi="Consolas" w:cs="Consolas"/>
          </w:rPr>
          <w:t>FLH_Bronze</w:t>
        </w:r>
        <w:r>
          <w:t xml:space="preserve"> once daily, exposes it through the </w:t>
        </w:r>
        <w:r>
          <w:rPr>
            <w:rFonts w:ascii="Consolas" w:hAnsi="Consolas" w:cs="Consolas"/>
          </w:rPr>
          <w:t>pipeline_monitoring</w:t>
        </w:r>
        <w:r>
          <w:t xml:space="preserve"> semantic model and report, and publishes the master-pipeline status feed that drives the alert. It provides the pipeline-level success rate, failure trend and failure-investigation views that this section previously described as capable of being built.</w:t>
        </w:r>
      </w:ins>
    </w:p>
    <w:p w14:paraId="34419DA5" w14:textId="77777777" w:rsidR="00217D3B" w:rsidRPr="00217D3B" w:rsidRDefault="00217D3B" w:rsidP="00217D3B">
      <w:pPr>
        <w:rPr>
          <w:del w:id="745" w:author="Claude (AI draft)" w:date="2026-09-07T00:00:00Z"/>
          <w:lang w:eastAsia="en-AU"/>
        </w:rPr>
      </w:pPr>
      <w:del w:id="746" w:author="Claude (AI draft)" w:date="2026-09-07T00:00:00Z">
        <w:r w:rsidRPr="00217D3B">
          <w:rPr>
            <w:lang w:eastAsia="en-AU"/>
          </w:rPr>
          <w:delText>Observability is built into the platform using Fabric’s built-in alerting and logging features. Alerts are configured for key ingestion stages (Bronze, Master Pipelines) to detect failures or anomalies. These alerts generate real-time email notifications for prompt resolution.</w:delText>
        </w:r>
      </w:del>
    </w:p>
    <w:p w14:paraId="54498554" w14:textId="0F6E0211" w:rsidR="00217D3B" w:rsidRPr="00217D3B" w:rsidRDefault="00217D3B" w:rsidP="00217D3B">
      <w:pPr>
        <w:rPr>
          <w:lang w:eastAsia="en-AU"/>
        </w:rPr>
      </w:pPr>
      <w:r w:rsidRPr="00217D3B">
        <w:rPr>
          <w:lang w:eastAsia="en-AU"/>
        </w:rPr>
        <w:t xml:space="preserve">Ingestion status is tracked using </w:t>
      </w:r>
      <w:r>
        <w:rPr>
          <w:lang w:eastAsia="en-AU"/>
        </w:rPr>
        <w:t>BatchId</w:t>
      </w:r>
      <w:r w:rsidRPr="00217D3B">
        <w:rPr>
          <w:lang w:eastAsia="en-AU"/>
        </w:rPr>
        <w:t xml:space="preserve">, </w:t>
      </w:r>
      <w:r>
        <w:rPr>
          <w:lang w:eastAsia="en-AU"/>
        </w:rPr>
        <w:t>StartTime</w:t>
      </w:r>
      <w:r w:rsidRPr="00217D3B">
        <w:rPr>
          <w:lang w:eastAsia="en-AU"/>
        </w:rPr>
        <w:t xml:space="preserve">, </w:t>
      </w:r>
      <w:r>
        <w:rPr>
          <w:lang w:eastAsia="en-AU"/>
        </w:rPr>
        <w:t>EndTime</w:t>
      </w:r>
      <w:r w:rsidRPr="00217D3B">
        <w:rPr>
          <w:lang w:eastAsia="en-AU"/>
        </w:rPr>
        <w:t xml:space="preserve">, and </w:t>
      </w:r>
      <w:r>
        <w:rPr>
          <w:lang w:eastAsia="en-AU"/>
        </w:rPr>
        <w:t>Status</w:t>
      </w:r>
      <w:r w:rsidR="00270B7F">
        <w:rPr>
          <w:lang w:eastAsia="en-AU"/>
        </w:rPr>
        <w:t xml:space="preserve"> control tables</w:t>
      </w:r>
      <w:r w:rsidRPr="00217D3B">
        <w:rPr>
          <w:lang w:eastAsia="en-AU"/>
        </w:rPr>
        <w:t>. Pipelines write to these logs on execution, which makes it easy to monitor performance trends and failure patterns. Notebooks also log transformation steps and data quality metrics for audit.</w:t>
      </w:r>
    </w:p>
    <w:p w14:paraId="238CBECF" w14:textId="77777777" w:rsidR="00217D3B" w:rsidRDefault="00217D3B" w:rsidP="00217D3B">
      <w:pPr>
        <w:rPr>
          <w:lang w:eastAsia="en-AU"/>
        </w:rPr>
      </w:pPr>
      <w:r w:rsidRPr="00217D3B">
        <w:rPr>
          <w:lang w:eastAsia="en-AU"/>
        </w:rPr>
        <w:t>Monitoring is extended via centralized logging, where custom views can be built in Power BI to monitor ingestion KPIs like volume, freshness, success rate, and duration.</w:t>
      </w:r>
    </w:p>
    <w:p w14:paraId="1782E545" w14:textId="251083CF" w:rsidR="003D1C4A" w:rsidRPr="00217D3B" w:rsidRDefault="003D1C4A" w:rsidP="00217D3B">
      <w:pPr>
        <w:rPr>
          <w:lang w:eastAsia="en-AU"/>
        </w:rPr>
      </w:pPr>
      <w:r>
        <w:rPr>
          <w:lang w:eastAsia="en-AU"/>
        </w:rPr>
        <w:t>Monitoring components include:</w:t>
      </w:r>
    </w:p>
    <w:p w14:paraId="64C4C98A" w14:textId="77777777" w:rsidR="008F3C5B" w:rsidRDefault="00000000">
      <w:pPr>
        <w:pStyle w:val="ListParagraph"/>
        <w:numPr>
          <w:ilvl w:val="0"/>
          <w:numId w:val="3"/>
        </w:numPr>
        <w:rPr>
          <w:ins w:id="747" w:author="Claude (AI draft)" w:date="2026-09-07T00:00:00Z"/>
        </w:rPr>
      </w:pPr>
      <w:ins w:id="748" w:author="Claude (AI draft)" w:date="2026-09-07T00:00:00Z">
        <w:r>
          <w:t>Activator rule alerting on master pipeline status changes (Section 3.7)</w:t>
        </w:r>
      </w:ins>
    </w:p>
    <w:p w14:paraId="76EC9089" w14:textId="77777777" w:rsidR="003D1C4A" w:rsidRPr="00CA41D2" w:rsidRDefault="003D1C4A" w:rsidP="00760DCB">
      <w:pPr>
        <w:pStyle w:val="ListParagraph"/>
        <w:numPr>
          <w:ilvl w:val="0"/>
          <w:numId w:val="38"/>
        </w:numPr>
        <w:rPr>
          <w:del w:id="749" w:author="Claude (AI draft)" w:date="2026-09-07T00:00:00Z"/>
          <w:lang w:eastAsia="ja-JP"/>
        </w:rPr>
      </w:pPr>
      <w:del w:id="750" w:author="Claude (AI draft)" w:date="2026-09-07T00:00:00Z">
        <w:r w:rsidRPr="00CA41D2">
          <w:rPr>
            <w:lang w:eastAsia="ja-JP"/>
          </w:rPr>
          <w:delText>Pipeline alerts configured for ingestion failures</w:delText>
        </w:r>
      </w:del>
    </w:p>
    <w:p w14:paraId="63D3BB85" w14:textId="77777777" w:rsidR="003D1C4A" w:rsidRPr="00CA41D2" w:rsidRDefault="003D1C4A" w:rsidP="00760DCB">
      <w:pPr>
        <w:pStyle w:val="ListParagraph"/>
        <w:numPr>
          <w:ilvl w:val="0"/>
          <w:numId w:val="38"/>
        </w:numPr>
        <w:rPr>
          <w:lang w:eastAsia="ja-JP"/>
        </w:rPr>
      </w:pPr>
      <w:r w:rsidRPr="00CA41D2">
        <w:rPr>
          <w:lang w:eastAsia="ja-JP"/>
        </w:rPr>
        <w:t>Control table logs for ingestion lifecycle tracking</w:t>
      </w:r>
    </w:p>
    <w:p w14:paraId="320597A4" w14:textId="0C513BB0" w:rsidR="00217D3B" w:rsidRPr="00CA41D2" w:rsidRDefault="003D1C4A" w:rsidP="00760DCB">
      <w:pPr>
        <w:pStyle w:val="ListParagraph"/>
        <w:numPr>
          <w:ilvl w:val="0"/>
          <w:numId w:val="38"/>
        </w:numPr>
        <w:rPr>
          <w:lang w:eastAsia="ja-JP"/>
        </w:rPr>
      </w:pPr>
      <w:r w:rsidRPr="00CA41D2">
        <w:rPr>
          <w:lang w:eastAsia="ja-JP"/>
        </w:rPr>
        <w:t>Power BI dashboards for observability metrics</w:t>
      </w:r>
    </w:p>
    <w:p w14:paraId="07F151A5" w14:textId="1114646B" w:rsidR="00E561EA" w:rsidRPr="00CA41D2" w:rsidRDefault="00E561EA" w:rsidP="00E561EA">
      <w:pPr>
        <w:rPr>
          <w:lang w:val="en-US" w:eastAsia="ja-JP"/>
        </w:rPr>
      </w:pPr>
      <w:ins w:id="751" w:author="Claude (AI draft)" w:date="2026-09-07T00:00:00Z">
        <w:r>
          <w:t>The flow below details how a master pipeline failure is detected and alerted: the monitoring notebook collects run history and publishes the master-pipeline status, the eventstream carries that status to the Activator, and the Activator notifies the support team, who investigate using the pipeline monitoring report.</w:t>
        </w:r>
      </w:ins>
      <w:del w:id="752" w:author="Claude (AI draft)" w:date="2026-09-07T00:00:00Z">
        <w:r w:rsidRPr="6E856EEE">
          <w:rPr>
            <w:lang w:val="en-US" w:eastAsia="ja-JP"/>
          </w:rPr>
          <w:delText>The below flow details how Alerts are triggered natively in Fabric for the pipelines</w:delText>
        </w:r>
        <w:r w:rsidR="002609ED" w:rsidRPr="6E856EEE">
          <w:rPr>
            <w:lang w:val="en-US" w:eastAsia="ja-JP"/>
          </w:rPr>
          <w:delText xml:space="preserve"> when failures occur.</w:delText>
        </w:r>
      </w:del>
    </w:p>
    <w:p w14:paraId="6C74B0DC" w14:textId="61F3435D" w:rsidR="008F3C5B" w:rsidRDefault="00CD07DF">
      <w:pPr>
        <w:spacing w:before="120" w:after="120"/>
        <w:rPr>
          <w:ins w:id="753" w:author="Claude (AI draft)" w:date="2026-09-07T00:00:00Z"/>
          <w:del w:id="754" w:author="Claude (AI draft)" w:date="2026-09-07T00:00:00Z"/>
        </w:rPr>
      </w:pPr>
      <w:del w:id="755" w:author="Claude (AI draft)" w:date="2026-09-07T00:00:00Z">
        <w:r>
          <w:rPr>
            <w:b/>
          </w:rPr>
          <w:delText>Yes this will be done</w:delText>
        </w:r>
      </w:del>
    </w:p>
    <w:p w14:paraId="219DB569" w14:textId="77777777" w:rsidR="003F51CE" w:rsidRDefault="00000000">
      <w:pPr>
        <w:jc w:val="center"/>
        <w:rPr>
          <w:ins w:id="756" w:author="Claude (AI draft)" w:date="2026-09-07T00:00:00Z"/>
        </w:rPr>
      </w:pPr>
      <w:ins w:id="757" w:author="Claude (AI draft)" w:date="2026-09-07T00:00:00Z">
        <w:r>
          <w:rPr>
            <w:noProof/>
          </w:rPr>
          <w:lastRenderedPageBreak/>
          <w:drawing>
            <wp:inline distT="0" distB="0" distL="0" distR="0" wp14:anchorId="4439CAA5" wp14:editId="781FE6CB">
              <wp:extent cx="5976000" cy="3948429"/>
              <wp:effectExtent l="0" t="0" r="0" b="0"/>
              <wp:docPr id="2056418792" name="Picture 205641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_8.png"/>
                      <pic:cNvPicPr/>
                    </pic:nvPicPr>
                    <pic:blipFill>
                      <a:blip r:embed="rId64"/>
                      <a:stretch>
                        <a:fillRect/>
                      </a:stretch>
                    </pic:blipFill>
                    <pic:spPr>
                      <a:xfrm>
                        <a:off x="0" y="0"/>
                        <a:ext cx="5976000" cy="3948429"/>
                      </a:xfrm>
                      <a:prstGeom prst="rect">
                        <a:avLst/>
                      </a:prstGeom>
                    </pic:spPr>
                  </pic:pic>
                </a:graphicData>
              </a:graphic>
            </wp:inline>
          </w:drawing>
        </w:r>
      </w:ins>
    </w:p>
    <w:p w14:paraId="637D0B0C" w14:textId="697628AA" w:rsidR="00E561EA" w:rsidRPr="00CA41D2" w:rsidRDefault="00E561EA" w:rsidP="00E561EA">
      <w:pPr>
        <w:rPr>
          <w:del w:id="758" w:author="Claude (AI draft)" w:date="2026-09-07T00:00:00Z"/>
          <w:lang w:eastAsia="ja-JP"/>
        </w:rPr>
      </w:pPr>
      <w:del w:id="759" w:author="Claude (AI draft)" w:date="2026-09-07T00:00:00Z">
        <w:r w:rsidRPr="00CA41D2">
          <w:rPr>
            <w:noProof/>
            <w:lang w:eastAsia="ja-JP"/>
          </w:rPr>
          <w:drawing>
            <wp:inline distT="0" distB="0" distL="0" distR="0" wp14:anchorId="7502EF4D" wp14:editId="2FD5FFFB">
              <wp:extent cx="5648445" cy="4082770"/>
              <wp:effectExtent l="0" t="0" r="0" b="0"/>
              <wp:docPr id="78274593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5933" name="Picture 1" descr="A diagram of a diagram&#10;&#10;AI-generated content may be incorrect."/>
                      <pic:cNvPicPr/>
                    </pic:nvPicPr>
                    <pic:blipFill>
                      <a:blip r:embed="rId65"/>
                      <a:stretch>
                        <a:fillRect/>
                      </a:stretch>
                    </pic:blipFill>
                    <pic:spPr>
                      <a:xfrm>
                        <a:off x="0" y="0"/>
                        <a:ext cx="5648936" cy="4083125"/>
                      </a:xfrm>
                      <a:prstGeom prst="rect">
                        <a:avLst/>
                      </a:prstGeom>
                    </pic:spPr>
                  </pic:pic>
                </a:graphicData>
              </a:graphic>
            </wp:inline>
          </w:drawing>
        </w:r>
      </w:del>
    </w:p>
    <w:p w14:paraId="4BBED2B3" w14:textId="7FD0F1CE" w:rsidR="002609ED" w:rsidRDefault="002609ED" w:rsidP="002609ED">
      <w:pPr>
        <w:pStyle w:val="Caption"/>
        <w:jc w:val="center"/>
        <w:rPr>
          <w:lang w:eastAsia="ja-JP"/>
        </w:rPr>
      </w:pPr>
      <w:ins w:id="760" w:author="Claude (AI draft)" w:date="2026-09-07T00:00:00Z">
        <w:r>
          <w:lastRenderedPageBreak/>
          <w:t>High level flow showing pipeline monitoring, failure detection and alerting</w:t>
        </w:r>
      </w:ins>
      <w:del w:id="761" w:author="Claude (AI draft)" w:date="2026-09-07T00:00:00Z">
        <w:r w:rsidRPr="00CA41D2">
          <w:rPr>
            <w:lang w:eastAsia="ja-JP"/>
          </w:rPr>
          <w:delText>High level flow showing Failure and Alerting</w:delText>
        </w:r>
      </w:del>
    </w:p>
    <w:p w14:paraId="78596458" w14:textId="77777777" w:rsidR="005F4297" w:rsidRDefault="005F4297">
      <w:pPr>
        <w:rPr>
          <w:lang w:eastAsia="ja-JP"/>
        </w:rPr>
      </w:pPr>
      <w:r>
        <w:rPr>
          <w:lang w:eastAsia="ja-JP"/>
        </w:rPr>
        <w:br w:type="page"/>
      </w:r>
    </w:p>
    <w:p w14:paraId="60AAD15D" w14:textId="41872313" w:rsidR="00B474CB" w:rsidRDefault="00B474CB" w:rsidP="00B474CB">
      <w:pPr>
        <w:rPr>
          <w:lang w:eastAsia="ja-JP"/>
        </w:rPr>
      </w:pPr>
      <w:r>
        <w:rPr>
          <w:lang w:eastAsia="ja-JP"/>
        </w:rPr>
        <w:lastRenderedPageBreak/>
        <w:t xml:space="preserve">To access Monitor, please see </w:t>
      </w:r>
      <w:hyperlink r:id="rId66" w:history="1">
        <w:r w:rsidRPr="00B474CB">
          <w:rPr>
            <w:rStyle w:val="Hyperlink"/>
            <w:lang w:eastAsia="ja-JP"/>
          </w:rPr>
          <w:t>Fabric Monitor – DCCEEW</w:t>
        </w:r>
      </w:hyperlink>
      <w:r>
        <w:rPr>
          <w:lang w:eastAsia="ja-JP"/>
        </w:rPr>
        <w:t>:</w:t>
      </w:r>
    </w:p>
    <w:p w14:paraId="7CBCDB1E" w14:textId="6E50D958" w:rsidR="00B474CB" w:rsidRPr="00B474CB" w:rsidRDefault="005F4297" w:rsidP="00B474CB">
      <w:pPr>
        <w:rPr>
          <w:lang w:eastAsia="ja-JP"/>
        </w:rPr>
      </w:pPr>
      <w:r>
        <w:rPr>
          <w:noProof/>
        </w:rPr>
        <w:drawing>
          <wp:inline distT="0" distB="0" distL="0" distR="0" wp14:anchorId="2EAEE674" wp14:editId="4B0CB4F6">
            <wp:extent cx="4554526" cy="2656395"/>
            <wp:effectExtent l="0" t="0" r="0" b="0"/>
            <wp:docPr id="1296831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31473" name="Picture 1" descr="A screenshot of a computer&#10;&#10;AI-generated content may be incorrect."/>
                    <pic:cNvPicPr/>
                  </pic:nvPicPr>
                  <pic:blipFill>
                    <a:blip r:embed="rId67"/>
                    <a:stretch>
                      <a:fillRect/>
                    </a:stretch>
                  </pic:blipFill>
                  <pic:spPr>
                    <a:xfrm>
                      <a:off x="0" y="0"/>
                      <a:ext cx="4568953" cy="2664810"/>
                    </a:xfrm>
                    <a:prstGeom prst="rect">
                      <a:avLst/>
                    </a:prstGeom>
                  </pic:spPr>
                </pic:pic>
              </a:graphicData>
            </a:graphic>
          </wp:inline>
        </w:drawing>
      </w:r>
    </w:p>
    <w:p w14:paraId="73936AF1" w14:textId="77777777" w:rsidR="00BB3A29" w:rsidRPr="00CA41D2" w:rsidRDefault="00BB3A29" w:rsidP="00AC1587">
      <w:pPr>
        <w:pStyle w:val="Heading2"/>
        <w:rPr>
          <w:lang w:val="en-AU"/>
        </w:rPr>
      </w:pPr>
      <w:bookmarkStart w:id="762" w:name="_Toc227142069"/>
      <w:r w:rsidRPr="00CA41D2">
        <w:rPr>
          <w:lang w:val="en-AU"/>
        </w:rPr>
        <w:t>Cost Management</w:t>
      </w:r>
      <w:bookmarkEnd w:id="762"/>
      <w:r w:rsidRPr="00CA41D2">
        <w:rPr>
          <w:lang w:val="en-AU"/>
        </w:rPr>
        <w:t xml:space="preserve"> </w:t>
      </w:r>
    </w:p>
    <w:p w14:paraId="3A4FE53A" w14:textId="417F1C40" w:rsidR="00365608" w:rsidRPr="00CA41D2" w:rsidRDefault="00365608" w:rsidP="00365608">
      <w:pPr>
        <w:rPr>
          <w:lang w:val="en-US" w:eastAsia="ja-JP"/>
        </w:rPr>
      </w:pPr>
      <w:r w:rsidRPr="6E856EEE">
        <w:rPr>
          <w:lang w:val="en-US" w:eastAsia="ja-JP"/>
        </w:rPr>
        <w:t xml:space="preserve">Cost is managed by </w:t>
      </w:r>
      <w:r w:rsidR="00270B7F">
        <w:rPr>
          <w:lang w:val="en-US" w:eastAsia="ja-JP"/>
        </w:rPr>
        <w:t>optimising</w:t>
      </w:r>
      <w:r w:rsidRPr="6E856EEE">
        <w:rPr>
          <w:lang w:val="en-US" w:eastAsia="ja-JP"/>
        </w:rPr>
        <w:t xml:space="preserve"> resource usage, scheduling, and storage tiering. Fabric capacity (F4 SKU) is shared across environments, and workloads are isolated between Dev and Prod using Fabric workspace separation. Schedules are staggered to avoid peak-time contention.</w:t>
      </w:r>
    </w:p>
    <w:p w14:paraId="3311423B" w14:textId="53B3F496" w:rsidR="00365608" w:rsidRPr="00CA41D2" w:rsidRDefault="00365608" w:rsidP="00365608">
      <w:pPr>
        <w:rPr>
          <w:lang w:val="en-US" w:eastAsia="ja-JP"/>
        </w:rPr>
      </w:pPr>
      <w:r w:rsidRPr="6E856EEE">
        <w:rPr>
          <w:lang w:val="en-US" w:eastAsia="ja-JP"/>
        </w:rPr>
        <w:t xml:space="preserve">Efficient use of </w:t>
      </w:r>
      <w:r w:rsidR="00270B7F">
        <w:rPr>
          <w:lang w:val="en-US" w:eastAsia="ja-JP"/>
        </w:rPr>
        <w:t>computing</w:t>
      </w:r>
      <w:r w:rsidRPr="6E856EEE">
        <w:rPr>
          <w:lang w:val="en-US" w:eastAsia="ja-JP"/>
        </w:rPr>
        <w:t xml:space="preserve"> is achieved by tuning batch sizes</w:t>
      </w:r>
      <w:r w:rsidR="00270B7F">
        <w:rPr>
          <w:lang w:val="en-US" w:eastAsia="ja-JP"/>
        </w:rPr>
        <w:t xml:space="preserve"> and</w:t>
      </w:r>
      <w:r w:rsidRPr="6E856EEE">
        <w:rPr>
          <w:lang w:val="en-US" w:eastAsia="ja-JP"/>
        </w:rPr>
        <w:t xml:space="preserve"> concurrency limits and avoiding over-processing through delta-based ingestion. Storage costs are optimized by storing raw and intermediate data in Delta format and using compression (Snappy, Gzip).</w:t>
      </w:r>
    </w:p>
    <w:p w14:paraId="565ED532" w14:textId="12883BBB" w:rsidR="00365608" w:rsidRPr="00CA41D2" w:rsidRDefault="00365608" w:rsidP="00365608">
      <w:pPr>
        <w:rPr>
          <w:lang w:val="en-US" w:eastAsia="ja-JP"/>
        </w:rPr>
      </w:pPr>
      <w:r w:rsidRPr="6E856EEE">
        <w:rPr>
          <w:lang w:val="en-US" w:eastAsia="ja-JP"/>
        </w:rPr>
        <w:t xml:space="preserve">Deployment automation </w:t>
      </w:r>
      <w:r w:rsidR="00270B7F">
        <w:rPr>
          <w:lang w:val="en-US" w:eastAsia="ja-JP"/>
        </w:rPr>
        <w:t>minimises</w:t>
      </w:r>
      <w:r w:rsidRPr="6E856EEE">
        <w:rPr>
          <w:lang w:val="en-US" w:eastAsia="ja-JP"/>
        </w:rPr>
        <w:t xml:space="preserve"> manual effort and errors where possible, reducing overhead. The platform allows proactive tuning of dataflows</w:t>
      </w:r>
      <w:r w:rsidR="00A92C4B" w:rsidRPr="6E856EEE">
        <w:rPr>
          <w:lang w:val="en-US" w:eastAsia="ja-JP"/>
        </w:rPr>
        <w:t>, pipelines</w:t>
      </w:r>
      <w:r w:rsidRPr="6E856EEE">
        <w:rPr>
          <w:lang w:val="en-US" w:eastAsia="ja-JP"/>
        </w:rPr>
        <w:t xml:space="preserve"> and notebooks for performance-cost balance.</w:t>
      </w:r>
    </w:p>
    <w:p w14:paraId="376A93B0" w14:textId="55B9985A" w:rsidR="00365608" w:rsidRPr="00CA41D2" w:rsidRDefault="00365608" w:rsidP="00365608">
      <w:pPr>
        <w:rPr>
          <w:lang w:eastAsia="ja-JP"/>
        </w:rPr>
      </w:pPr>
      <w:r w:rsidRPr="00CA41D2">
        <w:rPr>
          <w:lang w:eastAsia="ja-JP"/>
        </w:rPr>
        <w:t>Cost Control Measures:</w:t>
      </w:r>
    </w:p>
    <w:p w14:paraId="28B3085D" w14:textId="7287CB0F" w:rsidR="00365608" w:rsidRPr="00CA41D2" w:rsidRDefault="00365608" w:rsidP="00760DCB">
      <w:pPr>
        <w:pStyle w:val="ListParagraph"/>
        <w:numPr>
          <w:ilvl w:val="0"/>
          <w:numId w:val="39"/>
        </w:numPr>
        <w:rPr>
          <w:lang w:val="en-US" w:eastAsia="ja-JP"/>
        </w:rPr>
      </w:pPr>
      <w:r w:rsidRPr="6E856EEE">
        <w:rPr>
          <w:lang w:val="en-US" w:eastAsia="ja-JP"/>
        </w:rPr>
        <w:t>Shared capacity use with workload isolation</w:t>
      </w:r>
    </w:p>
    <w:p w14:paraId="051E3099" w14:textId="3AEB1323" w:rsidR="00365608" w:rsidRPr="00CA41D2" w:rsidRDefault="00270B7F" w:rsidP="00760DCB">
      <w:pPr>
        <w:pStyle w:val="ListParagraph"/>
        <w:numPr>
          <w:ilvl w:val="0"/>
          <w:numId w:val="39"/>
        </w:numPr>
        <w:rPr>
          <w:lang w:eastAsia="ja-JP"/>
        </w:rPr>
      </w:pPr>
      <w:r>
        <w:rPr>
          <w:lang w:eastAsia="ja-JP"/>
        </w:rPr>
        <w:t>Optimised</w:t>
      </w:r>
      <w:r w:rsidR="00365608" w:rsidRPr="00CA41D2">
        <w:rPr>
          <w:lang w:eastAsia="ja-JP"/>
        </w:rPr>
        <w:t xml:space="preserve"> batch processing and partitioning</w:t>
      </w:r>
    </w:p>
    <w:p w14:paraId="7F6F4FB6" w14:textId="723B07C4" w:rsidR="00365608" w:rsidRPr="00CA41D2" w:rsidRDefault="00365608" w:rsidP="00760DCB">
      <w:pPr>
        <w:pStyle w:val="ListParagraph"/>
        <w:numPr>
          <w:ilvl w:val="0"/>
          <w:numId w:val="39"/>
        </w:numPr>
        <w:rPr>
          <w:lang w:eastAsia="ja-JP"/>
        </w:rPr>
      </w:pPr>
      <w:r w:rsidRPr="00CA41D2">
        <w:rPr>
          <w:lang w:eastAsia="ja-JP"/>
        </w:rPr>
        <w:t>Storage compression and Delta formats</w:t>
      </w:r>
    </w:p>
    <w:p w14:paraId="2559BB00" w14:textId="3B7D7424" w:rsidR="00A92C4B" w:rsidRPr="00CA41D2" w:rsidRDefault="73C90A2B" w:rsidP="00A92C4B">
      <w:pPr>
        <w:rPr>
          <w:lang w:val="en-US" w:eastAsia="ja-JP"/>
        </w:rPr>
      </w:pPr>
      <w:r w:rsidRPr="6E856EEE">
        <w:rPr>
          <w:lang w:val="en-US" w:eastAsia="ja-JP"/>
        </w:rPr>
        <w:t xml:space="preserve">Finally, note that costs for the Fabric Capacity can be viewed and monitored via </w:t>
      </w:r>
      <w:hyperlink r:id="rId68" w:anchor="@EnvironmentNSWGov.onmicrosoft.com/resource/subscriptions/8f54365a-f38a-42a8-bf13-897dcb72761e/resourceGroups/Fabric-Resources-NonProd/providers/Microsoft.Fabric/capacities/bosdatanonprod/overview">
        <w:r w:rsidRPr="6E856EEE">
          <w:rPr>
            <w:rStyle w:val="Hyperlink"/>
            <w:lang w:val="en-US" w:eastAsia="ja-JP"/>
          </w:rPr>
          <w:t>Azure Portal (Fabric Capacity bosdatanonprod)</w:t>
        </w:r>
      </w:hyperlink>
      <w:r w:rsidRPr="6E856EEE">
        <w:rPr>
          <w:lang w:val="en-US" w:eastAsia="ja-JP"/>
        </w:rPr>
        <w:t>.</w:t>
      </w:r>
    </w:p>
    <w:p w14:paraId="797A848D" w14:textId="77777777" w:rsidR="00BB3A29" w:rsidRPr="00CA41D2" w:rsidRDefault="00BB3A29" w:rsidP="00A549FD">
      <w:pPr>
        <w:pStyle w:val="Heading3"/>
        <w:rPr>
          <w:lang w:val="en-AU"/>
        </w:rPr>
      </w:pPr>
      <w:r w:rsidRPr="00CA41D2">
        <w:rPr>
          <w:lang w:val="en-AU"/>
        </w:rPr>
        <w:t>Data Archival and Retention</w:t>
      </w:r>
    </w:p>
    <w:p w14:paraId="6B1E703A" w14:textId="4D7DBBC6" w:rsidR="005E0A01" w:rsidRPr="005E0A01" w:rsidRDefault="005E0A01" w:rsidP="005E0A01">
      <w:pPr>
        <w:rPr>
          <w:lang w:eastAsia="en-AU"/>
        </w:rPr>
      </w:pPr>
      <w:r w:rsidRPr="005E0A01">
        <w:rPr>
          <w:lang w:eastAsia="en-AU"/>
        </w:rPr>
        <w:t>Data retention across the platform is managed according to the characteristics and purpose of each data layer</w:t>
      </w:r>
      <w:r w:rsidR="00945842">
        <w:rPr>
          <w:lang w:eastAsia="en-AU"/>
        </w:rPr>
        <w:t>. Layers within the platform</w:t>
      </w:r>
      <w:r w:rsidR="00270B7F">
        <w:rPr>
          <w:lang w:eastAsia="en-AU"/>
        </w:rPr>
        <w:t xml:space="preserve"> containing</w:t>
      </w:r>
      <w:r w:rsidRPr="005E0A01">
        <w:rPr>
          <w:lang w:eastAsia="en-AU"/>
        </w:rPr>
        <w:t xml:space="preserve"> curated and business-ready data are generally retained </w:t>
      </w:r>
      <w:r w:rsidR="00740EB2">
        <w:rPr>
          <w:lang w:eastAsia="en-AU"/>
        </w:rPr>
        <w:t>indefinitely</w:t>
      </w:r>
      <w:r w:rsidRPr="005E0A01">
        <w:rPr>
          <w:lang w:eastAsia="en-AU"/>
        </w:rPr>
        <w:t xml:space="preserve"> to support reporting, audits, and historical analysis.</w:t>
      </w:r>
    </w:p>
    <w:p w14:paraId="09C4518B" w14:textId="77777777" w:rsidR="005E0A01" w:rsidRDefault="005E0A01" w:rsidP="005E0A01">
      <w:pPr>
        <w:rPr>
          <w:lang w:eastAsia="en-AU"/>
        </w:rPr>
      </w:pPr>
      <w:r w:rsidRPr="005E0A01">
        <w:rPr>
          <w:lang w:eastAsia="en-AU"/>
        </w:rPr>
        <w:t xml:space="preserve">Retention workflows can be defined using </w:t>
      </w:r>
      <w:r w:rsidRPr="005E0A01">
        <w:rPr>
          <w:b/>
          <w:bCs/>
          <w:lang w:eastAsia="en-AU"/>
        </w:rPr>
        <w:t>Fabric Pipelines</w:t>
      </w:r>
      <w:r w:rsidRPr="005E0A01">
        <w:rPr>
          <w:lang w:eastAsia="en-AU"/>
        </w:rPr>
        <w:t xml:space="preserve"> that evaluate data based on </w:t>
      </w:r>
      <w:r w:rsidRPr="005E0A01">
        <w:rPr>
          <w:rFonts w:ascii="Courier New" w:hAnsi="Courier New" w:cs="Courier New"/>
          <w:sz w:val="20"/>
          <w:szCs w:val="20"/>
          <w:lang w:eastAsia="en-AU"/>
        </w:rPr>
        <w:t>IngestionTimestamp</w:t>
      </w:r>
      <w:r w:rsidRPr="005E0A01">
        <w:rPr>
          <w:lang w:eastAsia="en-AU"/>
        </w:rPr>
        <w:t xml:space="preserve"> or similar metadata fields. These pipelines can be configured to delete or move data that exceeds the specified age threshold, supporting time-based lifecycle policies.</w:t>
      </w:r>
    </w:p>
    <w:p w14:paraId="6F347290" w14:textId="77777777" w:rsidR="007231F7" w:rsidRDefault="007231F7" w:rsidP="005E0A01">
      <w:pPr>
        <w:rPr>
          <w:lang w:eastAsia="en-AU"/>
        </w:rPr>
      </w:pPr>
    </w:p>
    <w:p w14:paraId="2E9E2419" w14:textId="09674A8F" w:rsidR="007231F7" w:rsidRDefault="007231F7" w:rsidP="005E0A01">
      <w:pPr>
        <w:rPr>
          <w:lang w:eastAsia="en-AU"/>
        </w:rPr>
      </w:pPr>
      <w:r w:rsidRPr="007231F7">
        <w:rPr>
          <w:lang w:eastAsia="en-AU"/>
        </w:rPr>
        <w:lastRenderedPageBreak/>
        <w:t xml:space="preserve">Additionally, a data retention policy can be set up and enabled as needed, offering flexibility to control data removal from tables or materialized views. </w:t>
      </w:r>
      <w:r w:rsidR="008B4D52">
        <w:rPr>
          <w:lang w:eastAsia="en-AU"/>
        </w:rPr>
        <w:t>A</w:t>
      </w:r>
      <w:r w:rsidRPr="007231F7">
        <w:rPr>
          <w:lang w:eastAsia="en-AU"/>
        </w:rPr>
        <w:t xml:space="preserve"> policy </w:t>
      </w:r>
      <w:r w:rsidR="008B4D52">
        <w:rPr>
          <w:lang w:eastAsia="en-AU"/>
        </w:rPr>
        <w:t xml:space="preserve">can be set up to </w:t>
      </w:r>
      <w:r w:rsidRPr="007231F7">
        <w:rPr>
          <w:lang w:eastAsia="en-AU"/>
        </w:rPr>
        <w:t>automatically remove data from tables that continuously receive new records, such as diagnostics events, which may lose relevance after a certain period</w:t>
      </w:r>
      <w:r w:rsidR="00097E6D">
        <w:rPr>
          <w:lang w:eastAsia="en-AU"/>
        </w:rPr>
        <w:t xml:space="preserve"> for example</w:t>
      </w:r>
      <w:r w:rsidRPr="007231F7">
        <w:rPr>
          <w:lang w:eastAsia="en-AU"/>
        </w:rPr>
        <w:t xml:space="preserve">. </w:t>
      </w:r>
    </w:p>
    <w:p w14:paraId="4BA7EA59" w14:textId="4059BB14" w:rsidR="007231F7" w:rsidRPr="005E0A01" w:rsidRDefault="007231F7" w:rsidP="005E0A01">
      <w:pPr>
        <w:rPr>
          <w:lang w:eastAsia="en-AU"/>
        </w:rPr>
      </w:pPr>
      <w:r>
        <w:rPr>
          <w:lang w:eastAsia="en-AU"/>
        </w:rPr>
        <w:t>A</w:t>
      </w:r>
      <w:r w:rsidR="00097E6D">
        <w:rPr>
          <w:lang w:eastAsia="en-AU"/>
        </w:rPr>
        <w:t>n appropriate</w:t>
      </w:r>
      <w:r>
        <w:rPr>
          <w:lang w:eastAsia="en-AU"/>
        </w:rPr>
        <w:t xml:space="preserve"> policy can be set up and enabled/disabled as required. Please see </w:t>
      </w:r>
      <w:hyperlink r:id="rId69" w:anchor="data-retention-policy" w:history="1">
        <w:r w:rsidR="006C02FC" w:rsidRPr="006C02FC">
          <w:rPr>
            <w:rStyle w:val="Hyperlink"/>
            <w:lang w:eastAsia="en-AU"/>
          </w:rPr>
          <w:t xml:space="preserve">Change data policies </w:t>
        </w:r>
        <w:r w:rsidR="00BB29A7">
          <w:rPr>
            <w:rStyle w:val="Hyperlink"/>
            <w:lang w:eastAsia="en-AU"/>
          </w:rPr>
          <w:t xml:space="preserve">– Data Retention Policies </w:t>
        </w:r>
        <w:r w:rsidR="006C02FC" w:rsidRPr="006C02FC">
          <w:rPr>
            <w:rStyle w:val="Hyperlink"/>
            <w:lang w:eastAsia="en-AU"/>
          </w:rPr>
          <w:t>- Microsoft Fabric</w:t>
        </w:r>
      </w:hyperlink>
      <w:r w:rsidR="00BB29A7">
        <w:rPr>
          <w:lang w:eastAsia="en-AU"/>
        </w:rPr>
        <w:t>.</w:t>
      </w:r>
    </w:p>
    <w:p w14:paraId="035FC31F" w14:textId="348E4C95" w:rsidR="00A92C4B" w:rsidRPr="003B2108" w:rsidRDefault="00A92C4B" w:rsidP="00A75E30">
      <w:pPr>
        <w:rPr>
          <w:lang w:eastAsia="en-AU"/>
        </w:rPr>
      </w:pPr>
    </w:p>
    <w:p w14:paraId="14598B33" w14:textId="77777777" w:rsidR="000C2D15" w:rsidRPr="00CA41D2" w:rsidRDefault="000C2D15">
      <w:pPr>
        <w:rPr>
          <w:rFonts w:asciiTheme="majorHAnsi" w:eastAsiaTheme="majorEastAsia" w:hAnsiTheme="majorHAnsi" w:cstheme="majorBidi"/>
          <w:color w:val="004F8A"/>
          <w:sz w:val="28"/>
          <w:szCs w:val="26"/>
          <w:lang w:eastAsia="ja-JP"/>
        </w:rPr>
      </w:pPr>
      <w:r>
        <w:br w:type="page"/>
      </w:r>
    </w:p>
    <w:p w14:paraId="6C3C0FBA" w14:textId="0899EE59" w:rsidR="00BB3A29" w:rsidRPr="00CA41D2" w:rsidRDefault="00BB3A29" w:rsidP="00AC1587">
      <w:pPr>
        <w:pStyle w:val="Heading2"/>
        <w:rPr>
          <w:lang w:val="en-AU"/>
        </w:rPr>
      </w:pPr>
      <w:bookmarkStart w:id="763" w:name="_Toc227142070"/>
      <w:r w:rsidRPr="00CA41D2">
        <w:rPr>
          <w:lang w:val="en-AU"/>
        </w:rPr>
        <w:lastRenderedPageBreak/>
        <w:t>Interoperability and Integration</w:t>
      </w:r>
      <w:bookmarkEnd w:id="763"/>
    </w:p>
    <w:p w14:paraId="412F983F" w14:textId="26133383"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The Microsoft Fabric platform is inherently designed for seamless interoperability, enabling the integration of data from diverse sources</w:t>
      </w:r>
      <w:r w:rsidR="00E33157">
        <w:rPr>
          <w:rFonts w:eastAsia="Times New Roman" w:cstheme="minorHAnsi"/>
          <w:sz w:val="24"/>
          <w:szCs w:val="24"/>
          <w:lang w:eastAsia="en-AU"/>
        </w:rPr>
        <w:t>,</w:t>
      </w:r>
      <w:r>
        <w:rPr>
          <w:rFonts w:eastAsia="Times New Roman" w:cstheme="minorHAnsi"/>
          <w:sz w:val="24"/>
          <w:szCs w:val="24"/>
          <w:lang w:eastAsia="en-AU"/>
        </w:rPr>
        <w:t xml:space="preserve"> including RESTful APIs, relational databases, and file-based systems. Fabric Pipelines provide robust support for these sources through a comprehensive set of native connectors</w:t>
      </w:r>
      <w:r w:rsidR="00E33157">
        <w:rPr>
          <w:rFonts w:eastAsia="Times New Roman" w:cstheme="minorHAnsi"/>
          <w:sz w:val="24"/>
          <w:szCs w:val="24"/>
          <w:lang w:eastAsia="en-AU"/>
        </w:rPr>
        <w:t xml:space="preserve"> and</w:t>
      </w:r>
      <w:r w:rsidRPr="00092751">
        <w:rPr>
          <w:rFonts w:eastAsia="Times New Roman" w:cstheme="minorHAnsi"/>
          <w:sz w:val="24"/>
          <w:szCs w:val="24"/>
          <w:lang w:eastAsia="en-AU"/>
        </w:rPr>
        <w:t xml:space="preserve"> REST and SQL-based ingestion mechanisms.</w:t>
      </w:r>
    </w:p>
    <w:p w14:paraId="59F0722A" w14:textId="3183F4B8"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 xml:space="preserve">Data transformation is performed using both PySpark notebooks and T-SQL scripts, offering flexibility to implement complex integration logic tailored to specific business needs. Ingested data from various domains is consolidated within the Lakehouse architecture, ensuring consistent presentation through </w:t>
      </w:r>
      <w:r w:rsidR="00E33157">
        <w:rPr>
          <w:rFonts w:eastAsia="Times New Roman" w:cstheme="minorHAnsi"/>
          <w:sz w:val="24"/>
          <w:szCs w:val="24"/>
          <w:lang w:eastAsia="en-AU"/>
        </w:rPr>
        <w:t>standardised</w:t>
      </w:r>
      <w:r w:rsidRPr="00092751">
        <w:rPr>
          <w:rFonts w:eastAsia="Times New Roman" w:cstheme="minorHAnsi"/>
          <w:sz w:val="24"/>
          <w:szCs w:val="24"/>
          <w:lang w:eastAsia="en-AU"/>
        </w:rPr>
        <w:t xml:space="preserve"> semantic models.</w:t>
      </w:r>
    </w:p>
    <w:p w14:paraId="7858A7D2" w14:textId="77777777"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Metadata-driven mappings facilitate clear and governed source-to-target data flows across all ingestion types, supporting both structured and semi-structured data integration.</w:t>
      </w:r>
    </w:p>
    <w:p w14:paraId="7C2B1913" w14:textId="77777777"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External analytics and reporting tools—including Microsoft Power BI, Excel, and third-party platforms—can connect directly to Fabric via ODBC, REST APIs, or live connections to semantic models, enabling real-time access to curated, business-ready data.</w:t>
      </w:r>
    </w:p>
    <w:p w14:paraId="1C6DDC6D" w14:textId="77777777"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b/>
          <w:sz w:val="24"/>
          <w:szCs w:val="24"/>
          <w:lang w:eastAsia="en-AU"/>
        </w:rPr>
        <w:t>Key Integration Features:</w:t>
      </w:r>
    </w:p>
    <w:p w14:paraId="3DADF214"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Rich library of native connectors for APIs, databases, and file systems</w:t>
      </w:r>
    </w:p>
    <w:p w14:paraId="552CB0BF"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Unified transformation capabilities using PySpark and T-SQL</w:t>
      </w:r>
    </w:p>
    <w:p w14:paraId="2E85742B"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Metadata-driven data mapping and control</w:t>
      </w:r>
    </w:p>
    <w:p w14:paraId="50C654DC"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Direct interoperability with BI tools and external systems via ODBC, REST, and live semantic model connections</w:t>
      </w:r>
    </w:p>
    <w:p w14:paraId="5734522C" w14:textId="5701DE6E" w:rsidR="00BB3A29" w:rsidRPr="00540AB7" w:rsidRDefault="00BB3A29" w:rsidP="00E33157">
      <w:pPr>
        <w:pStyle w:val="ListParagraph"/>
      </w:pPr>
      <w:r>
        <w:br w:type="page"/>
      </w:r>
    </w:p>
    <w:p w14:paraId="0D4148B7" w14:textId="77777777" w:rsidR="00BB3A29" w:rsidRDefault="00BB3A29" w:rsidP="00BB3A29">
      <w:pPr>
        <w:pStyle w:val="Heading1"/>
      </w:pPr>
      <w:bookmarkStart w:id="764" w:name="_Toc227142071"/>
      <w:r>
        <w:lastRenderedPageBreak/>
        <w:t>Use-cases</w:t>
      </w:r>
      <w:bookmarkEnd w:id="764"/>
    </w:p>
    <w:p w14:paraId="1C8F4915" w14:textId="4D4C8FC4" w:rsidR="00BB3A29" w:rsidRDefault="00BB3A29" w:rsidP="00BB3A29">
      <w:r>
        <w:t>Below are the current use-cases that utilise the patterns documented in Section 3 to achieve a use-case. The platform can support any number of use</w:t>
      </w:r>
      <w:r w:rsidR="00E33157">
        <w:t xml:space="preserve"> </w:t>
      </w:r>
      <w:r>
        <w:t xml:space="preserve">cases that use the documented patterns. </w:t>
      </w:r>
    </w:p>
    <w:p w14:paraId="3FF371BC" w14:textId="4F3E382D" w:rsidR="00BB3A29" w:rsidRPr="00571C28" w:rsidRDefault="00BC153C" w:rsidP="00BB3A29">
      <w:r>
        <w:t>If</w:t>
      </w:r>
      <w:r w:rsidR="00BB3A29">
        <w:t xml:space="preserve"> a new use</w:t>
      </w:r>
      <w:r>
        <w:t xml:space="preserve"> </w:t>
      </w:r>
      <w:r w:rsidR="00BB3A29">
        <w:t xml:space="preserve">case is onboarded to the Fabric Data platform, </w:t>
      </w:r>
      <w:r>
        <w:t>its</w:t>
      </w:r>
      <w:r w:rsidR="00BB3A29">
        <w:t xml:space="preserve"> documentation can be added here.</w:t>
      </w:r>
    </w:p>
    <w:p w14:paraId="5A0AF98D" w14:textId="4596A410" w:rsidR="0038709C" w:rsidRPr="00CA41D2" w:rsidRDefault="0038709C" w:rsidP="00AC1587">
      <w:pPr>
        <w:pStyle w:val="Heading2"/>
        <w:rPr>
          <w:lang w:val="en-AU"/>
        </w:rPr>
      </w:pPr>
      <w:bookmarkStart w:id="765" w:name="_Toc227142072"/>
      <w:r w:rsidRPr="00CA41D2">
        <w:rPr>
          <w:lang w:val="en-AU"/>
        </w:rPr>
        <w:t>BioNet API Ingestion</w:t>
      </w:r>
      <w:bookmarkEnd w:id="765"/>
    </w:p>
    <w:p w14:paraId="721489D6" w14:textId="5CD26F50" w:rsidR="0038709C" w:rsidRPr="00CA41D2" w:rsidRDefault="0038709C" w:rsidP="0038709C">
      <w:pPr>
        <w:rPr>
          <w:lang w:eastAsia="ja-JP"/>
        </w:rPr>
      </w:pPr>
      <w:r w:rsidRPr="00CA41D2">
        <w:rPr>
          <w:lang w:eastAsia="ja-JP"/>
        </w:rPr>
        <w:t xml:space="preserve">This section refers to the </w:t>
      </w:r>
      <w:r w:rsidR="00EB5585" w:rsidRPr="00CA41D2">
        <w:rPr>
          <w:lang w:eastAsia="ja-JP"/>
        </w:rPr>
        <w:t>BioNet</w:t>
      </w:r>
      <w:r w:rsidRPr="00CA41D2">
        <w:rPr>
          <w:lang w:eastAsia="ja-JP"/>
        </w:rPr>
        <w:t xml:space="preserve"> API Ingestion </w:t>
      </w:r>
      <w:r w:rsidR="00EB5585" w:rsidRPr="00CA41D2">
        <w:rPr>
          <w:lang w:eastAsia="ja-JP"/>
        </w:rPr>
        <w:t>developed</w:t>
      </w:r>
      <w:r w:rsidRPr="00CA41D2">
        <w:rPr>
          <w:lang w:eastAsia="ja-JP"/>
        </w:rPr>
        <w:t xml:space="preserve"> for </w:t>
      </w:r>
      <w:r w:rsidR="00EB5585" w:rsidRPr="00CA41D2">
        <w:rPr>
          <w:lang w:eastAsia="ja-JP"/>
        </w:rPr>
        <w:t>BioNet</w:t>
      </w:r>
      <w:r w:rsidRPr="00CA41D2">
        <w:rPr>
          <w:lang w:eastAsia="ja-JP"/>
        </w:rPr>
        <w:t xml:space="preserve"> data.</w:t>
      </w:r>
      <w:r w:rsidR="00EA3E23">
        <w:rPr>
          <w:lang w:eastAsia="ja-JP"/>
        </w:rPr>
        <w:t xml:space="preserve"> </w:t>
      </w:r>
      <w:r w:rsidR="00EA3E23">
        <w:t>It follows a standardised pattern for API data ingestion; however, due to the significant variability in API interfaces and specifications, some custom Fabric Data Factory pipelines have been implemented within the Bronze layer to accommodate these differences.</w:t>
      </w:r>
    </w:p>
    <w:p w14:paraId="192AA3FA" w14:textId="77777777" w:rsidR="0038709C" w:rsidRPr="00CA41D2" w:rsidRDefault="0038709C" w:rsidP="00A549FD">
      <w:pPr>
        <w:pStyle w:val="Heading3"/>
        <w:rPr>
          <w:lang w:val="en-AU"/>
        </w:rPr>
      </w:pPr>
      <w:r w:rsidRPr="00CA41D2">
        <w:rPr>
          <w:lang w:val="en-AU"/>
        </w:rPr>
        <w:t>Ingestion</w:t>
      </w:r>
    </w:p>
    <w:p w14:paraId="13E17169" w14:textId="77777777" w:rsidR="0038709C" w:rsidRPr="00CA41D2" w:rsidRDefault="0038709C" w:rsidP="000244BF">
      <w:pPr>
        <w:pStyle w:val="Heading4"/>
        <w:rPr>
          <w:lang w:val="en-AU"/>
        </w:rPr>
      </w:pPr>
      <w:r w:rsidRPr="00CA41D2">
        <w:rPr>
          <w:lang w:val="en-AU"/>
        </w:rPr>
        <w:t>Copy data activity details</w:t>
      </w:r>
    </w:p>
    <w:p w14:paraId="4AC8767A" w14:textId="77777777" w:rsidR="0038709C" w:rsidRPr="00CA41D2" w:rsidRDefault="0038709C" w:rsidP="000244BF">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122"/>
        <w:gridCol w:w="7082"/>
      </w:tblGrid>
      <w:tr w:rsidR="0038709C" w:rsidRPr="003C2F94" w14:paraId="0A0F321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53" w:type="pct"/>
            <w:hideMark/>
          </w:tcPr>
          <w:p w14:paraId="0775FC0B" w14:textId="77777777" w:rsidR="0038709C" w:rsidRPr="00CA41D2" w:rsidRDefault="0038709C">
            <w:r w:rsidRPr="00CA41D2">
              <w:t>Source Attribute</w:t>
            </w:r>
          </w:p>
        </w:tc>
        <w:tc>
          <w:tcPr>
            <w:tcW w:w="3847" w:type="pct"/>
            <w:hideMark/>
          </w:tcPr>
          <w:p w14:paraId="5452DDAE" w14:textId="77777777" w:rsidR="0038709C" w:rsidRPr="00CA41D2" w:rsidRDefault="0038709C">
            <w:pPr>
              <w:cnfStyle w:val="100000000000" w:firstRow="1" w:lastRow="0" w:firstColumn="0" w:lastColumn="0" w:oddVBand="0" w:evenVBand="0" w:oddHBand="0" w:evenHBand="0" w:firstRowFirstColumn="0" w:firstRowLastColumn="0" w:lastRowFirstColumn="0" w:lastRowLastColumn="0"/>
            </w:pPr>
            <w:r w:rsidRPr="00CA41D2">
              <w:t>Details</w:t>
            </w:r>
          </w:p>
        </w:tc>
      </w:tr>
      <w:tr w:rsidR="0038709C" w:rsidRPr="003C2F94" w14:paraId="649DD71B"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04010941"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Type</w:t>
            </w:r>
          </w:p>
        </w:tc>
        <w:tc>
          <w:tcPr>
            <w:tcW w:w="3847" w:type="pct"/>
            <w:noWrap/>
            <w:hideMark/>
          </w:tcPr>
          <w:p w14:paraId="36CCA9E0"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API via Native Fabric Data Factory connectors</w:t>
            </w:r>
          </w:p>
        </w:tc>
      </w:tr>
      <w:tr w:rsidR="0038709C" w:rsidRPr="003C2F94" w14:paraId="78AF1753"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165213C2"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Format</w:t>
            </w:r>
          </w:p>
        </w:tc>
        <w:tc>
          <w:tcPr>
            <w:tcW w:w="3847" w:type="pct"/>
            <w:noWrap/>
            <w:hideMark/>
          </w:tcPr>
          <w:p w14:paraId="65CCB0FF"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JSON data unpacked to form tabular data from the objects</w:t>
            </w:r>
          </w:p>
        </w:tc>
      </w:tr>
      <w:tr w:rsidR="0038709C" w:rsidRPr="003C2F94" w14:paraId="7473FBC5"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01ED28C"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Configuration</w:t>
            </w:r>
          </w:p>
        </w:tc>
        <w:tc>
          <w:tcPr>
            <w:tcW w:w="3847" w:type="pct"/>
            <w:noWrap/>
            <w:hideMark/>
          </w:tcPr>
          <w:p w14:paraId="69802763"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Pr>
                <w:rFonts w:ascii="Aptos Narrow" w:hAnsi="Aptos Narrow"/>
                <w:color w:val="000000"/>
                <w:lang w:eastAsia="en-AU"/>
              </w:rPr>
              <w:t>HTTP GET</w:t>
            </w:r>
            <w:r w:rsidRPr="003C2F94">
              <w:rPr>
                <w:rFonts w:ascii="Aptos Narrow" w:hAnsi="Aptos Narrow"/>
                <w:color w:val="000000"/>
                <w:lang w:eastAsia="en-AU"/>
              </w:rPr>
              <w:t xml:space="preserve"> selecting fields and filtering records for extraction.</w:t>
            </w:r>
          </w:p>
        </w:tc>
      </w:tr>
      <w:tr w:rsidR="0038709C" w:rsidRPr="003C2F94" w14:paraId="4A5B0A95"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08EA99B"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Compression</w:t>
            </w:r>
          </w:p>
        </w:tc>
        <w:tc>
          <w:tcPr>
            <w:tcW w:w="3847" w:type="pct"/>
            <w:noWrap/>
            <w:hideMark/>
          </w:tcPr>
          <w:p w14:paraId="1C0D6EA9"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w:t>
            </w:r>
          </w:p>
        </w:tc>
      </w:tr>
      <w:tr w:rsidR="0038709C" w:rsidRPr="003C2F94" w14:paraId="1ADCB911"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1B1D105"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Authentication</w:t>
            </w:r>
          </w:p>
        </w:tc>
        <w:tc>
          <w:tcPr>
            <w:tcW w:w="3847" w:type="pct"/>
            <w:noWrap/>
            <w:hideMark/>
          </w:tcPr>
          <w:p w14:paraId="3DAC6CF5"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Anonymous (Public API)</w:t>
            </w:r>
          </w:p>
        </w:tc>
      </w:tr>
    </w:tbl>
    <w:p w14:paraId="10FB3637" w14:textId="77777777" w:rsidR="00EA3E23" w:rsidRPr="00EA3E23" w:rsidRDefault="00EA3E23" w:rsidP="00EA3E23">
      <w:pPr>
        <w:pStyle w:val="Heading4"/>
        <w:numPr>
          <w:ilvl w:val="0"/>
          <w:numId w:val="0"/>
        </w:numPr>
        <w:ind w:left="851" w:hanging="851"/>
        <w:rPr>
          <w:lang w:val="en-AU"/>
        </w:rPr>
      </w:pPr>
      <w:r>
        <w:br w:type="page"/>
      </w:r>
    </w:p>
    <w:p w14:paraId="20B46E49" w14:textId="3C75DF10" w:rsidR="0038709C" w:rsidRPr="00CA41D2" w:rsidRDefault="0038709C" w:rsidP="000244BF">
      <w:pPr>
        <w:pStyle w:val="Heading4"/>
        <w:rPr>
          <w:lang w:val="en-AU"/>
        </w:rPr>
      </w:pPr>
      <w:r w:rsidRPr="00CA41D2">
        <w:rPr>
          <w:lang w:val="en-AU"/>
        </w:rPr>
        <w:lastRenderedPageBreak/>
        <w:t>Sink</w:t>
      </w:r>
    </w:p>
    <w:tbl>
      <w:tblPr>
        <w:tblStyle w:val="ListTable4-Accent51"/>
        <w:tblW w:w="5000" w:type="pct"/>
        <w:tblLook w:val="04A0" w:firstRow="1" w:lastRow="0" w:firstColumn="1" w:lastColumn="0" w:noHBand="0" w:noVBand="1"/>
      </w:tblPr>
      <w:tblGrid>
        <w:gridCol w:w="2647"/>
        <w:gridCol w:w="6557"/>
      </w:tblGrid>
      <w:tr w:rsidR="0038709C" w:rsidRPr="003C2F94" w14:paraId="562459A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4F7A755" w14:textId="77777777" w:rsidR="0038709C" w:rsidRPr="00CA41D2" w:rsidRDefault="0038709C">
            <w:r w:rsidRPr="00CA41D2">
              <w:t>Sink Attribute</w:t>
            </w:r>
          </w:p>
        </w:tc>
        <w:tc>
          <w:tcPr>
            <w:tcW w:w="3562" w:type="pct"/>
            <w:hideMark/>
          </w:tcPr>
          <w:p w14:paraId="6BDB4649" w14:textId="77777777" w:rsidR="0038709C" w:rsidRPr="00CA41D2" w:rsidRDefault="0038709C">
            <w:pPr>
              <w:cnfStyle w:val="100000000000" w:firstRow="1" w:lastRow="0" w:firstColumn="0" w:lastColumn="0" w:oddVBand="0" w:evenVBand="0" w:oddHBand="0" w:evenHBand="0" w:firstRowFirstColumn="0" w:firstRowLastColumn="0" w:lastRowFirstColumn="0" w:lastRowLastColumn="0"/>
            </w:pPr>
            <w:r w:rsidRPr="00CA41D2">
              <w:t>Details</w:t>
            </w:r>
          </w:p>
        </w:tc>
      </w:tr>
      <w:tr w:rsidR="0038709C" w:rsidRPr="003C2F94" w14:paraId="5B56D0B7"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B8F39BF" w14:textId="77777777" w:rsidR="0038709C" w:rsidRPr="00CA41D2" w:rsidRDefault="0038709C">
            <w:r w:rsidRPr="00CA41D2">
              <w:rPr>
                <w:rFonts w:ascii="Aptos Narrow" w:hAnsi="Aptos Narrow"/>
                <w:color w:val="000000"/>
              </w:rPr>
              <w:t>Type</w:t>
            </w:r>
          </w:p>
        </w:tc>
        <w:tc>
          <w:tcPr>
            <w:tcW w:w="3562" w:type="pct"/>
            <w:hideMark/>
          </w:tcPr>
          <w:p w14:paraId="50A7406F"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3B5FB951"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62552DD8"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78CC9401"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38709C" w:rsidRPr="003C2F94" w14:paraId="3F56BAD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C91DB1E" w14:textId="77777777" w:rsidR="0038709C" w:rsidRPr="00CA41D2" w:rsidRDefault="0038709C">
            <w:r w:rsidRPr="00CA41D2">
              <w:rPr>
                <w:rFonts w:ascii="Aptos Narrow" w:hAnsi="Aptos Narrow"/>
                <w:color w:val="000000"/>
              </w:rPr>
              <w:t>Format</w:t>
            </w:r>
          </w:p>
        </w:tc>
        <w:tc>
          <w:tcPr>
            <w:tcW w:w="3562" w:type="pct"/>
            <w:hideMark/>
          </w:tcPr>
          <w:p w14:paraId="728FD12E"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1258D643"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75208840"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7C17FD20"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p>
        </w:tc>
      </w:tr>
      <w:tr w:rsidR="0038709C" w:rsidRPr="003C2F94" w14:paraId="40FFDE01"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D49F06A" w14:textId="77777777" w:rsidR="0038709C" w:rsidRPr="00CA41D2" w:rsidRDefault="0038709C">
            <w:r w:rsidRPr="00CA41D2">
              <w:rPr>
                <w:rFonts w:ascii="Aptos Narrow" w:hAnsi="Aptos Narrow"/>
                <w:color w:val="000000"/>
              </w:rPr>
              <w:t>Partitioning</w:t>
            </w:r>
          </w:p>
        </w:tc>
        <w:tc>
          <w:tcPr>
            <w:tcW w:w="3562" w:type="pct"/>
            <w:hideMark/>
          </w:tcPr>
          <w:p w14:paraId="18990274"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38709C" w:rsidRPr="003C2F94" w14:paraId="75D5E09D"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2F4993E" w14:textId="77777777" w:rsidR="0038709C" w:rsidRPr="00CA41D2" w:rsidRDefault="0038709C">
            <w:r w:rsidRPr="00CA41D2">
              <w:rPr>
                <w:rFonts w:ascii="Aptos Narrow" w:hAnsi="Aptos Narrow"/>
                <w:color w:val="000000"/>
              </w:rPr>
              <w:t>Compression</w:t>
            </w:r>
          </w:p>
        </w:tc>
        <w:tc>
          <w:tcPr>
            <w:tcW w:w="3562" w:type="pct"/>
            <w:hideMark/>
          </w:tcPr>
          <w:p w14:paraId="6CA7A0EF"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38709C" w:rsidRPr="003C2F94" w14:paraId="7227AC3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916E78A" w14:textId="77777777" w:rsidR="0038709C" w:rsidRPr="00CA41D2" w:rsidRDefault="0038709C">
            <w:r w:rsidRPr="00CA41D2">
              <w:rPr>
                <w:rFonts w:ascii="Aptos Narrow" w:hAnsi="Aptos Narrow"/>
                <w:color w:val="000000"/>
              </w:rPr>
              <w:t>Configuration</w:t>
            </w:r>
          </w:p>
        </w:tc>
        <w:tc>
          <w:tcPr>
            <w:tcW w:w="3562" w:type="pct"/>
            <w:hideMark/>
          </w:tcPr>
          <w:p w14:paraId="6EBD6063"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Schema mapping between ePlanning fields and target columns in the sink.</w:t>
            </w:r>
          </w:p>
        </w:tc>
      </w:tr>
    </w:tbl>
    <w:p w14:paraId="67509CF4" w14:textId="1AA22698" w:rsidR="00EA3E23" w:rsidRPr="00EA3E23" w:rsidRDefault="00EA3E23" w:rsidP="00EA3E23">
      <w:pPr>
        <w:pStyle w:val="Heading4"/>
        <w:numPr>
          <w:ilvl w:val="0"/>
          <w:numId w:val="0"/>
        </w:numPr>
        <w:ind w:left="851" w:hanging="851"/>
        <w:rPr>
          <w:lang w:val="en-AU"/>
        </w:rPr>
      </w:pPr>
    </w:p>
    <w:p w14:paraId="770612A4" w14:textId="60DBB236" w:rsidR="0038709C" w:rsidRPr="00CA41D2" w:rsidRDefault="0038709C" w:rsidP="000244BF">
      <w:pPr>
        <w:pStyle w:val="Heading4"/>
        <w:rPr>
          <w:lang w:val="en-AU"/>
        </w:rPr>
      </w:pPr>
      <w:r w:rsidRPr="00CA41D2">
        <w:rPr>
          <w:lang w:val="en-AU"/>
        </w:rPr>
        <w:t>Pipeline parameters</w:t>
      </w:r>
    </w:p>
    <w:tbl>
      <w:tblPr>
        <w:tblW w:w="5000" w:type="pct"/>
        <w:tblLayout w:type="fixed"/>
        <w:tblLook w:val="04A0" w:firstRow="1" w:lastRow="0" w:firstColumn="1" w:lastColumn="0" w:noHBand="0" w:noVBand="1"/>
      </w:tblPr>
      <w:tblGrid>
        <w:gridCol w:w="1730"/>
        <w:gridCol w:w="813"/>
        <w:gridCol w:w="1416"/>
        <w:gridCol w:w="5235"/>
      </w:tblGrid>
      <w:tr w:rsidR="0038709C" w:rsidRPr="009276BD" w14:paraId="26FF9B4A" w14:textId="77777777">
        <w:trPr>
          <w:trHeight w:val="20"/>
        </w:trPr>
        <w:tc>
          <w:tcPr>
            <w:tcW w:w="941" w:type="pct"/>
            <w:tcBorders>
              <w:top w:val="single" w:sz="8" w:space="0" w:color="auto"/>
              <w:left w:val="single" w:sz="8" w:space="0" w:color="auto"/>
              <w:bottom w:val="single" w:sz="8" w:space="0" w:color="auto"/>
              <w:right w:val="single" w:sz="8" w:space="0" w:color="auto"/>
            </w:tcBorders>
            <w:shd w:val="clear" w:color="000000" w:fill="44546A"/>
            <w:vAlign w:val="center"/>
            <w:hideMark/>
          </w:tcPr>
          <w:p w14:paraId="3F060FFE"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Name</w:t>
            </w:r>
          </w:p>
        </w:tc>
        <w:tc>
          <w:tcPr>
            <w:tcW w:w="442" w:type="pct"/>
            <w:tcBorders>
              <w:top w:val="single" w:sz="8" w:space="0" w:color="auto"/>
              <w:left w:val="nil"/>
              <w:bottom w:val="single" w:sz="8" w:space="0" w:color="auto"/>
              <w:right w:val="single" w:sz="8" w:space="0" w:color="auto"/>
            </w:tcBorders>
            <w:shd w:val="clear" w:color="000000" w:fill="44546A"/>
            <w:vAlign w:val="center"/>
            <w:hideMark/>
          </w:tcPr>
          <w:p w14:paraId="66A06B32"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Type</w:t>
            </w:r>
          </w:p>
        </w:tc>
        <w:tc>
          <w:tcPr>
            <w:tcW w:w="770" w:type="pct"/>
            <w:tcBorders>
              <w:top w:val="single" w:sz="8" w:space="0" w:color="auto"/>
              <w:left w:val="nil"/>
              <w:bottom w:val="single" w:sz="8" w:space="0" w:color="auto"/>
              <w:right w:val="single" w:sz="8" w:space="0" w:color="auto"/>
            </w:tcBorders>
            <w:shd w:val="clear" w:color="000000" w:fill="44546A"/>
            <w:vAlign w:val="center"/>
            <w:hideMark/>
          </w:tcPr>
          <w:p w14:paraId="333D5AE5"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Example Value</w:t>
            </w:r>
          </w:p>
        </w:tc>
        <w:tc>
          <w:tcPr>
            <w:tcW w:w="2847" w:type="pct"/>
            <w:tcBorders>
              <w:top w:val="single" w:sz="8" w:space="0" w:color="auto"/>
              <w:left w:val="nil"/>
              <w:bottom w:val="single" w:sz="8" w:space="0" w:color="auto"/>
              <w:right w:val="single" w:sz="8" w:space="0" w:color="auto"/>
            </w:tcBorders>
            <w:shd w:val="clear" w:color="000000" w:fill="44546A"/>
            <w:vAlign w:val="center"/>
            <w:hideMark/>
          </w:tcPr>
          <w:p w14:paraId="53D4D516"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Purpose</w:t>
            </w:r>
          </w:p>
        </w:tc>
      </w:tr>
      <w:tr w:rsidR="0038709C" w:rsidRPr="009276BD" w14:paraId="0DC66D87"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36F527BF"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objectApiName</w:t>
            </w:r>
          </w:p>
        </w:tc>
        <w:tc>
          <w:tcPr>
            <w:tcW w:w="442" w:type="pct"/>
            <w:tcBorders>
              <w:top w:val="nil"/>
              <w:left w:val="nil"/>
              <w:bottom w:val="single" w:sz="8" w:space="0" w:color="auto"/>
              <w:right w:val="single" w:sz="8" w:space="0" w:color="auto"/>
            </w:tcBorders>
            <w:noWrap/>
            <w:vAlign w:val="center"/>
            <w:hideMark/>
          </w:tcPr>
          <w:p w14:paraId="76029743"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5C71CD1D"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"Application"</w:t>
            </w:r>
          </w:p>
        </w:tc>
        <w:tc>
          <w:tcPr>
            <w:tcW w:w="2847" w:type="pct"/>
            <w:tcBorders>
              <w:top w:val="nil"/>
              <w:left w:val="nil"/>
              <w:bottom w:val="single" w:sz="8" w:space="0" w:color="auto"/>
              <w:right w:val="single" w:sz="8" w:space="0" w:color="auto"/>
            </w:tcBorders>
            <w:noWrap/>
            <w:vAlign w:val="center"/>
            <w:hideMark/>
          </w:tcPr>
          <w:p w14:paraId="14D6C168"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Specifies the API object to extract data from (dynamic URL path).</w:t>
            </w:r>
          </w:p>
        </w:tc>
      </w:tr>
      <w:tr w:rsidR="0038709C" w:rsidRPr="009276BD" w14:paraId="02BF51E8"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1064971B"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ObjectLoadType</w:t>
            </w:r>
          </w:p>
        </w:tc>
        <w:tc>
          <w:tcPr>
            <w:tcW w:w="442" w:type="pct"/>
            <w:tcBorders>
              <w:top w:val="nil"/>
              <w:left w:val="nil"/>
              <w:bottom w:val="single" w:sz="8" w:space="0" w:color="auto"/>
              <w:right w:val="single" w:sz="8" w:space="0" w:color="auto"/>
            </w:tcBorders>
            <w:noWrap/>
            <w:vAlign w:val="center"/>
            <w:hideMark/>
          </w:tcPr>
          <w:p w14:paraId="7E05B016"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3B412E8F"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"DeltaLoad" or "FullLoad"</w:t>
            </w:r>
          </w:p>
        </w:tc>
        <w:tc>
          <w:tcPr>
            <w:tcW w:w="2847" w:type="pct"/>
            <w:tcBorders>
              <w:top w:val="nil"/>
              <w:left w:val="nil"/>
              <w:bottom w:val="single" w:sz="8" w:space="0" w:color="auto"/>
              <w:right w:val="single" w:sz="8" w:space="0" w:color="auto"/>
            </w:tcBorders>
            <w:noWrap/>
            <w:vAlign w:val="center"/>
            <w:hideMark/>
          </w:tcPr>
          <w:p w14:paraId="4EA3F373"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Defines whether a full load or delta (incremental) load is performed.</w:t>
            </w:r>
          </w:p>
        </w:tc>
      </w:tr>
      <w:tr w:rsidR="0038709C" w:rsidRPr="009276BD" w14:paraId="46A19B49"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00B5DD91"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watermarkColumnStartValue</w:t>
            </w:r>
          </w:p>
        </w:tc>
        <w:tc>
          <w:tcPr>
            <w:tcW w:w="442" w:type="pct"/>
            <w:tcBorders>
              <w:top w:val="nil"/>
              <w:left w:val="nil"/>
              <w:bottom w:val="single" w:sz="8" w:space="0" w:color="auto"/>
              <w:right w:val="single" w:sz="8" w:space="0" w:color="auto"/>
            </w:tcBorders>
            <w:noWrap/>
            <w:vAlign w:val="center"/>
            <w:hideMark/>
          </w:tcPr>
          <w:p w14:paraId="5C01C491"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ADEC4B0"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"2024-01-01T00:00:00Z"</w:t>
            </w:r>
          </w:p>
        </w:tc>
        <w:tc>
          <w:tcPr>
            <w:tcW w:w="2847" w:type="pct"/>
            <w:tcBorders>
              <w:top w:val="nil"/>
              <w:left w:val="nil"/>
              <w:bottom w:val="single" w:sz="8" w:space="0" w:color="auto"/>
              <w:right w:val="single" w:sz="8" w:space="0" w:color="auto"/>
            </w:tcBorders>
            <w:noWrap/>
            <w:vAlign w:val="center"/>
            <w:hideMark/>
          </w:tcPr>
          <w:p w14:paraId="5F2C6EC0"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Starting point for delta load filtering (e.g., updated records since a date).</w:t>
            </w:r>
          </w:p>
        </w:tc>
      </w:tr>
      <w:tr w:rsidR="0038709C" w:rsidRPr="009276BD" w14:paraId="6CCC32AF"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40CF09B3"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windowStart</w:t>
            </w:r>
          </w:p>
        </w:tc>
        <w:tc>
          <w:tcPr>
            <w:tcW w:w="442" w:type="pct"/>
            <w:tcBorders>
              <w:top w:val="nil"/>
              <w:left w:val="nil"/>
              <w:bottom w:val="single" w:sz="8" w:space="0" w:color="auto"/>
              <w:right w:val="single" w:sz="8" w:space="0" w:color="auto"/>
            </w:tcBorders>
            <w:noWrap/>
            <w:vAlign w:val="center"/>
            <w:hideMark/>
          </w:tcPr>
          <w:p w14:paraId="61B3EB1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E4FEEF6"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"2025-03-21T00:00:00Z"</w:t>
            </w:r>
          </w:p>
        </w:tc>
        <w:tc>
          <w:tcPr>
            <w:tcW w:w="2847" w:type="pct"/>
            <w:tcBorders>
              <w:top w:val="nil"/>
              <w:left w:val="nil"/>
              <w:bottom w:val="single" w:sz="8" w:space="0" w:color="auto"/>
              <w:right w:val="single" w:sz="8" w:space="0" w:color="auto"/>
            </w:tcBorders>
            <w:noWrap/>
            <w:vAlign w:val="center"/>
            <w:hideMark/>
          </w:tcPr>
          <w:p w14:paraId="6B8F2004"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Timestamp for the batch process (used for BatchId creation).</w:t>
            </w:r>
          </w:p>
        </w:tc>
      </w:tr>
      <w:tr w:rsidR="0038709C" w:rsidRPr="009276BD" w14:paraId="1AA2D012"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70C15FE1"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watermarkColumnName</w:t>
            </w:r>
          </w:p>
        </w:tc>
        <w:tc>
          <w:tcPr>
            <w:tcW w:w="442" w:type="pct"/>
            <w:tcBorders>
              <w:top w:val="nil"/>
              <w:left w:val="nil"/>
              <w:bottom w:val="single" w:sz="8" w:space="0" w:color="auto"/>
              <w:right w:val="single" w:sz="8" w:space="0" w:color="auto"/>
            </w:tcBorders>
            <w:noWrap/>
            <w:vAlign w:val="center"/>
            <w:hideMark/>
          </w:tcPr>
          <w:p w14:paraId="458821C4"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12842CC1"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"LastModifiedDate"</w:t>
            </w:r>
          </w:p>
        </w:tc>
        <w:tc>
          <w:tcPr>
            <w:tcW w:w="2847" w:type="pct"/>
            <w:tcBorders>
              <w:top w:val="nil"/>
              <w:left w:val="nil"/>
              <w:bottom w:val="single" w:sz="8" w:space="0" w:color="auto"/>
              <w:right w:val="single" w:sz="8" w:space="0" w:color="auto"/>
            </w:tcBorders>
            <w:noWrap/>
            <w:vAlign w:val="center"/>
            <w:hideMark/>
          </w:tcPr>
          <w:p w14:paraId="73B5A5B4"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Name of the column used for delta loads</w:t>
            </w:r>
          </w:p>
        </w:tc>
      </w:tr>
      <w:tr w:rsidR="0038709C" w:rsidRPr="009276BD" w14:paraId="1EFF165D"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731508BE"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totalPages</w:t>
            </w:r>
          </w:p>
        </w:tc>
        <w:tc>
          <w:tcPr>
            <w:tcW w:w="442" w:type="pct"/>
            <w:tcBorders>
              <w:top w:val="nil"/>
              <w:left w:val="nil"/>
              <w:bottom w:val="single" w:sz="8" w:space="0" w:color="auto"/>
              <w:right w:val="single" w:sz="8" w:space="0" w:color="auto"/>
            </w:tcBorders>
            <w:noWrap/>
            <w:vAlign w:val="center"/>
            <w:hideMark/>
          </w:tcPr>
          <w:p w14:paraId="08FD68CC"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7CAA12AD" w14:textId="77777777" w:rsidR="0038709C" w:rsidRPr="009276BD" w:rsidRDefault="0038709C">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10</w:t>
            </w:r>
          </w:p>
        </w:tc>
        <w:tc>
          <w:tcPr>
            <w:tcW w:w="2847" w:type="pct"/>
            <w:tcBorders>
              <w:top w:val="nil"/>
              <w:left w:val="nil"/>
              <w:bottom w:val="single" w:sz="8" w:space="0" w:color="auto"/>
              <w:right w:val="single" w:sz="8" w:space="0" w:color="auto"/>
            </w:tcBorders>
            <w:noWrap/>
            <w:vAlign w:val="center"/>
            <w:hideMark/>
          </w:tcPr>
          <w:p w14:paraId="239B7C5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Total number of pages returned by the API.</w:t>
            </w:r>
          </w:p>
        </w:tc>
      </w:tr>
      <w:tr w:rsidR="0038709C" w:rsidRPr="009276BD" w14:paraId="600B094B"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3B09BD0F"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currentPage</w:t>
            </w:r>
          </w:p>
        </w:tc>
        <w:tc>
          <w:tcPr>
            <w:tcW w:w="442" w:type="pct"/>
            <w:tcBorders>
              <w:top w:val="nil"/>
              <w:left w:val="nil"/>
              <w:bottom w:val="single" w:sz="8" w:space="0" w:color="auto"/>
              <w:right w:val="single" w:sz="8" w:space="0" w:color="auto"/>
            </w:tcBorders>
            <w:noWrap/>
            <w:vAlign w:val="center"/>
            <w:hideMark/>
          </w:tcPr>
          <w:p w14:paraId="7FA6C907"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3C7B16EA" w14:textId="77777777" w:rsidR="0038709C" w:rsidRPr="009276BD" w:rsidRDefault="0038709C">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w:t>
            </w:r>
          </w:p>
        </w:tc>
        <w:tc>
          <w:tcPr>
            <w:tcW w:w="2847" w:type="pct"/>
            <w:tcBorders>
              <w:top w:val="nil"/>
              <w:left w:val="nil"/>
              <w:bottom w:val="single" w:sz="8" w:space="0" w:color="auto"/>
              <w:right w:val="single" w:sz="8" w:space="0" w:color="auto"/>
            </w:tcBorders>
            <w:noWrap/>
            <w:vAlign w:val="center"/>
            <w:hideMark/>
          </w:tcPr>
          <w:p w14:paraId="592AF522"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Tracks the current page being processed.</w:t>
            </w:r>
          </w:p>
        </w:tc>
      </w:tr>
      <w:tr w:rsidR="0038709C" w:rsidRPr="009276BD" w14:paraId="7C3C2EC4"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22706A53"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tempPage</w:t>
            </w:r>
          </w:p>
        </w:tc>
        <w:tc>
          <w:tcPr>
            <w:tcW w:w="442" w:type="pct"/>
            <w:tcBorders>
              <w:top w:val="nil"/>
              <w:left w:val="nil"/>
              <w:bottom w:val="single" w:sz="8" w:space="0" w:color="auto"/>
              <w:right w:val="single" w:sz="8" w:space="0" w:color="auto"/>
            </w:tcBorders>
            <w:noWrap/>
            <w:vAlign w:val="center"/>
            <w:hideMark/>
          </w:tcPr>
          <w:p w14:paraId="4DABB117"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4EB5AF5F" w14:textId="77777777" w:rsidR="0038709C" w:rsidRPr="009276BD" w:rsidRDefault="0038709C">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w:t>
            </w:r>
          </w:p>
        </w:tc>
        <w:tc>
          <w:tcPr>
            <w:tcW w:w="2847" w:type="pct"/>
            <w:tcBorders>
              <w:top w:val="nil"/>
              <w:left w:val="nil"/>
              <w:bottom w:val="single" w:sz="8" w:space="0" w:color="auto"/>
              <w:right w:val="single" w:sz="8" w:space="0" w:color="auto"/>
            </w:tcBorders>
            <w:noWrap/>
            <w:vAlign w:val="center"/>
            <w:hideMark/>
          </w:tcPr>
          <w:p w14:paraId="2B15BE8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for next page calculation.</w:t>
            </w:r>
          </w:p>
        </w:tc>
      </w:tr>
      <w:tr w:rsidR="0038709C" w:rsidRPr="009276BD" w14:paraId="3E3C1DBF"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2BDB0599"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w:t>
            </w:r>
          </w:p>
        </w:tc>
        <w:tc>
          <w:tcPr>
            <w:tcW w:w="442" w:type="pct"/>
            <w:tcBorders>
              <w:top w:val="nil"/>
              <w:left w:val="nil"/>
              <w:bottom w:val="single" w:sz="8" w:space="0" w:color="auto"/>
              <w:right w:val="single" w:sz="8" w:space="0" w:color="auto"/>
            </w:tcBorders>
            <w:noWrap/>
            <w:vAlign w:val="center"/>
            <w:hideMark/>
          </w:tcPr>
          <w:p w14:paraId="0C7283B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2034DC9A"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(not explicitly shown; placeholder string)</w:t>
            </w:r>
          </w:p>
        </w:tc>
        <w:tc>
          <w:tcPr>
            <w:tcW w:w="2847" w:type="pct"/>
            <w:tcBorders>
              <w:top w:val="nil"/>
              <w:left w:val="nil"/>
              <w:bottom w:val="single" w:sz="8" w:space="0" w:color="auto"/>
              <w:right w:val="single" w:sz="8" w:space="0" w:color="auto"/>
            </w:tcBorders>
            <w:noWrap/>
            <w:vAlign w:val="center"/>
            <w:hideMark/>
          </w:tcPr>
          <w:p w14:paraId="26FFCBD9"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to assist next page calculation.</w:t>
            </w:r>
          </w:p>
        </w:tc>
      </w:tr>
    </w:tbl>
    <w:p w14:paraId="234E0107" w14:textId="77777777" w:rsidR="0038709C" w:rsidRPr="00CA41D2" w:rsidRDefault="0038709C" w:rsidP="000244BF">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38709C" w:rsidRPr="009276BD" w14:paraId="5179937E"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028A3ED1" w14:textId="77777777" w:rsidR="0038709C" w:rsidRPr="00CA41D2" w:rsidRDefault="0038709C" w:rsidP="00152C5A">
            <w:pPr>
              <w:pStyle w:val="TableStyle"/>
            </w:pPr>
            <w:r w:rsidRPr="00CA41D2">
              <w:t>Master pipeline name</w:t>
            </w:r>
          </w:p>
        </w:tc>
        <w:tc>
          <w:tcPr>
            <w:tcW w:w="5221" w:type="dxa"/>
          </w:tcPr>
          <w:p w14:paraId="0C98802A" w14:textId="77777777" w:rsidR="0038709C" w:rsidRPr="00CA41D2" w:rsidRDefault="0038709C" w:rsidP="00152C5A">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38709C" w:rsidRPr="009276BD" w14:paraId="085347D8"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tblGrid>
            <w:tr w:rsidR="0038709C" w:rsidRPr="009276BD" w14:paraId="10B08A7C" w14:textId="77777777">
              <w:trPr>
                <w:tblCellSpacing w:w="15" w:type="dxa"/>
              </w:trPr>
              <w:tc>
                <w:tcPr>
                  <w:tcW w:w="0" w:type="auto"/>
                  <w:vAlign w:val="center"/>
                  <w:hideMark/>
                </w:tcPr>
                <w:p w14:paraId="401C1724" w14:textId="52806C8C" w:rsidR="0038709C" w:rsidRPr="009276BD" w:rsidRDefault="0038709C" w:rsidP="00152C5A">
                  <w:pPr>
                    <w:pStyle w:val="TableStyle"/>
                  </w:pPr>
                  <w:r w:rsidRPr="009276BD">
                    <w:t xml:space="preserve">P_ </w:t>
                  </w:r>
                  <w:r w:rsidR="00EB5585">
                    <w:t>BioNet</w:t>
                  </w:r>
                  <w:r w:rsidRPr="009276BD">
                    <w:t>_Ingestion_Master</w:t>
                  </w:r>
                </w:p>
              </w:tc>
            </w:tr>
          </w:tbl>
          <w:p w14:paraId="5FBD78AF" w14:textId="77777777" w:rsidR="0038709C" w:rsidRPr="009276BD" w:rsidRDefault="0038709C" w:rsidP="00152C5A">
            <w:pPr>
              <w:pStyle w:val="TableStyle"/>
              <w:rPr>
                <w:b w:val="0"/>
                <w:bCs w:val="0"/>
              </w:rPr>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38709C" w:rsidRPr="009276BD" w14:paraId="5B284B6B" w14:textId="77777777">
              <w:trPr>
                <w:tblCellSpacing w:w="15" w:type="dxa"/>
              </w:trPr>
              <w:tc>
                <w:tcPr>
                  <w:tcW w:w="0" w:type="auto"/>
                  <w:vAlign w:val="center"/>
                  <w:hideMark/>
                </w:tcPr>
                <w:p w14:paraId="02CBAFEA" w14:textId="28694B16" w:rsidR="0038709C" w:rsidRPr="00CA41D2" w:rsidRDefault="0038709C" w:rsidP="00152C5A">
                  <w:pPr>
                    <w:pStyle w:val="TableStyle"/>
                  </w:pPr>
                  <w:r w:rsidRPr="009276BD">
                    <w:t xml:space="preserve">Orchestrates the end-to-end ingestion process for </w:t>
                  </w:r>
                  <w:r w:rsidR="00EB5585">
                    <w:t>BioNet</w:t>
                  </w:r>
                  <w:r w:rsidR="00EB5585" w:rsidRPr="009276BD">
                    <w:t xml:space="preserve"> </w:t>
                  </w:r>
                  <w:r w:rsidRPr="009276BD">
                    <w:t>data source.</w:t>
                  </w:r>
                </w:p>
              </w:tc>
            </w:tr>
          </w:tbl>
          <w:p w14:paraId="33E2368B" w14:textId="77777777" w:rsidR="0038709C" w:rsidRPr="00CA41D2" w:rsidRDefault="0038709C" w:rsidP="00152C5A">
            <w:pPr>
              <w:pStyle w:val="TableStyle"/>
              <w:cnfStyle w:val="000000000000" w:firstRow="0" w:lastRow="0" w:firstColumn="0" w:lastColumn="0" w:oddVBand="0" w:evenVBand="0" w:oddHBand="0" w:evenHBand="0" w:firstRowFirstColumn="0" w:firstRowLastColumn="0" w:lastRowFirstColumn="0" w:lastRowLastColumn="0"/>
            </w:pPr>
          </w:p>
        </w:tc>
      </w:tr>
    </w:tbl>
    <w:p w14:paraId="7DF7D8AC" w14:textId="77777777" w:rsidR="0038709C" w:rsidRPr="00CA41D2" w:rsidRDefault="0038709C" w:rsidP="0038709C">
      <w:pPr>
        <w:rPr>
          <w:lang w:eastAsia="ja-JP"/>
        </w:rPr>
      </w:pPr>
    </w:p>
    <w:p w14:paraId="284028F6" w14:textId="77777777" w:rsidR="0038709C" w:rsidRPr="00CA41D2" w:rsidRDefault="0038709C" w:rsidP="000244BF">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38709C" w:rsidRPr="003C2F94" w14:paraId="6D4B842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0701D30" w14:textId="77777777" w:rsidR="0038709C" w:rsidRPr="00152C5A" w:rsidRDefault="0038709C" w:rsidP="00152C5A">
            <w:pPr>
              <w:pStyle w:val="TableStyle"/>
            </w:pPr>
            <w:r w:rsidRPr="00152C5A">
              <w:t>Module Name</w:t>
            </w:r>
          </w:p>
        </w:tc>
        <w:tc>
          <w:tcPr>
            <w:tcW w:w="4432" w:type="dxa"/>
          </w:tcPr>
          <w:p w14:paraId="281CA0A4" w14:textId="77777777" w:rsidR="0038709C" w:rsidRPr="00152C5A" w:rsidRDefault="0038709C" w:rsidP="00152C5A">
            <w:pPr>
              <w:pStyle w:val="TableStyle"/>
              <w:cnfStyle w:val="100000000000" w:firstRow="1" w:lastRow="0" w:firstColumn="0" w:lastColumn="0" w:oddVBand="0" w:evenVBand="0" w:oddHBand="0" w:evenHBand="0" w:firstRowFirstColumn="0" w:firstRowLastColumn="0" w:lastRowFirstColumn="0" w:lastRowLastColumn="0"/>
            </w:pPr>
            <w:r w:rsidRPr="00152C5A">
              <w:t>Description</w:t>
            </w:r>
          </w:p>
        </w:tc>
      </w:tr>
      <w:tr w:rsidR="0038709C" w:rsidRPr="003C2F94" w14:paraId="79627D49"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518A395" w14:textId="661A9DFD" w:rsidR="0038709C" w:rsidRPr="00152C5A" w:rsidRDefault="0038709C" w:rsidP="00152C5A">
            <w:pPr>
              <w:pStyle w:val="TableStyle"/>
            </w:pPr>
            <w:r w:rsidRPr="00152C5A">
              <w:t>L_</w:t>
            </w:r>
            <w:r w:rsidR="00EB5585" w:rsidRPr="00152C5A">
              <w:t xml:space="preserve"> BioNet </w:t>
            </w:r>
            <w:r w:rsidRPr="00152C5A">
              <w:t>_MetadataDrivenCopyTask_TopLevel</w:t>
            </w:r>
          </w:p>
        </w:tc>
        <w:tc>
          <w:tcPr>
            <w:tcW w:w="4432" w:type="dxa"/>
          </w:tcPr>
          <w:p w14:paraId="1D484A98"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top level which divides objects into batches and sends to the middle level module pipeline below</w:t>
            </w:r>
          </w:p>
        </w:tc>
      </w:tr>
      <w:tr w:rsidR="0038709C" w:rsidRPr="003C2F94" w14:paraId="66E94326"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526D5214" w14:textId="3F399E54" w:rsidR="0038709C" w:rsidRPr="00152C5A" w:rsidRDefault="0038709C" w:rsidP="00152C5A">
            <w:pPr>
              <w:pStyle w:val="TableStyle"/>
            </w:pPr>
            <w:r w:rsidRPr="00152C5A">
              <w:t>L_</w:t>
            </w:r>
            <w:r w:rsidR="00EB5585" w:rsidRPr="00152C5A">
              <w:t xml:space="preserve"> BioNet </w:t>
            </w:r>
            <w:r w:rsidRPr="00152C5A">
              <w:t>_MetadataDrivenCopyTask_MiddleLevel</w:t>
            </w:r>
          </w:p>
        </w:tc>
        <w:tc>
          <w:tcPr>
            <w:tcW w:w="4432" w:type="dxa"/>
          </w:tcPr>
          <w:p w14:paraId="46F2AD25"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middle level which routes batches of objects according to pipeline concurrency to be further ingestion</w:t>
            </w:r>
          </w:p>
        </w:tc>
      </w:tr>
      <w:tr w:rsidR="0038709C" w:rsidRPr="003C2F94" w14:paraId="1D1C1030"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DC1F96D" w14:textId="3D9CB992" w:rsidR="0038709C" w:rsidRPr="00152C5A" w:rsidRDefault="0038709C" w:rsidP="00152C5A">
            <w:pPr>
              <w:pStyle w:val="TableStyle"/>
            </w:pPr>
            <w:r w:rsidRPr="00152C5A">
              <w:t>L_</w:t>
            </w:r>
            <w:r w:rsidR="00EB5585" w:rsidRPr="00152C5A">
              <w:t xml:space="preserve"> BioNet </w:t>
            </w:r>
            <w:r w:rsidRPr="00152C5A">
              <w:t>_MetadataDrivenCopyTask_BottomLevel</w:t>
            </w:r>
          </w:p>
        </w:tc>
        <w:tc>
          <w:tcPr>
            <w:tcW w:w="4432" w:type="dxa"/>
          </w:tcPr>
          <w:p w14:paraId="358A7E4D" w14:textId="60AE85F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 xml:space="preserve">Native Fabric metadata driven copy activity pipeline bottom level copies objects from </w:t>
            </w:r>
            <w:r w:rsidR="00EB5585" w:rsidRPr="00152C5A">
              <w:t xml:space="preserve">BioNet </w:t>
            </w:r>
            <w:r w:rsidRPr="00152C5A">
              <w:t>API via native connectors</w:t>
            </w:r>
          </w:p>
        </w:tc>
      </w:tr>
      <w:tr w:rsidR="0038709C" w:rsidRPr="003C2F94" w14:paraId="36E1675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58A5CE76" w14:textId="1B806D3D" w:rsidR="0038709C" w:rsidRPr="00152C5A" w:rsidRDefault="0038709C" w:rsidP="00152C5A">
            <w:pPr>
              <w:pStyle w:val="TableStyle"/>
            </w:pPr>
            <w:r w:rsidRPr="00152C5A">
              <w:t>L_</w:t>
            </w:r>
            <w:r w:rsidR="00EB5585" w:rsidRPr="00152C5A">
              <w:t xml:space="preserve"> BioNet </w:t>
            </w:r>
            <w:r w:rsidRPr="00152C5A">
              <w:t>_Load_From_API_Endpoint</w:t>
            </w:r>
          </w:p>
        </w:tc>
        <w:tc>
          <w:tcPr>
            <w:tcW w:w="4432" w:type="dxa"/>
          </w:tcPr>
          <w:p w14:paraId="6BEE7A94"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bottom level copies accepts an object and manages the ingestion including watermarks (if applicable)</w:t>
            </w:r>
          </w:p>
        </w:tc>
      </w:tr>
      <w:tr w:rsidR="0038709C" w:rsidRPr="003C2F94" w14:paraId="4D703C84"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0456978" w14:textId="77777777" w:rsidR="0038709C" w:rsidRPr="00152C5A" w:rsidRDefault="0038709C" w:rsidP="00152C5A">
            <w:pPr>
              <w:pStyle w:val="TableStyle"/>
            </w:pPr>
            <w:r w:rsidRPr="00152C5A">
              <w:t>L_MergeBronzeToSilver</w:t>
            </w:r>
          </w:p>
        </w:tc>
        <w:tc>
          <w:tcPr>
            <w:tcW w:w="4432" w:type="dxa"/>
          </w:tcPr>
          <w:p w14:paraId="01EBC84F"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 xml:space="preserve">Runs a Fabric notebook to write Delta Tables in Silver </w:t>
            </w:r>
          </w:p>
        </w:tc>
      </w:tr>
    </w:tbl>
    <w:p w14:paraId="3CA6B446" w14:textId="77777777" w:rsidR="0038709C" w:rsidRPr="000E6ED5" w:rsidRDefault="0038709C" w:rsidP="0038709C"/>
    <w:p w14:paraId="7ED5D82D" w14:textId="3887973D" w:rsidR="00BB3A29" w:rsidRPr="00CA41D2" w:rsidRDefault="00BB3A29" w:rsidP="00AC1587">
      <w:pPr>
        <w:pStyle w:val="Heading2"/>
        <w:rPr>
          <w:lang w:val="en-AU"/>
        </w:rPr>
      </w:pPr>
      <w:bookmarkStart w:id="766" w:name="_Toc227142073"/>
      <w:r w:rsidRPr="00CA41D2">
        <w:rPr>
          <w:lang w:val="en-AU"/>
        </w:rPr>
        <w:t>e-Planning API Ingestion</w:t>
      </w:r>
      <w:bookmarkEnd w:id="766"/>
    </w:p>
    <w:p w14:paraId="5F2CA48C" w14:textId="5F5CACBD" w:rsidR="000E6ED5" w:rsidRPr="00CA41D2" w:rsidRDefault="000E6ED5" w:rsidP="000E6ED5">
      <w:pPr>
        <w:rPr>
          <w:lang w:val="en-US" w:eastAsia="ja-JP"/>
        </w:rPr>
      </w:pPr>
      <w:r w:rsidRPr="6E856EEE">
        <w:rPr>
          <w:lang w:val="en-US" w:eastAsia="ja-JP"/>
        </w:rPr>
        <w:t xml:space="preserve">This section refers to the ePlanning API Ingestion </w:t>
      </w:r>
      <w:r w:rsidR="00EB5585" w:rsidRPr="6E856EEE">
        <w:rPr>
          <w:lang w:val="en-US" w:eastAsia="ja-JP"/>
        </w:rPr>
        <w:t>developed</w:t>
      </w:r>
      <w:r w:rsidRPr="6E856EEE">
        <w:rPr>
          <w:lang w:val="en-US" w:eastAsia="ja-JP"/>
        </w:rPr>
        <w:t xml:space="preserve"> for ePlanning data.</w:t>
      </w:r>
    </w:p>
    <w:p w14:paraId="17BB9014" w14:textId="77777777" w:rsidR="00EA3E23" w:rsidRPr="00CA41D2" w:rsidRDefault="00EA3E23" w:rsidP="00EA3E23">
      <w:pPr>
        <w:rPr>
          <w:lang w:eastAsia="ja-JP"/>
        </w:rPr>
      </w:pPr>
      <w:r>
        <w:t>It follows a standardised pattern for API data ingestion; however, due to the significant variability in API interfaces and specifications, some custom Fabric Data Factory pipelines have been implemented within the Bronze layer to accommodate these differences.</w:t>
      </w:r>
    </w:p>
    <w:p w14:paraId="53ADD87F" w14:textId="77777777" w:rsidR="0091211A" w:rsidRPr="00CA41D2" w:rsidRDefault="0091211A" w:rsidP="00A549FD">
      <w:pPr>
        <w:pStyle w:val="Heading3"/>
        <w:rPr>
          <w:lang w:val="en-AU"/>
        </w:rPr>
      </w:pPr>
      <w:r w:rsidRPr="00CA41D2">
        <w:rPr>
          <w:lang w:val="en-AU"/>
        </w:rPr>
        <w:t>Ingestion</w:t>
      </w:r>
    </w:p>
    <w:p w14:paraId="4F57685D" w14:textId="77777777" w:rsidR="0091211A" w:rsidRPr="00CA41D2" w:rsidRDefault="0091211A" w:rsidP="000244BF">
      <w:pPr>
        <w:pStyle w:val="Heading4"/>
        <w:rPr>
          <w:lang w:val="en-AU"/>
        </w:rPr>
      </w:pPr>
      <w:r w:rsidRPr="00CA41D2">
        <w:rPr>
          <w:lang w:val="en-AU"/>
        </w:rPr>
        <w:t>Copy data activity details</w:t>
      </w:r>
    </w:p>
    <w:p w14:paraId="674B84A9" w14:textId="77777777" w:rsidR="0091211A" w:rsidRPr="00CA41D2" w:rsidRDefault="0091211A" w:rsidP="000244BF">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122"/>
        <w:gridCol w:w="7082"/>
      </w:tblGrid>
      <w:tr w:rsidR="0091211A" w:rsidRPr="003C2F94" w14:paraId="30B9E0A6" w14:textId="77777777" w:rsidTr="00C5258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53" w:type="pct"/>
            <w:hideMark/>
          </w:tcPr>
          <w:p w14:paraId="572D2F2B" w14:textId="77777777" w:rsidR="0091211A" w:rsidRPr="00CA41D2" w:rsidRDefault="0091211A">
            <w:r w:rsidRPr="00CA41D2">
              <w:t>Source Attribute</w:t>
            </w:r>
          </w:p>
        </w:tc>
        <w:tc>
          <w:tcPr>
            <w:tcW w:w="3847" w:type="pct"/>
            <w:hideMark/>
          </w:tcPr>
          <w:p w14:paraId="7B777469" w14:textId="77777777" w:rsidR="0091211A" w:rsidRPr="00CA41D2" w:rsidRDefault="0091211A">
            <w:pPr>
              <w:cnfStyle w:val="100000000000" w:firstRow="1" w:lastRow="0" w:firstColumn="0" w:lastColumn="0" w:oddVBand="0" w:evenVBand="0" w:oddHBand="0" w:evenHBand="0" w:firstRowFirstColumn="0" w:firstRowLastColumn="0" w:lastRowFirstColumn="0" w:lastRowLastColumn="0"/>
            </w:pPr>
            <w:r w:rsidRPr="00CA41D2">
              <w:t>Details</w:t>
            </w:r>
          </w:p>
        </w:tc>
      </w:tr>
      <w:tr w:rsidR="0091211A" w:rsidRPr="003C2F94" w14:paraId="11E6D00B"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65EC078F"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Type</w:t>
            </w:r>
          </w:p>
        </w:tc>
        <w:tc>
          <w:tcPr>
            <w:tcW w:w="3847" w:type="pct"/>
            <w:noWrap/>
            <w:hideMark/>
          </w:tcPr>
          <w:p w14:paraId="2AEAEF30" w14:textId="62B00F29"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API via Native Fabric Data Factory connectors</w:t>
            </w:r>
          </w:p>
        </w:tc>
      </w:tr>
      <w:tr w:rsidR="0091211A" w:rsidRPr="003C2F94" w14:paraId="23388477"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5EC7F409"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Format</w:t>
            </w:r>
          </w:p>
        </w:tc>
        <w:tc>
          <w:tcPr>
            <w:tcW w:w="3847" w:type="pct"/>
            <w:noWrap/>
            <w:hideMark/>
          </w:tcPr>
          <w:p w14:paraId="37E9E665" w14:textId="7D864153"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 xml:space="preserve">JSON data </w:t>
            </w:r>
            <w:r w:rsidR="00C52583">
              <w:rPr>
                <w:rFonts w:ascii="Aptos Narrow" w:hAnsi="Aptos Narrow"/>
                <w:color w:val="000000"/>
                <w:lang w:eastAsia="en-AU"/>
              </w:rPr>
              <w:t>unpacked to form tabular data from the objects</w:t>
            </w:r>
          </w:p>
        </w:tc>
      </w:tr>
      <w:tr w:rsidR="0091211A" w:rsidRPr="003C2F94" w14:paraId="3574CFD5"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A3E7F8E"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Configuration</w:t>
            </w:r>
          </w:p>
        </w:tc>
        <w:tc>
          <w:tcPr>
            <w:tcW w:w="3847" w:type="pct"/>
            <w:noWrap/>
            <w:hideMark/>
          </w:tcPr>
          <w:p w14:paraId="5AB03883" w14:textId="03EDC110"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sidR="00C52583">
              <w:rPr>
                <w:rFonts w:ascii="Aptos Narrow" w:hAnsi="Aptos Narrow"/>
                <w:color w:val="000000"/>
                <w:lang w:eastAsia="en-AU"/>
              </w:rPr>
              <w:t>HTTP GET</w:t>
            </w:r>
            <w:r w:rsidRPr="003C2F94">
              <w:rPr>
                <w:rFonts w:ascii="Aptos Narrow" w:hAnsi="Aptos Narrow"/>
                <w:color w:val="000000"/>
                <w:lang w:eastAsia="en-AU"/>
              </w:rPr>
              <w:t xml:space="preserve"> selecting fields and filtering records for extraction.</w:t>
            </w:r>
          </w:p>
        </w:tc>
      </w:tr>
      <w:tr w:rsidR="0091211A" w:rsidRPr="003C2F94" w14:paraId="73FE4303"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5D55FAD7"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Compression</w:t>
            </w:r>
          </w:p>
        </w:tc>
        <w:tc>
          <w:tcPr>
            <w:tcW w:w="3847" w:type="pct"/>
            <w:noWrap/>
            <w:hideMark/>
          </w:tcPr>
          <w:p w14:paraId="4684E97D" w14:textId="4B2872E6"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w:t>
            </w:r>
          </w:p>
        </w:tc>
      </w:tr>
      <w:tr w:rsidR="0091211A" w:rsidRPr="003C2F94" w14:paraId="3C49E685"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C5DCBCA"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Authentication</w:t>
            </w:r>
          </w:p>
        </w:tc>
        <w:tc>
          <w:tcPr>
            <w:tcW w:w="3847" w:type="pct"/>
            <w:noWrap/>
            <w:hideMark/>
          </w:tcPr>
          <w:p w14:paraId="355FEE68" w14:textId="2E21EB78" w:rsidR="0091211A"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Anonymous (Public API)</w:t>
            </w:r>
          </w:p>
        </w:tc>
      </w:tr>
    </w:tbl>
    <w:p w14:paraId="0E376CDD" w14:textId="77777777" w:rsidR="00C52583" w:rsidRPr="00CA41D2" w:rsidRDefault="00C52583" w:rsidP="000244BF">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C52583" w:rsidRPr="003C2F94" w14:paraId="1C4D9FF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F582104" w14:textId="77777777" w:rsidR="00C52583" w:rsidRPr="00CA41D2" w:rsidRDefault="00C52583">
            <w:r w:rsidRPr="00CA41D2">
              <w:t>Sink Attribute</w:t>
            </w:r>
          </w:p>
        </w:tc>
        <w:tc>
          <w:tcPr>
            <w:tcW w:w="3562" w:type="pct"/>
            <w:hideMark/>
          </w:tcPr>
          <w:p w14:paraId="72F78246" w14:textId="77777777" w:rsidR="00C52583" w:rsidRPr="00CA41D2" w:rsidRDefault="00C52583">
            <w:pPr>
              <w:cnfStyle w:val="100000000000" w:firstRow="1" w:lastRow="0" w:firstColumn="0" w:lastColumn="0" w:oddVBand="0" w:evenVBand="0" w:oddHBand="0" w:evenHBand="0" w:firstRowFirstColumn="0" w:firstRowLastColumn="0" w:lastRowFirstColumn="0" w:lastRowLastColumn="0"/>
            </w:pPr>
            <w:r w:rsidRPr="00CA41D2">
              <w:t>Details</w:t>
            </w:r>
          </w:p>
        </w:tc>
      </w:tr>
      <w:tr w:rsidR="00C52583" w:rsidRPr="003C2F94" w14:paraId="5CD7130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68FE3C77" w14:textId="77777777" w:rsidR="00C52583" w:rsidRPr="00CA41D2" w:rsidRDefault="00C52583">
            <w:r w:rsidRPr="00CA41D2">
              <w:rPr>
                <w:rFonts w:ascii="Aptos Narrow" w:hAnsi="Aptos Narrow"/>
                <w:color w:val="000000"/>
              </w:rPr>
              <w:t>Type</w:t>
            </w:r>
          </w:p>
        </w:tc>
        <w:tc>
          <w:tcPr>
            <w:tcW w:w="3562" w:type="pct"/>
            <w:hideMark/>
          </w:tcPr>
          <w:p w14:paraId="7C627F7D"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69C1CB94"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4AABDFA1"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3EAF0EC9"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C52583" w:rsidRPr="003C2F94" w14:paraId="712EBCAC"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202D85A" w14:textId="77777777" w:rsidR="00C52583" w:rsidRPr="00CA41D2" w:rsidRDefault="00C52583">
            <w:r w:rsidRPr="00CA41D2">
              <w:rPr>
                <w:rFonts w:ascii="Aptos Narrow" w:hAnsi="Aptos Narrow"/>
                <w:color w:val="000000"/>
              </w:rPr>
              <w:t>Format</w:t>
            </w:r>
          </w:p>
        </w:tc>
        <w:tc>
          <w:tcPr>
            <w:tcW w:w="3562" w:type="pct"/>
            <w:hideMark/>
          </w:tcPr>
          <w:p w14:paraId="0232CD7D"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7201F140"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4F9110F9"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0B450072"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p>
        </w:tc>
      </w:tr>
      <w:tr w:rsidR="00C52583" w:rsidRPr="003C2F94" w14:paraId="436116E0"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9091995" w14:textId="77777777" w:rsidR="00C52583" w:rsidRPr="00CA41D2" w:rsidRDefault="00C52583">
            <w:r w:rsidRPr="00CA41D2">
              <w:rPr>
                <w:rFonts w:ascii="Aptos Narrow" w:hAnsi="Aptos Narrow"/>
                <w:color w:val="000000"/>
              </w:rPr>
              <w:t>Partitioning</w:t>
            </w:r>
          </w:p>
        </w:tc>
        <w:tc>
          <w:tcPr>
            <w:tcW w:w="3562" w:type="pct"/>
            <w:hideMark/>
          </w:tcPr>
          <w:p w14:paraId="5D272FC9"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C52583" w:rsidRPr="003C2F94" w14:paraId="737C64B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EB75594" w14:textId="77777777" w:rsidR="00C52583" w:rsidRPr="00CA41D2" w:rsidRDefault="00C52583">
            <w:r w:rsidRPr="00CA41D2">
              <w:rPr>
                <w:rFonts w:ascii="Aptos Narrow" w:hAnsi="Aptos Narrow"/>
                <w:color w:val="000000"/>
              </w:rPr>
              <w:t>Compression</w:t>
            </w:r>
          </w:p>
        </w:tc>
        <w:tc>
          <w:tcPr>
            <w:tcW w:w="3562" w:type="pct"/>
            <w:hideMark/>
          </w:tcPr>
          <w:p w14:paraId="5A5B1689"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C52583" w:rsidRPr="003C2F94" w14:paraId="402C072D"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06302C8E" w14:textId="77777777" w:rsidR="00C52583" w:rsidRPr="00CA41D2" w:rsidRDefault="00C52583">
            <w:r w:rsidRPr="00CA41D2">
              <w:rPr>
                <w:rFonts w:ascii="Aptos Narrow" w:hAnsi="Aptos Narrow"/>
                <w:color w:val="000000"/>
              </w:rPr>
              <w:t>Configuration</w:t>
            </w:r>
          </w:p>
        </w:tc>
        <w:tc>
          <w:tcPr>
            <w:tcW w:w="3562" w:type="pct"/>
            <w:hideMark/>
          </w:tcPr>
          <w:p w14:paraId="0129EB14" w14:textId="5BF8BF25"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Schema mapping between ePlanning fields and target columns in the sink.</w:t>
            </w:r>
          </w:p>
        </w:tc>
      </w:tr>
    </w:tbl>
    <w:p w14:paraId="07DF3B4D" w14:textId="77777777" w:rsidR="00EA3E23" w:rsidRDefault="00EA3E23" w:rsidP="000244BF">
      <w:pPr>
        <w:pStyle w:val="Heading4"/>
        <w:rPr>
          <w:lang w:val="en-AU"/>
        </w:rPr>
      </w:pPr>
    </w:p>
    <w:p w14:paraId="0B6A4500" w14:textId="77777777" w:rsidR="00EA3E23" w:rsidRDefault="00EA3E23">
      <w:pPr>
        <w:rPr>
          <w:rFonts w:asciiTheme="majorHAnsi" w:eastAsiaTheme="majorEastAsia" w:hAnsiTheme="majorHAnsi" w:cstheme="majorBidi"/>
          <w:iCs/>
          <w:color w:val="004F8A"/>
          <w:lang w:eastAsia="ja-JP"/>
        </w:rPr>
      </w:pPr>
      <w:r>
        <w:br w:type="page"/>
      </w:r>
    </w:p>
    <w:p w14:paraId="314E46D7" w14:textId="19F29C7E" w:rsidR="003B2E6D" w:rsidRPr="00CA41D2" w:rsidRDefault="009276BD" w:rsidP="000244BF">
      <w:pPr>
        <w:pStyle w:val="Heading4"/>
        <w:rPr>
          <w:lang w:val="en-AU"/>
        </w:rPr>
      </w:pPr>
      <w:r w:rsidRPr="00CA41D2">
        <w:rPr>
          <w:lang w:val="en-AU"/>
        </w:rPr>
        <w:lastRenderedPageBreak/>
        <w:t>Pipeline parameters</w:t>
      </w:r>
    </w:p>
    <w:tbl>
      <w:tblPr>
        <w:tblW w:w="5000" w:type="pct"/>
        <w:tblLayout w:type="fixed"/>
        <w:tblLook w:val="04A0" w:firstRow="1" w:lastRow="0" w:firstColumn="1" w:lastColumn="0" w:noHBand="0" w:noVBand="1"/>
      </w:tblPr>
      <w:tblGrid>
        <w:gridCol w:w="1730"/>
        <w:gridCol w:w="813"/>
        <w:gridCol w:w="1416"/>
        <w:gridCol w:w="5235"/>
      </w:tblGrid>
      <w:tr w:rsidR="009276BD" w:rsidRPr="009276BD" w14:paraId="40448F12" w14:textId="77777777" w:rsidTr="009276BD">
        <w:trPr>
          <w:trHeight w:val="20"/>
        </w:trPr>
        <w:tc>
          <w:tcPr>
            <w:tcW w:w="941" w:type="pct"/>
            <w:tcBorders>
              <w:top w:val="single" w:sz="8" w:space="0" w:color="auto"/>
              <w:left w:val="single" w:sz="8" w:space="0" w:color="auto"/>
              <w:bottom w:val="single" w:sz="8" w:space="0" w:color="auto"/>
              <w:right w:val="single" w:sz="8" w:space="0" w:color="auto"/>
            </w:tcBorders>
            <w:shd w:val="clear" w:color="000000" w:fill="44546A"/>
            <w:vAlign w:val="center"/>
            <w:hideMark/>
          </w:tcPr>
          <w:p w14:paraId="2C267B6F"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Name</w:t>
            </w:r>
          </w:p>
        </w:tc>
        <w:tc>
          <w:tcPr>
            <w:tcW w:w="442" w:type="pct"/>
            <w:tcBorders>
              <w:top w:val="single" w:sz="8" w:space="0" w:color="auto"/>
              <w:left w:val="nil"/>
              <w:bottom w:val="single" w:sz="8" w:space="0" w:color="auto"/>
              <w:right w:val="single" w:sz="8" w:space="0" w:color="auto"/>
            </w:tcBorders>
            <w:shd w:val="clear" w:color="000000" w:fill="44546A"/>
            <w:vAlign w:val="center"/>
            <w:hideMark/>
          </w:tcPr>
          <w:p w14:paraId="5B5A0BFE"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Type</w:t>
            </w:r>
          </w:p>
        </w:tc>
        <w:tc>
          <w:tcPr>
            <w:tcW w:w="770" w:type="pct"/>
            <w:tcBorders>
              <w:top w:val="single" w:sz="8" w:space="0" w:color="auto"/>
              <w:left w:val="nil"/>
              <w:bottom w:val="single" w:sz="8" w:space="0" w:color="auto"/>
              <w:right w:val="single" w:sz="8" w:space="0" w:color="auto"/>
            </w:tcBorders>
            <w:shd w:val="clear" w:color="000000" w:fill="44546A"/>
            <w:vAlign w:val="center"/>
            <w:hideMark/>
          </w:tcPr>
          <w:p w14:paraId="288AF1BB"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Example Value</w:t>
            </w:r>
          </w:p>
        </w:tc>
        <w:tc>
          <w:tcPr>
            <w:tcW w:w="2847" w:type="pct"/>
            <w:tcBorders>
              <w:top w:val="single" w:sz="8" w:space="0" w:color="auto"/>
              <w:left w:val="nil"/>
              <w:bottom w:val="single" w:sz="8" w:space="0" w:color="auto"/>
              <w:right w:val="single" w:sz="8" w:space="0" w:color="auto"/>
            </w:tcBorders>
            <w:shd w:val="clear" w:color="000000" w:fill="44546A"/>
            <w:vAlign w:val="center"/>
            <w:hideMark/>
          </w:tcPr>
          <w:p w14:paraId="75686055"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Purpose</w:t>
            </w:r>
          </w:p>
        </w:tc>
      </w:tr>
      <w:tr w:rsidR="009276BD" w:rsidRPr="009276BD" w14:paraId="76D004F1"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2131787D"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objectApiName</w:t>
            </w:r>
          </w:p>
        </w:tc>
        <w:tc>
          <w:tcPr>
            <w:tcW w:w="442" w:type="pct"/>
            <w:tcBorders>
              <w:top w:val="nil"/>
              <w:left w:val="nil"/>
              <w:bottom w:val="single" w:sz="8" w:space="0" w:color="auto"/>
              <w:right w:val="single" w:sz="8" w:space="0" w:color="auto"/>
            </w:tcBorders>
            <w:noWrap/>
            <w:vAlign w:val="center"/>
            <w:hideMark/>
          </w:tcPr>
          <w:p w14:paraId="01E809D0"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3DCD1F18"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"Application"</w:t>
            </w:r>
          </w:p>
        </w:tc>
        <w:tc>
          <w:tcPr>
            <w:tcW w:w="2847" w:type="pct"/>
            <w:tcBorders>
              <w:top w:val="nil"/>
              <w:left w:val="nil"/>
              <w:bottom w:val="single" w:sz="8" w:space="0" w:color="auto"/>
              <w:right w:val="single" w:sz="8" w:space="0" w:color="auto"/>
            </w:tcBorders>
            <w:noWrap/>
            <w:vAlign w:val="center"/>
            <w:hideMark/>
          </w:tcPr>
          <w:p w14:paraId="012EADD9"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Specifies the API object to extract data from (dynamic URL path).</w:t>
            </w:r>
          </w:p>
        </w:tc>
      </w:tr>
      <w:tr w:rsidR="009276BD" w:rsidRPr="009276BD" w14:paraId="50AF6F02"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255A8AB7"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ObjectLoadType</w:t>
            </w:r>
          </w:p>
        </w:tc>
        <w:tc>
          <w:tcPr>
            <w:tcW w:w="442" w:type="pct"/>
            <w:tcBorders>
              <w:top w:val="nil"/>
              <w:left w:val="nil"/>
              <w:bottom w:val="single" w:sz="8" w:space="0" w:color="auto"/>
              <w:right w:val="single" w:sz="8" w:space="0" w:color="auto"/>
            </w:tcBorders>
            <w:noWrap/>
            <w:vAlign w:val="center"/>
            <w:hideMark/>
          </w:tcPr>
          <w:p w14:paraId="1D88428F"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0F6E24A5"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"DeltaLoad" or "FullLoad"</w:t>
            </w:r>
          </w:p>
        </w:tc>
        <w:tc>
          <w:tcPr>
            <w:tcW w:w="2847" w:type="pct"/>
            <w:tcBorders>
              <w:top w:val="nil"/>
              <w:left w:val="nil"/>
              <w:bottom w:val="single" w:sz="8" w:space="0" w:color="auto"/>
              <w:right w:val="single" w:sz="8" w:space="0" w:color="auto"/>
            </w:tcBorders>
            <w:noWrap/>
            <w:vAlign w:val="center"/>
            <w:hideMark/>
          </w:tcPr>
          <w:p w14:paraId="0F80865E"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Defines whether a full load or delta (incremental) load is performed.</w:t>
            </w:r>
          </w:p>
        </w:tc>
      </w:tr>
      <w:tr w:rsidR="009276BD" w:rsidRPr="009276BD" w14:paraId="3103F9AC"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754275AB"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watermarkColumnStartValue</w:t>
            </w:r>
          </w:p>
        </w:tc>
        <w:tc>
          <w:tcPr>
            <w:tcW w:w="442" w:type="pct"/>
            <w:tcBorders>
              <w:top w:val="nil"/>
              <w:left w:val="nil"/>
              <w:bottom w:val="single" w:sz="8" w:space="0" w:color="auto"/>
              <w:right w:val="single" w:sz="8" w:space="0" w:color="auto"/>
            </w:tcBorders>
            <w:noWrap/>
            <w:vAlign w:val="center"/>
            <w:hideMark/>
          </w:tcPr>
          <w:p w14:paraId="11A90813"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1CA78A8F"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"2024-01-01T00:00:00Z"</w:t>
            </w:r>
          </w:p>
        </w:tc>
        <w:tc>
          <w:tcPr>
            <w:tcW w:w="2847" w:type="pct"/>
            <w:tcBorders>
              <w:top w:val="nil"/>
              <w:left w:val="nil"/>
              <w:bottom w:val="single" w:sz="8" w:space="0" w:color="auto"/>
              <w:right w:val="single" w:sz="8" w:space="0" w:color="auto"/>
            </w:tcBorders>
            <w:noWrap/>
            <w:vAlign w:val="center"/>
            <w:hideMark/>
          </w:tcPr>
          <w:p w14:paraId="627B58A1"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Starting point for delta load filtering (e.g., updated records since a date).</w:t>
            </w:r>
          </w:p>
        </w:tc>
      </w:tr>
      <w:tr w:rsidR="009276BD" w:rsidRPr="009276BD" w14:paraId="65EE65D0"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08E0585"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windowStart</w:t>
            </w:r>
          </w:p>
        </w:tc>
        <w:tc>
          <w:tcPr>
            <w:tcW w:w="442" w:type="pct"/>
            <w:tcBorders>
              <w:top w:val="nil"/>
              <w:left w:val="nil"/>
              <w:bottom w:val="single" w:sz="8" w:space="0" w:color="auto"/>
              <w:right w:val="single" w:sz="8" w:space="0" w:color="auto"/>
            </w:tcBorders>
            <w:noWrap/>
            <w:vAlign w:val="center"/>
            <w:hideMark/>
          </w:tcPr>
          <w:p w14:paraId="63765E1C"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F054B1D"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"2025-03-21T00:00:00Z"</w:t>
            </w:r>
          </w:p>
        </w:tc>
        <w:tc>
          <w:tcPr>
            <w:tcW w:w="2847" w:type="pct"/>
            <w:tcBorders>
              <w:top w:val="nil"/>
              <w:left w:val="nil"/>
              <w:bottom w:val="single" w:sz="8" w:space="0" w:color="auto"/>
              <w:right w:val="single" w:sz="8" w:space="0" w:color="auto"/>
            </w:tcBorders>
            <w:noWrap/>
            <w:vAlign w:val="center"/>
            <w:hideMark/>
          </w:tcPr>
          <w:p w14:paraId="191F6EE7"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Timestamp for the batch process (used for BatchId creation).</w:t>
            </w:r>
          </w:p>
        </w:tc>
      </w:tr>
      <w:tr w:rsidR="009276BD" w:rsidRPr="009276BD" w14:paraId="35365586"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5C4CADC"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watermarkColumnName</w:t>
            </w:r>
          </w:p>
        </w:tc>
        <w:tc>
          <w:tcPr>
            <w:tcW w:w="442" w:type="pct"/>
            <w:tcBorders>
              <w:top w:val="nil"/>
              <w:left w:val="nil"/>
              <w:bottom w:val="single" w:sz="8" w:space="0" w:color="auto"/>
              <w:right w:val="single" w:sz="8" w:space="0" w:color="auto"/>
            </w:tcBorders>
            <w:noWrap/>
            <w:vAlign w:val="center"/>
            <w:hideMark/>
          </w:tcPr>
          <w:p w14:paraId="69A71BC8"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AE1BAE5"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"LastModifiedDate"</w:t>
            </w:r>
          </w:p>
        </w:tc>
        <w:tc>
          <w:tcPr>
            <w:tcW w:w="2847" w:type="pct"/>
            <w:tcBorders>
              <w:top w:val="nil"/>
              <w:left w:val="nil"/>
              <w:bottom w:val="single" w:sz="8" w:space="0" w:color="auto"/>
              <w:right w:val="single" w:sz="8" w:space="0" w:color="auto"/>
            </w:tcBorders>
            <w:noWrap/>
            <w:vAlign w:val="center"/>
            <w:hideMark/>
          </w:tcPr>
          <w:p w14:paraId="50CBCAF7" w14:textId="03E12A81"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Name of the column used for delta loads</w:t>
            </w:r>
          </w:p>
        </w:tc>
      </w:tr>
      <w:tr w:rsidR="009276BD" w:rsidRPr="009276BD" w14:paraId="1D43D6DF"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07BCFD3"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totalPages</w:t>
            </w:r>
          </w:p>
        </w:tc>
        <w:tc>
          <w:tcPr>
            <w:tcW w:w="442" w:type="pct"/>
            <w:tcBorders>
              <w:top w:val="nil"/>
              <w:left w:val="nil"/>
              <w:bottom w:val="single" w:sz="8" w:space="0" w:color="auto"/>
              <w:right w:val="single" w:sz="8" w:space="0" w:color="auto"/>
            </w:tcBorders>
            <w:noWrap/>
            <w:vAlign w:val="center"/>
            <w:hideMark/>
          </w:tcPr>
          <w:p w14:paraId="28E07279"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459454DD" w14:textId="77777777" w:rsidR="009276BD" w:rsidRPr="009276BD" w:rsidRDefault="009276BD" w:rsidP="009276BD">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10</w:t>
            </w:r>
          </w:p>
        </w:tc>
        <w:tc>
          <w:tcPr>
            <w:tcW w:w="2847" w:type="pct"/>
            <w:tcBorders>
              <w:top w:val="nil"/>
              <w:left w:val="nil"/>
              <w:bottom w:val="single" w:sz="8" w:space="0" w:color="auto"/>
              <w:right w:val="single" w:sz="8" w:space="0" w:color="auto"/>
            </w:tcBorders>
            <w:noWrap/>
            <w:vAlign w:val="center"/>
            <w:hideMark/>
          </w:tcPr>
          <w:p w14:paraId="66887D82"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Total number of pages returned by the API.</w:t>
            </w:r>
          </w:p>
        </w:tc>
      </w:tr>
      <w:tr w:rsidR="009276BD" w:rsidRPr="009276BD" w14:paraId="516DE8C6"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4E96D90A"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currentPage</w:t>
            </w:r>
          </w:p>
        </w:tc>
        <w:tc>
          <w:tcPr>
            <w:tcW w:w="442" w:type="pct"/>
            <w:tcBorders>
              <w:top w:val="nil"/>
              <w:left w:val="nil"/>
              <w:bottom w:val="single" w:sz="8" w:space="0" w:color="auto"/>
              <w:right w:val="single" w:sz="8" w:space="0" w:color="auto"/>
            </w:tcBorders>
            <w:noWrap/>
            <w:vAlign w:val="center"/>
            <w:hideMark/>
          </w:tcPr>
          <w:p w14:paraId="0C113F09"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0CABED0D" w14:textId="77777777" w:rsidR="009276BD" w:rsidRPr="009276BD" w:rsidRDefault="009276BD" w:rsidP="009276BD">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w:t>
            </w:r>
          </w:p>
        </w:tc>
        <w:tc>
          <w:tcPr>
            <w:tcW w:w="2847" w:type="pct"/>
            <w:tcBorders>
              <w:top w:val="nil"/>
              <w:left w:val="nil"/>
              <w:bottom w:val="single" w:sz="8" w:space="0" w:color="auto"/>
              <w:right w:val="single" w:sz="8" w:space="0" w:color="auto"/>
            </w:tcBorders>
            <w:noWrap/>
            <w:vAlign w:val="center"/>
            <w:hideMark/>
          </w:tcPr>
          <w:p w14:paraId="3AB1C8B7"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Tracks the current page being processed.</w:t>
            </w:r>
          </w:p>
        </w:tc>
      </w:tr>
      <w:tr w:rsidR="009276BD" w:rsidRPr="009276BD" w14:paraId="5D0D23ED"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087DB09"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tempPage</w:t>
            </w:r>
          </w:p>
        </w:tc>
        <w:tc>
          <w:tcPr>
            <w:tcW w:w="442" w:type="pct"/>
            <w:tcBorders>
              <w:top w:val="nil"/>
              <w:left w:val="nil"/>
              <w:bottom w:val="single" w:sz="8" w:space="0" w:color="auto"/>
              <w:right w:val="single" w:sz="8" w:space="0" w:color="auto"/>
            </w:tcBorders>
            <w:noWrap/>
            <w:vAlign w:val="center"/>
            <w:hideMark/>
          </w:tcPr>
          <w:p w14:paraId="76EA9958"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2109C433" w14:textId="77777777" w:rsidR="009276BD" w:rsidRPr="009276BD" w:rsidRDefault="009276BD" w:rsidP="009276BD">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w:t>
            </w:r>
          </w:p>
        </w:tc>
        <w:tc>
          <w:tcPr>
            <w:tcW w:w="2847" w:type="pct"/>
            <w:tcBorders>
              <w:top w:val="nil"/>
              <w:left w:val="nil"/>
              <w:bottom w:val="single" w:sz="8" w:space="0" w:color="auto"/>
              <w:right w:val="single" w:sz="8" w:space="0" w:color="auto"/>
            </w:tcBorders>
            <w:noWrap/>
            <w:vAlign w:val="center"/>
            <w:hideMark/>
          </w:tcPr>
          <w:p w14:paraId="0EB8A7E1"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for next page calculation.</w:t>
            </w:r>
          </w:p>
        </w:tc>
      </w:tr>
      <w:tr w:rsidR="009276BD" w:rsidRPr="009276BD" w14:paraId="7045BDCC"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5C2815FC"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w:t>
            </w:r>
          </w:p>
        </w:tc>
        <w:tc>
          <w:tcPr>
            <w:tcW w:w="442" w:type="pct"/>
            <w:tcBorders>
              <w:top w:val="nil"/>
              <w:left w:val="nil"/>
              <w:bottom w:val="single" w:sz="8" w:space="0" w:color="auto"/>
              <w:right w:val="single" w:sz="8" w:space="0" w:color="auto"/>
            </w:tcBorders>
            <w:noWrap/>
            <w:vAlign w:val="center"/>
            <w:hideMark/>
          </w:tcPr>
          <w:p w14:paraId="08E04B0D"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1FABF7C8"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(not explicitly shown; placeholder string)</w:t>
            </w:r>
          </w:p>
        </w:tc>
        <w:tc>
          <w:tcPr>
            <w:tcW w:w="2847" w:type="pct"/>
            <w:tcBorders>
              <w:top w:val="nil"/>
              <w:left w:val="nil"/>
              <w:bottom w:val="single" w:sz="8" w:space="0" w:color="auto"/>
              <w:right w:val="single" w:sz="8" w:space="0" w:color="auto"/>
            </w:tcBorders>
            <w:noWrap/>
            <w:vAlign w:val="center"/>
            <w:hideMark/>
          </w:tcPr>
          <w:p w14:paraId="234D8721" w14:textId="4B1A3CDE"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to assist next page calculation.</w:t>
            </w:r>
          </w:p>
        </w:tc>
      </w:tr>
    </w:tbl>
    <w:p w14:paraId="7544063A" w14:textId="77777777" w:rsidR="009276BD" w:rsidRPr="00CA41D2" w:rsidRDefault="009276BD" w:rsidP="000244BF">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9276BD" w:rsidRPr="009276BD" w14:paraId="137ABDE5"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7B5DF414" w14:textId="77777777" w:rsidR="009276BD" w:rsidRPr="00CA41D2" w:rsidRDefault="009276BD" w:rsidP="009276BD">
            <w:pPr>
              <w:rPr>
                <w:lang w:eastAsia="ja-JP"/>
              </w:rPr>
            </w:pPr>
            <w:r w:rsidRPr="00CA41D2">
              <w:rPr>
                <w:lang w:eastAsia="ja-JP"/>
              </w:rPr>
              <w:t>Master pipeline name</w:t>
            </w:r>
          </w:p>
        </w:tc>
        <w:tc>
          <w:tcPr>
            <w:tcW w:w="5221" w:type="dxa"/>
          </w:tcPr>
          <w:p w14:paraId="5E6994B5" w14:textId="77777777" w:rsidR="009276BD" w:rsidRPr="00CA41D2" w:rsidRDefault="009276BD" w:rsidP="009276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9276BD" w:rsidRPr="009276BD" w14:paraId="23C25692"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tblGrid>
            <w:tr w:rsidR="009276BD" w:rsidRPr="009276BD" w14:paraId="64AE48C7" w14:textId="77777777">
              <w:trPr>
                <w:tblCellSpacing w:w="15" w:type="dxa"/>
              </w:trPr>
              <w:tc>
                <w:tcPr>
                  <w:tcW w:w="0" w:type="auto"/>
                  <w:vAlign w:val="center"/>
                  <w:hideMark/>
                </w:tcPr>
                <w:p w14:paraId="66D3C15F" w14:textId="5E1B97F3" w:rsidR="009276BD" w:rsidRPr="009276BD" w:rsidRDefault="009276BD" w:rsidP="009276BD">
                  <w:pPr>
                    <w:rPr>
                      <w:lang w:eastAsia="ja-JP"/>
                    </w:rPr>
                  </w:pPr>
                  <w:r w:rsidRPr="009276BD">
                    <w:rPr>
                      <w:lang w:eastAsia="ja-JP"/>
                    </w:rPr>
                    <w:t xml:space="preserve">P_ </w:t>
                  </w:r>
                  <w:r>
                    <w:rPr>
                      <w:lang w:eastAsia="ja-JP"/>
                    </w:rPr>
                    <w:t>ePlanning</w:t>
                  </w:r>
                  <w:r w:rsidRPr="009276BD">
                    <w:rPr>
                      <w:lang w:eastAsia="ja-JP"/>
                    </w:rPr>
                    <w:t>_Ingestion_Master</w:t>
                  </w:r>
                </w:p>
              </w:tc>
            </w:tr>
          </w:tbl>
          <w:p w14:paraId="0D2AF062" w14:textId="77777777" w:rsidR="009276BD" w:rsidRPr="009276BD" w:rsidRDefault="009276BD" w:rsidP="009276BD">
            <w:pPr>
              <w:rPr>
                <w:b w:val="0"/>
                <w:bCs w:val="0"/>
                <w:lang w:eastAsia="ja-JP"/>
              </w:rPr>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9276BD" w:rsidRPr="009276BD" w14:paraId="2022265A" w14:textId="77777777">
              <w:trPr>
                <w:tblCellSpacing w:w="15" w:type="dxa"/>
              </w:trPr>
              <w:tc>
                <w:tcPr>
                  <w:tcW w:w="0" w:type="auto"/>
                  <w:vAlign w:val="center"/>
                  <w:hideMark/>
                </w:tcPr>
                <w:p w14:paraId="43549D45" w14:textId="6913BE2D" w:rsidR="009276BD" w:rsidRPr="00CA41D2" w:rsidRDefault="009276BD" w:rsidP="009276BD">
                  <w:pPr>
                    <w:rPr>
                      <w:lang w:eastAsia="ja-JP"/>
                    </w:rPr>
                  </w:pPr>
                  <w:r w:rsidRPr="009276BD">
                    <w:rPr>
                      <w:lang w:eastAsia="ja-JP"/>
                    </w:rPr>
                    <w:t xml:space="preserve">Orchestrates the end-to-end ingestion process for </w:t>
                  </w:r>
                  <w:r>
                    <w:rPr>
                      <w:lang w:eastAsia="ja-JP"/>
                    </w:rPr>
                    <w:t>ePlanning</w:t>
                  </w:r>
                  <w:r w:rsidRPr="009276BD">
                    <w:rPr>
                      <w:lang w:eastAsia="ja-JP"/>
                    </w:rPr>
                    <w:t xml:space="preserve"> data source.</w:t>
                  </w:r>
                </w:p>
              </w:tc>
            </w:tr>
          </w:tbl>
          <w:p w14:paraId="59260CB5" w14:textId="77777777" w:rsidR="009276BD" w:rsidRPr="00CA41D2" w:rsidRDefault="009276BD" w:rsidP="009276BD">
            <w:pPr>
              <w:cnfStyle w:val="000000000000" w:firstRow="0" w:lastRow="0" w:firstColumn="0" w:lastColumn="0" w:oddVBand="0" w:evenVBand="0" w:oddHBand="0" w:evenHBand="0" w:firstRowFirstColumn="0" w:firstRowLastColumn="0" w:lastRowFirstColumn="0" w:lastRowLastColumn="0"/>
              <w:rPr>
                <w:lang w:eastAsia="ja-JP"/>
              </w:rPr>
            </w:pPr>
          </w:p>
        </w:tc>
      </w:tr>
    </w:tbl>
    <w:p w14:paraId="75424D82" w14:textId="77777777" w:rsidR="009276BD" w:rsidRPr="00CA41D2" w:rsidRDefault="009276BD" w:rsidP="000244BF">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9276BD" w:rsidRPr="003C2F94" w14:paraId="3169BB0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BA45E7A" w14:textId="77777777" w:rsidR="009276BD" w:rsidRPr="00CA41D2" w:rsidRDefault="009276BD" w:rsidP="00152C5A">
            <w:pPr>
              <w:pStyle w:val="TableStyle"/>
            </w:pPr>
            <w:r w:rsidRPr="00CA41D2">
              <w:t>Module Name</w:t>
            </w:r>
          </w:p>
        </w:tc>
        <w:tc>
          <w:tcPr>
            <w:tcW w:w="4432" w:type="dxa"/>
          </w:tcPr>
          <w:p w14:paraId="3BC937AD" w14:textId="77777777" w:rsidR="009276BD" w:rsidRPr="00CA41D2" w:rsidRDefault="009276BD" w:rsidP="00152C5A">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9276BD" w:rsidRPr="003C2F94" w14:paraId="2B17A1FE"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0387A1F" w14:textId="3A532A02" w:rsidR="009276BD" w:rsidRPr="00152C5A" w:rsidRDefault="009276BD" w:rsidP="00152C5A">
            <w:pPr>
              <w:pStyle w:val="TableStyle"/>
            </w:pPr>
            <w:r w:rsidRPr="00152C5A">
              <w:t>L_ePlanning_MetadataDrivenCopyTask_TopLevel</w:t>
            </w:r>
          </w:p>
        </w:tc>
        <w:tc>
          <w:tcPr>
            <w:tcW w:w="4432" w:type="dxa"/>
          </w:tcPr>
          <w:p w14:paraId="51B1BFCB" w14:textId="77777777"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top level which divides objects into batches and sends to the middle level module pipeline below</w:t>
            </w:r>
          </w:p>
        </w:tc>
      </w:tr>
      <w:tr w:rsidR="009276BD" w:rsidRPr="003C2F94" w14:paraId="02BF24B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4AE5F8B" w14:textId="3568FA1A" w:rsidR="009276BD" w:rsidRPr="00152C5A" w:rsidRDefault="009276BD" w:rsidP="00152C5A">
            <w:pPr>
              <w:pStyle w:val="TableStyle"/>
            </w:pPr>
            <w:r w:rsidRPr="00152C5A">
              <w:t>L_ePlanning _MetadataDrivenCopyTask_MiddleLevel</w:t>
            </w:r>
          </w:p>
        </w:tc>
        <w:tc>
          <w:tcPr>
            <w:tcW w:w="4432" w:type="dxa"/>
          </w:tcPr>
          <w:p w14:paraId="70944244" w14:textId="77777777"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middle level which routes batches of objects according to pipeline concurrency to be further ingestion</w:t>
            </w:r>
          </w:p>
        </w:tc>
      </w:tr>
      <w:tr w:rsidR="009276BD" w:rsidRPr="003C2F94" w14:paraId="68E8686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79EF42AF" w14:textId="6F84843E" w:rsidR="009276BD" w:rsidRPr="00152C5A" w:rsidRDefault="009276BD" w:rsidP="00152C5A">
            <w:pPr>
              <w:pStyle w:val="TableStyle"/>
            </w:pPr>
            <w:r w:rsidRPr="00152C5A">
              <w:t>L_ePlanning _MetadataDrivenCopyTask_BottomLevel</w:t>
            </w:r>
          </w:p>
        </w:tc>
        <w:tc>
          <w:tcPr>
            <w:tcW w:w="4432" w:type="dxa"/>
          </w:tcPr>
          <w:p w14:paraId="6ADE301B" w14:textId="5363343A"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bottom level copies objects from ePlanning API via native connectors</w:t>
            </w:r>
          </w:p>
        </w:tc>
      </w:tr>
      <w:tr w:rsidR="009276BD" w:rsidRPr="003C2F94" w14:paraId="6B43EF2B"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23ECF71D" w14:textId="5BC61796" w:rsidR="009276BD" w:rsidRPr="00152C5A" w:rsidRDefault="00675D2D" w:rsidP="00152C5A">
            <w:pPr>
              <w:pStyle w:val="TableStyle"/>
            </w:pPr>
            <w:r w:rsidRPr="00152C5A">
              <w:t>L_ePlanning_Load_From_API_Endpoint</w:t>
            </w:r>
          </w:p>
        </w:tc>
        <w:tc>
          <w:tcPr>
            <w:tcW w:w="4432" w:type="dxa"/>
          </w:tcPr>
          <w:p w14:paraId="54D0D9E4" w14:textId="4712599E" w:rsidR="009276BD" w:rsidRPr="00152C5A" w:rsidRDefault="00675D2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bottom level copies accepts an object and manages the ingestion including watermarks (if applicable)</w:t>
            </w:r>
          </w:p>
        </w:tc>
      </w:tr>
      <w:tr w:rsidR="009276BD" w:rsidRPr="003C2F94" w14:paraId="6C3F546C"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36F932B9" w14:textId="10C86EF4" w:rsidR="009276BD" w:rsidRPr="00152C5A" w:rsidRDefault="009276BD" w:rsidP="00152C5A">
            <w:pPr>
              <w:pStyle w:val="TableStyle"/>
            </w:pPr>
            <w:r w:rsidRPr="00152C5A">
              <w:t>L_MergeBronzeToSilver</w:t>
            </w:r>
          </w:p>
        </w:tc>
        <w:tc>
          <w:tcPr>
            <w:tcW w:w="4432" w:type="dxa"/>
          </w:tcPr>
          <w:p w14:paraId="111BA2C0" w14:textId="77777777"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 xml:space="preserve">Runs a Fabric notebook to write Delta Tables in Silver </w:t>
            </w:r>
          </w:p>
        </w:tc>
      </w:tr>
    </w:tbl>
    <w:p w14:paraId="120B231C" w14:textId="77777777" w:rsidR="000E6ED5" w:rsidRPr="000E6ED5" w:rsidRDefault="000E6ED5" w:rsidP="000E6ED5"/>
    <w:p w14:paraId="18A4B04E" w14:textId="77777777" w:rsidR="00152C5A" w:rsidRPr="00CA41D2" w:rsidRDefault="00152C5A">
      <w:pPr>
        <w:rPr>
          <w:rFonts w:asciiTheme="majorHAnsi" w:eastAsiaTheme="majorEastAsia" w:hAnsiTheme="majorHAnsi" w:cstheme="majorBidi"/>
          <w:color w:val="004F8A"/>
          <w:sz w:val="28"/>
          <w:szCs w:val="26"/>
          <w:lang w:eastAsia="ja-JP"/>
        </w:rPr>
      </w:pPr>
      <w:r>
        <w:br w:type="page"/>
      </w:r>
    </w:p>
    <w:p w14:paraId="6CD341A3" w14:textId="6C94844F" w:rsidR="00BB3A29" w:rsidRPr="00CA41D2" w:rsidRDefault="00BB3A29" w:rsidP="00AC1587">
      <w:pPr>
        <w:pStyle w:val="Heading2"/>
        <w:rPr>
          <w:lang w:val="en-AU"/>
        </w:rPr>
      </w:pPr>
      <w:bookmarkStart w:id="767" w:name="_Toc227142074"/>
      <w:r w:rsidRPr="467A4584">
        <w:rPr>
          <w:lang w:val="en-AU"/>
        </w:rPr>
        <w:lastRenderedPageBreak/>
        <w:t>Salesforce API Ingestion</w:t>
      </w:r>
      <w:bookmarkEnd w:id="767"/>
    </w:p>
    <w:p w14:paraId="3AABCAFD" w14:textId="21537FA1" w:rsidR="004041BB" w:rsidRDefault="004041BB" w:rsidP="00BB3A29">
      <w:r>
        <w:t>This section outlines the Salesforce API ingestion process explicitly designed for structured Salesforce data. It leverages the standard pattern for structured data ingestion, with Fabric Data Factory copy activities enabling flexible extraction methods tailored to Salesforce's API capabilities.</w:t>
      </w:r>
    </w:p>
    <w:p w14:paraId="0A68AF77" w14:textId="0DB02C9A" w:rsidR="00BB3A29" w:rsidRPr="00CA41D2" w:rsidRDefault="00BB3A29" w:rsidP="00BB3A29">
      <w:pPr>
        <w:rPr>
          <w:lang w:eastAsia="ja-JP"/>
        </w:rPr>
      </w:pPr>
      <w:r w:rsidRPr="00CA41D2">
        <w:rPr>
          <w:lang w:eastAsia="ja-JP"/>
        </w:rPr>
        <w:t>These include:</w:t>
      </w:r>
    </w:p>
    <w:p w14:paraId="6D202106" w14:textId="77777777" w:rsidR="00BB3A29" w:rsidRPr="00CA41D2" w:rsidRDefault="00BB3A29" w:rsidP="00BB3A29">
      <w:pPr>
        <w:pStyle w:val="ListParagraph"/>
        <w:numPr>
          <w:ilvl w:val="0"/>
          <w:numId w:val="9"/>
        </w:numPr>
        <w:rPr>
          <w:lang w:val="en-US" w:eastAsia="ja-JP"/>
        </w:rPr>
      </w:pPr>
      <w:r w:rsidRPr="6E856EEE">
        <w:rPr>
          <w:lang w:val="en-US" w:eastAsia="ja-JP"/>
        </w:rPr>
        <w:t>Bulk Query Mode: Efficient for large datasets, leveraging Salesforce's Bulk API for optimized data extraction.</w:t>
      </w:r>
    </w:p>
    <w:p w14:paraId="049FD73F" w14:textId="77777777" w:rsidR="00BB3A29" w:rsidRPr="00CA41D2" w:rsidRDefault="00BB3A29" w:rsidP="00BB3A29">
      <w:pPr>
        <w:pStyle w:val="ListParagraph"/>
        <w:numPr>
          <w:ilvl w:val="0"/>
          <w:numId w:val="9"/>
        </w:numPr>
        <w:rPr>
          <w:lang w:eastAsia="ja-JP"/>
        </w:rPr>
      </w:pPr>
      <w:r w:rsidRPr="00CA41D2">
        <w:rPr>
          <w:lang w:eastAsia="ja-JP"/>
        </w:rPr>
        <w:t>SOQL Queries: Allows extraction of specific fields or records using Salesforce Object Query Language for more granular control.</w:t>
      </w:r>
    </w:p>
    <w:p w14:paraId="03114D4E" w14:textId="77777777" w:rsidR="00BB3A29" w:rsidRPr="00CA41D2" w:rsidRDefault="00BB3A29" w:rsidP="00BB3A29">
      <w:pPr>
        <w:pStyle w:val="ListParagraph"/>
        <w:numPr>
          <w:ilvl w:val="0"/>
          <w:numId w:val="9"/>
        </w:numPr>
        <w:rPr>
          <w:lang w:val="en-US" w:eastAsia="ja-JP"/>
        </w:rPr>
      </w:pPr>
      <w:r w:rsidRPr="6E856EEE">
        <w:rPr>
          <w:lang w:val="en-US" w:eastAsia="ja-JP"/>
        </w:rPr>
        <w:t>Change Data Capture (CDC): Captures real-time changes (inserts, updates, deletes) to Salesforce data for incremental data ingestion.</w:t>
      </w:r>
    </w:p>
    <w:p w14:paraId="49CF4C67" w14:textId="77777777" w:rsidR="00BB3A29" w:rsidRPr="00CA41D2" w:rsidRDefault="00BB3A29" w:rsidP="00BB3A29">
      <w:pPr>
        <w:pStyle w:val="ListParagraph"/>
        <w:numPr>
          <w:ilvl w:val="0"/>
          <w:numId w:val="9"/>
        </w:numPr>
        <w:rPr>
          <w:lang w:eastAsia="ja-JP"/>
        </w:rPr>
      </w:pPr>
      <w:r w:rsidRPr="00CA41D2">
        <w:rPr>
          <w:lang w:eastAsia="ja-JP"/>
        </w:rPr>
        <w:t>Object-Based Extraction: Ingests entire Salesforce objects (e.g., Accounts, Contacts, Opportunities) for comprehensive data loading.</w:t>
      </w:r>
    </w:p>
    <w:p w14:paraId="30B2E58F" w14:textId="77777777" w:rsidR="00BB3A29" w:rsidRPr="00CA41D2" w:rsidRDefault="00BB3A29" w:rsidP="00BB3A29">
      <w:pPr>
        <w:pStyle w:val="ListParagraph"/>
        <w:numPr>
          <w:ilvl w:val="0"/>
          <w:numId w:val="9"/>
        </w:numPr>
        <w:rPr>
          <w:lang w:eastAsia="ja-JP"/>
        </w:rPr>
      </w:pPr>
      <w:r w:rsidRPr="00CA41D2">
        <w:rPr>
          <w:lang w:eastAsia="ja-JP"/>
        </w:rPr>
        <w:t>Filtering Options: Use of filters to target specific datasets, reducing unnecessary data transfer.</w:t>
      </w:r>
    </w:p>
    <w:p w14:paraId="5A1D7D22" w14:textId="77777777" w:rsidR="00BB3A29" w:rsidRPr="00CA41D2" w:rsidRDefault="00BB3A29" w:rsidP="00BB3A29">
      <w:pPr>
        <w:pStyle w:val="ListParagraph"/>
        <w:numPr>
          <w:ilvl w:val="0"/>
          <w:numId w:val="9"/>
        </w:numPr>
        <w:rPr>
          <w:lang w:eastAsia="ja-JP"/>
        </w:rPr>
      </w:pPr>
      <w:r w:rsidRPr="00CA41D2">
        <w:rPr>
          <w:lang w:eastAsia="ja-JP"/>
        </w:rPr>
        <w:t>Hierarchical Data Mapping: Extracts and transforms nested relationships, such as parent-child object structures, into usable formats.</w:t>
      </w:r>
    </w:p>
    <w:p w14:paraId="65CF8322" w14:textId="77777777" w:rsidR="00BB3A29" w:rsidRPr="00CA41D2" w:rsidRDefault="00BB3A29" w:rsidP="00A549FD">
      <w:pPr>
        <w:pStyle w:val="Heading3"/>
        <w:rPr>
          <w:lang w:val="en-AU"/>
        </w:rPr>
      </w:pPr>
      <w:r w:rsidRPr="00CA41D2">
        <w:rPr>
          <w:lang w:val="en-AU"/>
        </w:rPr>
        <w:t>Ingestion</w:t>
      </w:r>
    </w:p>
    <w:p w14:paraId="64E6934E" w14:textId="77777777" w:rsidR="00BB3A29" w:rsidRPr="00CA41D2" w:rsidRDefault="00BB3A29" w:rsidP="000244BF">
      <w:pPr>
        <w:pStyle w:val="Heading4"/>
        <w:rPr>
          <w:lang w:val="en-AU"/>
        </w:rPr>
      </w:pPr>
      <w:r w:rsidRPr="00CA41D2">
        <w:rPr>
          <w:lang w:val="en-AU"/>
        </w:rPr>
        <w:t>Copy data activity details</w:t>
      </w:r>
    </w:p>
    <w:p w14:paraId="7CADFD03" w14:textId="77777777" w:rsidR="00BB3A29" w:rsidRPr="00CA41D2" w:rsidRDefault="00BB3A29" w:rsidP="000244BF">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3776"/>
        <w:gridCol w:w="5428"/>
      </w:tblGrid>
      <w:tr w:rsidR="00BB3A29" w:rsidRPr="003C2F94" w14:paraId="172E998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127" w:type="pct"/>
            <w:hideMark/>
          </w:tcPr>
          <w:p w14:paraId="39D04896" w14:textId="77777777" w:rsidR="00BB3A29" w:rsidRPr="00CA41D2" w:rsidRDefault="00BB3A29">
            <w:r w:rsidRPr="00CA41D2">
              <w:t>Source Attribute</w:t>
            </w:r>
          </w:p>
        </w:tc>
        <w:tc>
          <w:tcPr>
            <w:tcW w:w="1873" w:type="pct"/>
            <w:hideMark/>
          </w:tcPr>
          <w:p w14:paraId="067D7CEF"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3C2F94" w14:paraId="4BF3BE0B"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71C43BBC"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Type</w:t>
            </w:r>
          </w:p>
        </w:tc>
        <w:tc>
          <w:tcPr>
            <w:tcW w:w="1873" w:type="pct"/>
            <w:noWrap/>
            <w:hideMark/>
          </w:tcPr>
          <w:p w14:paraId="103492E3"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Salesforce (via Bulk </w:t>
            </w:r>
            <w:r>
              <w:rPr>
                <w:rFonts w:ascii="Aptos Narrow" w:hAnsi="Aptos Narrow"/>
                <w:color w:val="000000"/>
                <w:lang w:eastAsia="en-AU"/>
              </w:rPr>
              <w:t xml:space="preserve">API </w:t>
            </w:r>
            <w:r w:rsidRPr="003C2F94">
              <w:rPr>
                <w:rFonts w:ascii="Aptos Narrow" w:hAnsi="Aptos Narrow"/>
                <w:color w:val="000000"/>
                <w:lang w:eastAsia="en-AU"/>
              </w:rPr>
              <w:t>Query Mode).</w:t>
            </w:r>
          </w:p>
        </w:tc>
      </w:tr>
      <w:tr w:rsidR="00BB3A29" w:rsidRPr="003C2F94" w14:paraId="3B9702C4"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60CE92F2"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Format</w:t>
            </w:r>
          </w:p>
        </w:tc>
        <w:tc>
          <w:tcPr>
            <w:tcW w:w="1873" w:type="pct"/>
            <w:noWrap/>
            <w:hideMark/>
          </w:tcPr>
          <w:p w14:paraId="6FE83DC8"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Tabular data in CSV or JSON format extracted through Bulk API</w:t>
            </w:r>
            <w:r>
              <w:rPr>
                <w:rFonts w:ascii="Aptos Narrow" w:hAnsi="Aptos Narrow"/>
                <w:color w:val="000000"/>
                <w:lang w:eastAsia="en-AU"/>
              </w:rPr>
              <w:t xml:space="preserve"> 2.0</w:t>
            </w:r>
            <w:r w:rsidRPr="003C2F94">
              <w:rPr>
                <w:rFonts w:ascii="Aptos Narrow" w:hAnsi="Aptos Narrow"/>
                <w:color w:val="000000"/>
                <w:lang w:eastAsia="en-AU"/>
              </w:rPr>
              <w:t>.</w:t>
            </w:r>
          </w:p>
        </w:tc>
      </w:tr>
      <w:tr w:rsidR="00BB3A29" w:rsidRPr="003C2F94" w14:paraId="7232C0BF"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B51DC44"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Configuration</w:t>
            </w:r>
          </w:p>
        </w:tc>
        <w:tc>
          <w:tcPr>
            <w:tcW w:w="1873" w:type="pct"/>
            <w:noWrap/>
            <w:hideMark/>
          </w:tcPr>
          <w:p w14:paraId="7E7BE5FB"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Uses SOQL queries for selecting fields and filtering records for extraction.</w:t>
            </w:r>
          </w:p>
        </w:tc>
      </w:tr>
      <w:tr w:rsidR="00BB3A29" w:rsidRPr="003C2F94" w14:paraId="1809E065"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0195540"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Compression</w:t>
            </w:r>
          </w:p>
        </w:tc>
        <w:tc>
          <w:tcPr>
            <w:tcW w:w="1873" w:type="pct"/>
            <w:noWrap/>
            <w:hideMark/>
          </w:tcPr>
          <w:p w14:paraId="06E84774"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 from Bulk API</w:t>
            </w:r>
            <w:r>
              <w:rPr>
                <w:rFonts w:ascii="Aptos Narrow" w:hAnsi="Aptos Narrow"/>
                <w:color w:val="000000"/>
                <w:lang w:eastAsia="en-AU"/>
              </w:rPr>
              <w:t xml:space="preserve"> 2.0</w:t>
            </w:r>
            <w:r w:rsidRPr="003C2F94">
              <w:rPr>
                <w:rFonts w:ascii="Aptos Narrow" w:hAnsi="Aptos Narrow"/>
                <w:color w:val="000000"/>
                <w:lang w:eastAsia="en-AU"/>
              </w:rPr>
              <w:t xml:space="preserve"> (e.g., Gzip).</w:t>
            </w:r>
          </w:p>
        </w:tc>
      </w:tr>
      <w:tr w:rsidR="00BB3A29" w:rsidRPr="003C2F94" w14:paraId="062F1E15"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4DF23F75"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Authentication</w:t>
            </w:r>
          </w:p>
        </w:tc>
        <w:tc>
          <w:tcPr>
            <w:tcW w:w="1873" w:type="pct"/>
            <w:noWrap/>
            <w:hideMark/>
          </w:tcPr>
          <w:p w14:paraId="61795141"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OAuth 2.0 for secure access to Salesforce.</w:t>
            </w:r>
          </w:p>
        </w:tc>
      </w:tr>
    </w:tbl>
    <w:p w14:paraId="58A1BB95" w14:textId="77777777" w:rsidR="00BB3A29" w:rsidRPr="00CA41D2" w:rsidRDefault="00BB3A29" w:rsidP="00BB3A29">
      <w:pPr>
        <w:spacing w:line="279" w:lineRule="auto"/>
        <w:rPr>
          <w:rFonts w:ascii="Aptos" w:eastAsia="Times New Roman" w:hAnsi="Aptos" w:cs="Times New Roman"/>
          <w:sz w:val="24"/>
          <w:szCs w:val="24"/>
          <w:lang w:eastAsia="ja-JP"/>
        </w:rPr>
      </w:pPr>
    </w:p>
    <w:p w14:paraId="4FA6268F" w14:textId="77777777" w:rsidR="00BB3A29" w:rsidRPr="00CA41D2" w:rsidRDefault="00BB3A29" w:rsidP="000244BF">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BB3A29" w:rsidRPr="003C2F94" w14:paraId="519DA666"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4221737" w14:textId="77777777" w:rsidR="00BB3A29" w:rsidRPr="00CA41D2" w:rsidRDefault="00BB3A29">
            <w:r w:rsidRPr="00CA41D2">
              <w:t>Sink Attribute</w:t>
            </w:r>
          </w:p>
        </w:tc>
        <w:tc>
          <w:tcPr>
            <w:tcW w:w="3562" w:type="pct"/>
            <w:hideMark/>
          </w:tcPr>
          <w:p w14:paraId="1AE1559A"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3C2F94" w14:paraId="4042608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8056C66" w14:textId="77777777" w:rsidR="00BB3A29" w:rsidRPr="00CA41D2" w:rsidRDefault="00BB3A29">
            <w:r w:rsidRPr="00CA41D2">
              <w:rPr>
                <w:rFonts w:ascii="Aptos Narrow" w:hAnsi="Aptos Narrow"/>
                <w:color w:val="000000"/>
              </w:rPr>
              <w:t>Type</w:t>
            </w:r>
          </w:p>
        </w:tc>
        <w:tc>
          <w:tcPr>
            <w:tcW w:w="3562" w:type="pct"/>
            <w:hideMark/>
          </w:tcPr>
          <w:p w14:paraId="731C5A9F"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21CD703D"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61578BFB"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76A20262"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BB3A29" w:rsidRPr="003C2F94" w14:paraId="32A5ED1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D7D659E" w14:textId="77777777" w:rsidR="00BB3A29" w:rsidRPr="00CA41D2" w:rsidRDefault="00BB3A29">
            <w:r w:rsidRPr="00CA41D2">
              <w:rPr>
                <w:rFonts w:ascii="Aptos Narrow" w:hAnsi="Aptos Narrow"/>
                <w:color w:val="000000"/>
              </w:rPr>
              <w:t>Format</w:t>
            </w:r>
          </w:p>
        </w:tc>
        <w:tc>
          <w:tcPr>
            <w:tcW w:w="3562" w:type="pct"/>
            <w:hideMark/>
          </w:tcPr>
          <w:p w14:paraId="5EB04B0B"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2C3BCD5F"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0D429054"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4DA79FAF"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p>
        </w:tc>
      </w:tr>
      <w:tr w:rsidR="00BB3A29" w:rsidRPr="003C2F94" w14:paraId="7B9E291B"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2866AFF" w14:textId="77777777" w:rsidR="00BB3A29" w:rsidRPr="00CA41D2" w:rsidRDefault="00BB3A29">
            <w:r w:rsidRPr="00CA41D2">
              <w:rPr>
                <w:rFonts w:ascii="Aptos Narrow" w:hAnsi="Aptos Narrow"/>
                <w:color w:val="000000"/>
              </w:rPr>
              <w:t>Partitioning</w:t>
            </w:r>
          </w:p>
        </w:tc>
        <w:tc>
          <w:tcPr>
            <w:tcW w:w="3562" w:type="pct"/>
            <w:hideMark/>
          </w:tcPr>
          <w:p w14:paraId="19C37CF9"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BB3A29" w:rsidRPr="003C2F94" w14:paraId="66E24736"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D9BEA0A" w14:textId="77777777" w:rsidR="00BB3A29" w:rsidRPr="00CA41D2" w:rsidRDefault="00BB3A29">
            <w:r w:rsidRPr="00CA41D2">
              <w:rPr>
                <w:rFonts w:ascii="Aptos Narrow" w:hAnsi="Aptos Narrow"/>
                <w:color w:val="000000"/>
              </w:rPr>
              <w:t>Compression</w:t>
            </w:r>
          </w:p>
        </w:tc>
        <w:tc>
          <w:tcPr>
            <w:tcW w:w="3562" w:type="pct"/>
            <w:hideMark/>
          </w:tcPr>
          <w:p w14:paraId="616E7DF0"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BB3A29" w:rsidRPr="003C2F94" w14:paraId="0229F96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11D2D975" w14:textId="77777777" w:rsidR="00BB3A29" w:rsidRPr="00CA41D2" w:rsidRDefault="00BB3A29">
            <w:r w:rsidRPr="00CA41D2">
              <w:rPr>
                <w:rFonts w:ascii="Aptos Narrow" w:hAnsi="Aptos Narrow"/>
                <w:color w:val="000000"/>
              </w:rPr>
              <w:t>Configuration</w:t>
            </w:r>
          </w:p>
        </w:tc>
        <w:tc>
          <w:tcPr>
            <w:tcW w:w="3562" w:type="pct"/>
            <w:hideMark/>
          </w:tcPr>
          <w:p w14:paraId="60ED1420"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Schema mapping between Salesforce fields and target columns in the sink.</w:t>
            </w:r>
          </w:p>
        </w:tc>
      </w:tr>
    </w:tbl>
    <w:p w14:paraId="1F52905C" w14:textId="77777777" w:rsidR="00BB3A29" w:rsidRPr="00CA41D2" w:rsidRDefault="00BB3A29" w:rsidP="00BB3A29">
      <w:pPr>
        <w:spacing w:line="279" w:lineRule="auto"/>
        <w:rPr>
          <w:rFonts w:ascii="Aptos" w:eastAsia="Times New Roman" w:hAnsi="Aptos" w:cs="Times New Roman"/>
          <w:sz w:val="24"/>
          <w:szCs w:val="24"/>
          <w:lang w:eastAsia="ja-JP"/>
        </w:rPr>
      </w:pPr>
    </w:p>
    <w:p w14:paraId="092B927B" w14:textId="77777777" w:rsidR="004041BB" w:rsidRDefault="004041BB">
      <w:pPr>
        <w:rPr>
          <w:rFonts w:asciiTheme="majorHAnsi" w:eastAsiaTheme="majorEastAsia" w:hAnsiTheme="majorHAnsi" w:cstheme="majorBidi"/>
          <w:iCs/>
          <w:color w:val="004F8A"/>
          <w:lang w:eastAsia="ja-JP"/>
        </w:rPr>
      </w:pPr>
      <w:r>
        <w:br w:type="page"/>
      </w:r>
    </w:p>
    <w:p w14:paraId="3D78D106" w14:textId="3E7AD434" w:rsidR="00BB3A29" w:rsidRPr="00CA41D2" w:rsidRDefault="00BB3A29" w:rsidP="000244BF">
      <w:pPr>
        <w:pStyle w:val="Heading4"/>
        <w:rPr>
          <w:lang w:val="en-AU"/>
        </w:rPr>
      </w:pPr>
      <w:r w:rsidRPr="00CA41D2">
        <w:rPr>
          <w:lang w:val="en-AU"/>
        </w:rPr>
        <w:lastRenderedPageBreak/>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BB3A29" w:rsidRPr="003C2F94" w14:paraId="27D93412"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EF7951D" w14:textId="77777777" w:rsidR="00BB3A29" w:rsidRPr="00CA41D2" w:rsidRDefault="00BB3A29" w:rsidP="000244BF">
            <w:pPr>
              <w:pStyle w:val="TableStyle"/>
            </w:pPr>
            <w:r w:rsidRPr="00CA41D2">
              <w:t>Name </w:t>
            </w:r>
          </w:p>
        </w:tc>
        <w:tc>
          <w:tcPr>
            <w:tcW w:w="992" w:type="dxa"/>
            <w:hideMark/>
          </w:tcPr>
          <w:p w14:paraId="5B2073BE"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070523AF"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6B369403"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3CDBFC76"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2AF6F7A" w14:textId="77777777" w:rsidR="00BB3A29" w:rsidRPr="000244BF" w:rsidRDefault="00BB3A29" w:rsidP="000244BF">
            <w:pPr>
              <w:pStyle w:val="TableStyle"/>
            </w:pPr>
            <w:r w:rsidRPr="000244BF">
              <w:t>SalesforceObject</w:t>
            </w:r>
          </w:p>
        </w:tc>
        <w:tc>
          <w:tcPr>
            <w:tcW w:w="992" w:type="dxa"/>
            <w:noWrap/>
            <w:hideMark/>
          </w:tcPr>
          <w:p w14:paraId="2F548C77"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99D6F58"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"Account"</w:t>
            </w:r>
          </w:p>
        </w:tc>
        <w:tc>
          <w:tcPr>
            <w:tcW w:w="4511" w:type="dxa"/>
            <w:noWrap/>
            <w:hideMark/>
          </w:tcPr>
          <w:p w14:paraId="07C57311"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Specifies the Salesforce object to extract data from (e.g., Account, Contact).</w:t>
            </w:r>
          </w:p>
        </w:tc>
      </w:tr>
      <w:tr w:rsidR="00BB3A29" w:rsidRPr="003C2F94" w14:paraId="401F3669" w14:textId="77777777">
        <w:trPr>
          <w:trHeight w:val="79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E7117ED" w14:textId="77777777" w:rsidR="00BB3A29" w:rsidRPr="000244BF" w:rsidRDefault="00BB3A29" w:rsidP="000244BF">
            <w:pPr>
              <w:pStyle w:val="TableStyle"/>
            </w:pPr>
            <w:r w:rsidRPr="000244BF">
              <w:t>SOQLQuery (OPTIONAL)</w:t>
            </w:r>
          </w:p>
        </w:tc>
        <w:tc>
          <w:tcPr>
            <w:tcW w:w="992" w:type="dxa"/>
            <w:noWrap/>
            <w:hideMark/>
          </w:tcPr>
          <w:p w14:paraId="33AFCFD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7AC63948"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"SELECT Id, Name FROM Account WHERE LastModifiedDate &gt; 2023-01-01T00:00:00Z"</w:t>
            </w:r>
          </w:p>
        </w:tc>
        <w:tc>
          <w:tcPr>
            <w:tcW w:w="4511" w:type="dxa"/>
            <w:noWrap/>
            <w:hideMark/>
          </w:tcPr>
          <w:p w14:paraId="219083DB"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Custom SOQL query for targeted extraction.</w:t>
            </w:r>
          </w:p>
        </w:tc>
      </w:tr>
      <w:tr w:rsidR="00BB3A29" w:rsidRPr="003C2F94" w14:paraId="7679847A"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0877296C" w14:textId="77777777" w:rsidR="00BB3A29" w:rsidRPr="000244BF" w:rsidRDefault="00BB3A29" w:rsidP="000244BF">
            <w:pPr>
              <w:pStyle w:val="TableStyle"/>
            </w:pPr>
            <w:r w:rsidRPr="000244BF">
              <w:t>BatchSize</w:t>
            </w:r>
          </w:p>
        </w:tc>
        <w:tc>
          <w:tcPr>
            <w:tcW w:w="992" w:type="dxa"/>
            <w:noWrap/>
            <w:hideMark/>
          </w:tcPr>
          <w:p w14:paraId="5E7CCE74"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75091726"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50000</w:t>
            </w:r>
          </w:p>
        </w:tc>
        <w:tc>
          <w:tcPr>
            <w:tcW w:w="4511" w:type="dxa"/>
            <w:noWrap/>
            <w:hideMark/>
          </w:tcPr>
          <w:p w14:paraId="78C9F2E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Sets the batch size for Bulk API operations.</w:t>
            </w:r>
          </w:p>
        </w:tc>
      </w:tr>
      <w:tr w:rsidR="00BB3A29" w:rsidRPr="003C2F94" w14:paraId="7E48222A"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2EDC2B71" w14:textId="77777777" w:rsidR="00BB3A29" w:rsidRPr="000244BF" w:rsidRDefault="00BB3A29" w:rsidP="000244BF">
            <w:pPr>
              <w:pStyle w:val="TableStyle"/>
            </w:pPr>
            <w:r w:rsidRPr="000244BF">
              <w:t>RetryCount</w:t>
            </w:r>
          </w:p>
        </w:tc>
        <w:tc>
          <w:tcPr>
            <w:tcW w:w="992" w:type="dxa"/>
            <w:noWrap/>
            <w:hideMark/>
          </w:tcPr>
          <w:p w14:paraId="4F7B4FEA"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48B590E2"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3</w:t>
            </w:r>
          </w:p>
        </w:tc>
        <w:tc>
          <w:tcPr>
            <w:tcW w:w="4511" w:type="dxa"/>
            <w:noWrap/>
            <w:hideMark/>
          </w:tcPr>
          <w:p w14:paraId="788415E0"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Specifies retry attempts in case of transient errors.</w:t>
            </w:r>
          </w:p>
        </w:tc>
      </w:tr>
      <w:tr w:rsidR="00BB3A29" w:rsidRPr="003C2F94" w14:paraId="53C08BB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053A5C3" w14:textId="77777777" w:rsidR="00BB3A29" w:rsidRPr="000244BF" w:rsidRDefault="00BB3A29" w:rsidP="000244BF">
            <w:pPr>
              <w:pStyle w:val="TableStyle"/>
            </w:pPr>
            <w:r w:rsidRPr="000244BF">
              <w:t>SinkPath</w:t>
            </w:r>
          </w:p>
        </w:tc>
        <w:tc>
          <w:tcPr>
            <w:tcW w:w="992" w:type="dxa"/>
            <w:noWrap/>
            <w:hideMark/>
          </w:tcPr>
          <w:p w14:paraId="140AF11A"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02D01BF6"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"/processed/salesforce/"</w:t>
            </w:r>
          </w:p>
        </w:tc>
        <w:tc>
          <w:tcPr>
            <w:tcW w:w="4511" w:type="dxa"/>
            <w:noWrap/>
            <w:hideMark/>
          </w:tcPr>
          <w:p w14:paraId="04CD519C"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Defines the sink location for ingested Salesforce data.</w:t>
            </w:r>
          </w:p>
        </w:tc>
      </w:tr>
      <w:tr w:rsidR="00BB3A29" w:rsidRPr="003C2F94" w14:paraId="3463D44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CBCC53D" w14:textId="77777777" w:rsidR="00BB3A29" w:rsidRPr="000244BF" w:rsidRDefault="00BB3A29" w:rsidP="000244BF">
            <w:pPr>
              <w:pStyle w:val="TableStyle"/>
            </w:pPr>
            <w:r w:rsidRPr="000244BF">
              <w:t>SchemaMapping</w:t>
            </w:r>
          </w:p>
        </w:tc>
        <w:tc>
          <w:tcPr>
            <w:tcW w:w="992" w:type="dxa"/>
            <w:noWrap/>
            <w:hideMark/>
          </w:tcPr>
          <w:p w14:paraId="10E77095"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 (JSON)</w:t>
            </w:r>
          </w:p>
        </w:tc>
        <w:tc>
          <w:tcPr>
            <w:tcW w:w="1276" w:type="dxa"/>
            <w:hideMark/>
          </w:tcPr>
          <w:p w14:paraId="19D6B92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"{Salesforce_Field: Target_Column}"</w:t>
            </w:r>
          </w:p>
        </w:tc>
        <w:tc>
          <w:tcPr>
            <w:tcW w:w="4511" w:type="dxa"/>
            <w:noWrap/>
            <w:hideMark/>
          </w:tcPr>
          <w:p w14:paraId="5D8AE443"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Maps Salesforce fields to sink columns.</w:t>
            </w:r>
          </w:p>
        </w:tc>
      </w:tr>
    </w:tbl>
    <w:p w14:paraId="74D37DE2" w14:textId="77777777" w:rsidR="00BB3A29" w:rsidRPr="00CA41D2" w:rsidRDefault="00BB3A29" w:rsidP="00BB3A29">
      <w:pPr>
        <w:spacing w:line="279" w:lineRule="auto"/>
        <w:rPr>
          <w:rFonts w:ascii="Aptos" w:eastAsia="Times New Roman" w:hAnsi="Aptos" w:cs="Times New Roman"/>
          <w:sz w:val="24"/>
          <w:szCs w:val="24"/>
          <w:lang w:eastAsia="ja-JP"/>
        </w:rPr>
      </w:pPr>
    </w:p>
    <w:p w14:paraId="70913BFD" w14:textId="77777777" w:rsidR="00BB3A29" w:rsidRPr="00CA41D2" w:rsidRDefault="00BB3A29" w:rsidP="000244BF">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BB3A29" w:rsidRPr="000244BF" w14:paraId="04022161" w14:textId="77777777" w:rsidTr="000244B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0EB7408A" w14:textId="77777777" w:rsidR="00BB3A29" w:rsidRPr="00CA41D2" w:rsidRDefault="00BB3A29" w:rsidP="000244BF">
            <w:r w:rsidRPr="00CA41D2">
              <w:t>Master pipeline name</w:t>
            </w:r>
          </w:p>
        </w:tc>
        <w:tc>
          <w:tcPr>
            <w:tcW w:w="5221" w:type="dxa"/>
          </w:tcPr>
          <w:p w14:paraId="2733A9B4" w14:textId="77777777" w:rsidR="00BB3A29" w:rsidRPr="00CA41D2" w:rsidRDefault="00BB3A29" w:rsidP="000244BF">
            <w:pPr>
              <w:cnfStyle w:val="100000000000" w:firstRow="1" w:lastRow="0" w:firstColumn="0" w:lastColumn="0" w:oddVBand="0" w:evenVBand="0" w:oddHBand="0" w:evenHBand="0" w:firstRowFirstColumn="0" w:firstRowLastColumn="0" w:lastRowFirstColumn="0" w:lastRowLastColumn="0"/>
            </w:pPr>
            <w:r w:rsidRPr="00CA41D2">
              <w:t>Description</w:t>
            </w:r>
          </w:p>
        </w:tc>
      </w:tr>
      <w:tr w:rsidR="00BB3A29" w:rsidRPr="000244BF" w14:paraId="004BF9B4" w14:textId="77777777" w:rsidTr="000244BF">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tblGrid>
            <w:tr w:rsidR="00BB3A29" w:rsidRPr="000244BF" w14:paraId="5837198B" w14:textId="77777777">
              <w:trPr>
                <w:tblCellSpacing w:w="15" w:type="dxa"/>
              </w:trPr>
              <w:tc>
                <w:tcPr>
                  <w:tcW w:w="0" w:type="auto"/>
                  <w:vAlign w:val="center"/>
                  <w:hideMark/>
                </w:tcPr>
                <w:p w14:paraId="60C7488C" w14:textId="77777777" w:rsidR="00BB3A29" w:rsidRPr="000244BF" w:rsidRDefault="00BB3A29" w:rsidP="000244BF">
                  <w:pPr>
                    <w:pStyle w:val="TableStyle"/>
                  </w:pPr>
                  <w:r w:rsidRPr="000244BF">
                    <w:t>P_ Salesforce_Ingestion_Master</w:t>
                  </w:r>
                </w:p>
              </w:tc>
            </w:tr>
          </w:tbl>
          <w:p w14:paraId="54DBDEE8" w14:textId="77777777" w:rsidR="00BB3A29" w:rsidRPr="000244BF" w:rsidRDefault="00BB3A29" w:rsidP="000244BF">
            <w:pPr>
              <w:pStyle w:val="TableStyle"/>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BB3A29" w:rsidRPr="000244BF" w14:paraId="25F9A12A" w14:textId="77777777">
              <w:trPr>
                <w:tblCellSpacing w:w="15" w:type="dxa"/>
              </w:trPr>
              <w:tc>
                <w:tcPr>
                  <w:tcW w:w="0" w:type="auto"/>
                  <w:vAlign w:val="center"/>
                  <w:hideMark/>
                </w:tcPr>
                <w:p w14:paraId="12035C53" w14:textId="77777777" w:rsidR="00BB3A29" w:rsidRPr="000244BF" w:rsidRDefault="00BB3A29" w:rsidP="000244BF">
                  <w:pPr>
                    <w:pStyle w:val="TableStyle"/>
                  </w:pPr>
                  <w:r w:rsidRPr="000244BF">
                    <w:t>Orchestrates the end-to-end ingestion process for Salesforce data source.</w:t>
                  </w:r>
                </w:p>
              </w:tc>
            </w:tr>
          </w:tbl>
          <w:p w14:paraId="74A886E5" w14:textId="77777777" w:rsidR="00BB3A29" w:rsidRPr="00CA41D2" w:rsidRDefault="00BB3A29" w:rsidP="000244BF">
            <w:pPr>
              <w:cnfStyle w:val="000000000000" w:firstRow="0" w:lastRow="0" w:firstColumn="0" w:lastColumn="0" w:oddVBand="0" w:evenVBand="0" w:oddHBand="0" w:evenHBand="0" w:firstRowFirstColumn="0" w:firstRowLastColumn="0" w:lastRowFirstColumn="0" w:lastRowLastColumn="0"/>
            </w:pPr>
          </w:p>
        </w:tc>
      </w:tr>
    </w:tbl>
    <w:p w14:paraId="7DB72143" w14:textId="77777777" w:rsidR="00BB3A29" w:rsidRPr="00CA41D2" w:rsidRDefault="00BB3A29" w:rsidP="00BB3A29">
      <w:pPr>
        <w:spacing w:line="279" w:lineRule="auto"/>
        <w:rPr>
          <w:rFonts w:ascii="Aptos" w:eastAsia="Times New Roman" w:hAnsi="Aptos" w:cs="Times New Roman"/>
          <w:sz w:val="24"/>
          <w:szCs w:val="24"/>
          <w:lang w:eastAsia="ja-JP"/>
        </w:rPr>
      </w:pPr>
    </w:p>
    <w:p w14:paraId="7584145A" w14:textId="77777777" w:rsidR="00BB3A29" w:rsidRPr="00CA41D2" w:rsidRDefault="00BB3A29" w:rsidP="000244BF">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BB3A29" w:rsidRPr="000244BF" w14:paraId="6C02D6DD" w14:textId="77777777" w:rsidTr="000244BF">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70DC970" w14:textId="77777777" w:rsidR="00BB3A29" w:rsidRPr="000244BF" w:rsidRDefault="00BB3A29" w:rsidP="000244BF">
            <w:r w:rsidRPr="000244BF">
              <w:t>Module Name</w:t>
            </w:r>
          </w:p>
        </w:tc>
        <w:tc>
          <w:tcPr>
            <w:tcW w:w="4432" w:type="dxa"/>
          </w:tcPr>
          <w:p w14:paraId="16F5BA90" w14:textId="77777777" w:rsidR="00BB3A29" w:rsidRPr="000244BF" w:rsidRDefault="00BB3A29" w:rsidP="000244BF">
            <w:pPr>
              <w:cnfStyle w:val="100000000000" w:firstRow="1" w:lastRow="0" w:firstColumn="0" w:lastColumn="0" w:oddVBand="0" w:evenVBand="0" w:oddHBand="0" w:evenHBand="0" w:firstRowFirstColumn="0" w:firstRowLastColumn="0" w:lastRowFirstColumn="0" w:lastRowLastColumn="0"/>
            </w:pPr>
            <w:r w:rsidRPr="000244BF">
              <w:t>Description</w:t>
            </w:r>
          </w:p>
        </w:tc>
      </w:tr>
      <w:tr w:rsidR="00BB3A29" w:rsidRPr="000244BF" w14:paraId="2541F483"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3F9D119" w14:textId="77777777" w:rsidR="00BB3A29" w:rsidRPr="000244BF" w:rsidRDefault="00BB3A29" w:rsidP="000244BF">
            <w:pPr>
              <w:pStyle w:val="TableStyle"/>
            </w:pPr>
            <w:r w:rsidRPr="000244BF">
              <w:t>L_SF_MetadataDrivenCopyTask_TopLevel</w:t>
            </w:r>
          </w:p>
        </w:tc>
        <w:tc>
          <w:tcPr>
            <w:tcW w:w="4432" w:type="dxa"/>
          </w:tcPr>
          <w:p w14:paraId="61D78CD0"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top level which divides objects into batches and sends to the middle level module pipeline below</w:t>
            </w:r>
          </w:p>
        </w:tc>
      </w:tr>
      <w:tr w:rsidR="00BB3A29" w:rsidRPr="000244BF" w14:paraId="6D77FE51"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E4DFD1C" w14:textId="77777777" w:rsidR="00BB3A29" w:rsidRPr="000244BF" w:rsidRDefault="00BB3A29" w:rsidP="000244BF">
            <w:pPr>
              <w:pStyle w:val="TableStyle"/>
            </w:pPr>
            <w:r w:rsidRPr="000244BF">
              <w:t>L_SF_MetadataDrivenCopyTask_MiddleLevel</w:t>
            </w:r>
          </w:p>
        </w:tc>
        <w:tc>
          <w:tcPr>
            <w:tcW w:w="4432" w:type="dxa"/>
          </w:tcPr>
          <w:p w14:paraId="40F40BDD"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middle level which routes batches of objects according to pipeline concurrency to be further ingestion</w:t>
            </w:r>
          </w:p>
        </w:tc>
      </w:tr>
      <w:tr w:rsidR="00BB3A29" w:rsidRPr="000244BF" w14:paraId="1E99E26F"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2F644BE2" w14:textId="77777777" w:rsidR="00BB3A29" w:rsidRPr="000244BF" w:rsidRDefault="00BB3A29" w:rsidP="000244BF">
            <w:pPr>
              <w:pStyle w:val="TableStyle"/>
            </w:pPr>
            <w:r w:rsidRPr="000244BF">
              <w:t>L_SF_MetadataDrivenCopyTask_BottomLevel</w:t>
            </w:r>
          </w:p>
        </w:tc>
        <w:tc>
          <w:tcPr>
            <w:tcW w:w="4432" w:type="dxa"/>
          </w:tcPr>
          <w:p w14:paraId="35BFEAA7"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bottom level copies objects from salesforce via Salesforce Bulk API 2.0</w:t>
            </w:r>
          </w:p>
        </w:tc>
      </w:tr>
      <w:tr w:rsidR="00BB3A29" w:rsidRPr="000244BF" w14:paraId="6DFDE7EF"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0908708" w14:textId="06B72AA6" w:rsidR="00BB3A29" w:rsidRPr="000244BF" w:rsidRDefault="009276BD" w:rsidP="000244BF">
            <w:pPr>
              <w:pStyle w:val="TableStyle"/>
            </w:pPr>
            <w:r w:rsidRPr="000244BF">
              <w:rPr>
                <w:rFonts w:cs="Times New Roman"/>
              </w:rPr>
              <w:t>L_MergeBronzeToSilver</w:t>
            </w:r>
          </w:p>
        </w:tc>
        <w:tc>
          <w:tcPr>
            <w:tcW w:w="4432" w:type="dxa"/>
          </w:tcPr>
          <w:p w14:paraId="1398F50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rPr>
                <w:rFonts w:cs="Times New Roman"/>
              </w:rPr>
              <w:t xml:space="preserve">Runs a Fabric notebook to write Delta Tables in Silver </w:t>
            </w:r>
          </w:p>
        </w:tc>
      </w:tr>
    </w:tbl>
    <w:p w14:paraId="40B7B176" w14:textId="77777777" w:rsidR="00BB3A29" w:rsidRDefault="00BB3A29" w:rsidP="00BB3A29"/>
    <w:p w14:paraId="621FDC99" w14:textId="77777777" w:rsidR="00BB3A29" w:rsidRPr="00CA41D2" w:rsidRDefault="00BB3A29" w:rsidP="00A549FD">
      <w:pPr>
        <w:pStyle w:val="Heading3"/>
        <w:rPr>
          <w:lang w:val="en-AU"/>
        </w:rPr>
      </w:pPr>
      <w:bookmarkStart w:id="768" w:name="_Toc184725334"/>
      <w:r w:rsidRPr="00CA41D2">
        <w:rPr>
          <w:lang w:val="en-AU"/>
        </w:rPr>
        <w:t>Transformation</w:t>
      </w:r>
    </w:p>
    <w:p w14:paraId="7B5EC686" w14:textId="77777777" w:rsidR="00BB3A29" w:rsidRPr="00CA41D2" w:rsidRDefault="00BB3A29" w:rsidP="000244BF">
      <w:pPr>
        <w:pStyle w:val="Heading4"/>
        <w:rPr>
          <w:lang w:val="en-AU"/>
        </w:rPr>
      </w:pPr>
      <w:r w:rsidRPr="00CA41D2">
        <w:rPr>
          <w:lang w:val="en-AU"/>
        </w:rPr>
        <w:t>Spark notebooks</w:t>
      </w:r>
      <w:bookmarkEnd w:id="768"/>
    </w:p>
    <w:p w14:paraId="7DF306ED" w14:textId="77777777" w:rsidR="00BB3A29" w:rsidRPr="00CA41D2" w:rsidRDefault="00BB3A29" w:rsidP="00760DCB">
      <w:pPr>
        <w:pStyle w:val="Heading5"/>
        <w:numPr>
          <w:ilvl w:val="4"/>
          <w:numId w:val="26"/>
        </w:numPr>
        <w:rPr>
          <w:lang w:val="en-AU"/>
        </w:rPr>
      </w:pPr>
      <w:bookmarkStart w:id="769" w:name="_Toc184725335"/>
      <w:r w:rsidRPr="00CA41D2">
        <w:rPr>
          <w:lang w:val="en-AU"/>
        </w:rPr>
        <w:t>Main</w:t>
      </w:r>
      <w:bookmarkEnd w:id="769"/>
    </w:p>
    <w:tbl>
      <w:tblPr>
        <w:tblStyle w:val="ListTable4-Accent51"/>
        <w:tblW w:w="0" w:type="auto"/>
        <w:tblLook w:val="04A0" w:firstRow="1" w:lastRow="0" w:firstColumn="1" w:lastColumn="0" w:noHBand="0" w:noVBand="1"/>
      </w:tblPr>
      <w:tblGrid>
        <w:gridCol w:w="4827"/>
        <w:gridCol w:w="4377"/>
      </w:tblGrid>
      <w:tr w:rsidR="00BB3A29" w:rsidRPr="003C2F94" w14:paraId="3ED50ECD" w14:textId="77777777" w:rsidTr="00F931B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6F5DA2DD" w14:textId="77777777" w:rsidR="00BB3A29" w:rsidRPr="00CA41D2" w:rsidRDefault="00BB3A29">
            <w:pPr>
              <w:rPr>
                <w:rFonts w:ascii="Aptos" w:hAnsi="Aptos" w:cs="Times New Roman"/>
              </w:rPr>
            </w:pPr>
            <w:r w:rsidRPr="00CA41D2">
              <w:rPr>
                <w:rFonts w:ascii="Aptos" w:hAnsi="Aptos" w:cs="Times New Roman"/>
              </w:rPr>
              <w:t>Spark Notebook</w:t>
            </w:r>
          </w:p>
        </w:tc>
        <w:tc>
          <w:tcPr>
            <w:tcW w:w="4377" w:type="dxa"/>
            <w:hideMark/>
          </w:tcPr>
          <w:p w14:paraId="763DE05C"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BB3A29" w:rsidRPr="003C2F94" w14:paraId="394A4D07" w14:textId="77777777" w:rsidTr="00F931BE">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0EA59F2C" w14:textId="3B6B5C3C" w:rsidR="00BB3A29" w:rsidRPr="00CA41D2" w:rsidRDefault="00BB3A29">
            <w:pPr>
              <w:rPr>
                <w:rFonts w:ascii="Aptos" w:hAnsi="Aptos" w:cs="Times New Roman"/>
                <w:lang w:val="en-US"/>
              </w:rPr>
            </w:pPr>
            <w:r w:rsidRPr="6E856EEE">
              <w:rPr>
                <w:rFonts w:ascii="Aptos" w:hAnsi="Aptos" w:cs="Times New Roman"/>
                <w:lang w:val="en-US"/>
              </w:rPr>
              <w:t>N_</w:t>
            </w:r>
            <w:r w:rsidR="00545B5F" w:rsidRPr="6E856EEE">
              <w:rPr>
                <w:rFonts w:ascii="Aptos" w:hAnsi="Aptos" w:cs="Times New Roman"/>
                <w:lang w:val="en-US"/>
              </w:rPr>
              <w:t>BronzeTo</w:t>
            </w:r>
            <w:r w:rsidRPr="6E856EEE">
              <w:rPr>
                <w:rFonts w:ascii="Aptos" w:hAnsi="Aptos" w:cs="Times New Roman"/>
                <w:lang w:val="en-US"/>
              </w:rPr>
              <w:t>Silver</w:t>
            </w:r>
          </w:p>
        </w:tc>
        <w:tc>
          <w:tcPr>
            <w:tcW w:w="4377" w:type="dxa"/>
          </w:tcPr>
          <w:p w14:paraId="02D82684"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66F0B0BA" w14:textId="2DC40107" w:rsidR="00E661C6" w:rsidRDefault="00E661C6">
      <w:pPr>
        <w:rPr>
          <w:rFonts w:asciiTheme="majorHAnsi" w:eastAsiaTheme="majorEastAsia" w:hAnsiTheme="majorHAnsi" w:cstheme="majorBidi"/>
          <w:noProof/>
          <w:color w:val="004F8A"/>
          <w:sz w:val="32"/>
          <w:szCs w:val="24"/>
        </w:rPr>
      </w:pPr>
    </w:p>
    <w:p w14:paraId="2BB5302F" w14:textId="016079F8" w:rsidR="000C2D15" w:rsidRPr="00CA41D2" w:rsidRDefault="000C2D15" w:rsidP="000C2D15">
      <w:pPr>
        <w:pStyle w:val="Heading2"/>
        <w:rPr>
          <w:lang w:val="en-AU"/>
        </w:rPr>
      </w:pPr>
      <w:bookmarkStart w:id="770" w:name="_Toc227142075"/>
      <w:r w:rsidRPr="00CA41D2">
        <w:rPr>
          <w:lang w:val="en-AU"/>
        </w:rPr>
        <w:lastRenderedPageBreak/>
        <w:t>GOULBDB On</w:t>
      </w:r>
      <w:r w:rsidR="004041BB">
        <w:rPr>
          <w:lang w:val="en-AU"/>
        </w:rPr>
        <w:t>-</w:t>
      </w:r>
      <w:r w:rsidRPr="00CA41D2">
        <w:rPr>
          <w:lang w:val="en-AU"/>
        </w:rPr>
        <w:t>Premises SQL Ingestion</w:t>
      </w:r>
      <w:bookmarkEnd w:id="770"/>
    </w:p>
    <w:p w14:paraId="2306E102" w14:textId="559B5910" w:rsidR="000C2D15" w:rsidRPr="00CA41D2" w:rsidRDefault="00D26663" w:rsidP="000C2D15">
      <w:pPr>
        <w:rPr>
          <w:lang w:eastAsia="ja-JP"/>
        </w:rPr>
      </w:pPr>
      <w:r>
        <w:t>This section describes the GOULDB ingestion process developed for on-premises SQL data sources. It follows the structured data ingestion pattern, using Fabric Data Factory copy activities to extract data through Power BI on-premises gateways, which were provisioned specifically to enable this connectivity.</w:t>
      </w:r>
    </w:p>
    <w:p w14:paraId="7D5C96AD" w14:textId="77777777" w:rsidR="000C2D15" w:rsidRPr="00CA41D2" w:rsidRDefault="000C2D15" w:rsidP="000C2D15">
      <w:pPr>
        <w:pStyle w:val="Heading3"/>
        <w:rPr>
          <w:lang w:val="en-AU"/>
        </w:rPr>
      </w:pPr>
      <w:r w:rsidRPr="00CA41D2">
        <w:rPr>
          <w:lang w:val="en-AU"/>
        </w:rPr>
        <w:t>Ingestion</w:t>
      </w:r>
    </w:p>
    <w:p w14:paraId="640D5A30" w14:textId="77777777" w:rsidR="000C2D15" w:rsidRPr="00CA41D2" w:rsidRDefault="000C2D15" w:rsidP="000C2D15">
      <w:pPr>
        <w:pStyle w:val="Heading4"/>
        <w:rPr>
          <w:lang w:val="en-AU"/>
        </w:rPr>
      </w:pPr>
      <w:r w:rsidRPr="00CA41D2">
        <w:rPr>
          <w:lang w:val="en-AU"/>
        </w:rPr>
        <w:t>Copy data activity details</w:t>
      </w:r>
    </w:p>
    <w:p w14:paraId="6F49E0A4" w14:textId="77777777" w:rsidR="000C2D15" w:rsidRPr="00CA41D2" w:rsidRDefault="000C2D15" w:rsidP="000C2D15">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780"/>
        <w:gridCol w:w="6424"/>
      </w:tblGrid>
      <w:tr w:rsidR="00FC2BBE" w:rsidRPr="003C2F94" w14:paraId="08BC057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127" w:type="pct"/>
            <w:hideMark/>
          </w:tcPr>
          <w:p w14:paraId="003BE16D" w14:textId="77777777" w:rsidR="000C2D15" w:rsidRPr="00CA41D2" w:rsidRDefault="000C2D15">
            <w:r w:rsidRPr="00CA41D2">
              <w:t>Source Attribute</w:t>
            </w:r>
          </w:p>
        </w:tc>
        <w:tc>
          <w:tcPr>
            <w:tcW w:w="1873" w:type="pct"/>
            <w:hideMark/>
          </w:tcPr>
          <w:p w14:paraId="1443D12A" w14:textId="77777777" w:rsidR="000C2D15" w:rsidRPr="00CA41D2" w:rsidRDefault="000C2D15">
            <w:pPr>
              <w:cnfStyle w:val="100000000000" w:firstRow="1" w:lastRow="0" w:firstColumn="0" w:lastColumn="0" w:oddVBand="0" w:evenVBand="0" w:oddHBand="0" w:evenHBand="0" w:firstRowFirstColumn="0" w:firstRowLastColumn="0" w:lastRowFirstColumn="0" w:lastRowLastColumn="0"/>
            </w:pPr>
            <w:r w:rsidRPr="00CA41D2">
              <w:t>Details</w:t>
            </w:r>
          </w:p>
        </w:tc>
      </w:tr>
      <w:tr w:rsidR="00FC2BBE" w:rsidRPr="003C2F94" w14:paraId="7274FC5F"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30295EFB"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Type</w:t>
            </w:r>
          </w:p>
        </w:tc>
        <w:tc>
          <w:tcPr>
            <w:tcW w:w="1873" w:type="pct"/>
            <w:noWrap/>
            <w:hideMark/>
          </w:tcPr>
          <w:p w14:paraId="3E2D7F2F" w14:textId="5A442383" w:rsidR="000C2D15" w:rsidRPr="003C2F94" w:rsidRDefault="00FC2BB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GOULBDB</w:t>
            </w:r>
            <w:r w:rsidR="000C2D15" w:rsidRPr="003C2F94">
              <w:rPr>
                <w:rFonts w:ascii="Aptos Narrow" w:hAnsi="Aptos Narrow"/>
                <w:color w:val="000000"/>
                <w:lang w:eastAsia="en-AU"/>
              </w:rPr>
              <w:t xml:space="preserve"> </w:t>
            </w:r>
            <w:r>
              <w:rPr>
                <w:rFonts w:ascii="Aptos Narrow" w:hAnsi="Aptos Narrow"/>
                <w:color w:val="000000"/>
                <w:lang w:eastAsia="en-AU"/>
              </w:rPr>
              <w:t>On</w:t>
            </w:r>
            <w:r w:rsidR="00BA28B6">
              <w:rPr>
                <w:rFonts w:ascii="Aptos Narrow" w:hAnsi="Aptos Narrow"/>
                <w:color w:val="000000"/>
                <w:lang w:eastAsia="en-AU"/>
              </w:rPr>
              <w:t>-</w:t>
            </w:r>
            <w:r>
              <w:rPr>
                <w:rFonts w:ascii="Aptos Narrow" w:hAnsi="Aptos Narrow"/>
                <w:color w:val="000000"/>
                <w:lang w:eastAsia="en-AU"/>
              </w:rPr>
              <w:t>premises SQL Server</w:t>
            </w:r>
          </w:p>
        </w:tc>
      </w:tr>
      <w:tr w:rsidR="00FC2BBE" w:rsidRPr="003C2F94" w14:paraId="029AF3F3"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0D02C199"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Format</w:t>
            </w:r>
          </w:p>
        </w:tc>
        <w:tc>
          <w:tcPr>
            <w:tcW w:w="1873" w:type="pct"/>
            <w:noWrap/>
            <w:hideMark/>
          </w:tcPr>
          <w:p w14:paraId="3DC9D270" w14:textId="00E4325B"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Tabular data </w:t>
            </w:r>
          </w:p>
        </w:tc>
      </w:tr>
      <w:tr w:rsidR="00FC2BBE" w:rsidRPr="003C2F94" w14:paraId="79C56D4F"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0D8D5BEA"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Configuration</w:t>
            </w:r>
          </w:p>
        </w:tc>
        <w:tc>
          <w:tcPr>
            <w:tcW w:w="1873" w:type="pct"/>
            <w:noWrap/>
            <w:hideMark/>
          </w:tcPr>
          <w:p w14:paraId="030BE10D" w14:textId="6F1AA89E" w:rsidR="000C2D15" w:rsidRPr="003C2F94" w:rsidRDefault="00BA28B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It uses T-SQL</w:t>
            </w:r>
            <w:r w:rsidR="00FC2BBE">
              <w:rPr>
                <w:rFonts w:ascii="Aptos Narrow" w:hAnsi="Aptos Narrow"/>
                <w:color w:val="000000"/>
                <w:lang w:eastAsia="en-AU"/>
              </w:rPr>
              <w:t xml:space="preserve">-based </w:t>
            </w:r>
            <w:r w:rsidR="000C2D15" w:rsidRPr="003C2F94">
              <w:rPr>
                <w:rFonts w:ascii="Aptos Narrow" w:hAnsi="Aptos Narrow"/>
                <w:color w:val="000000"/>
                <w:lang w:eastAsia="en-AU"/>
              </w:rPr>
              <w:t xml:space="preserve">queries </w:t>
            </w:r>
            <w:r w:rsidR="00FC2BBE">
              <w:rPr>
                <w:rFonts w:ascii="Aptos Narrow" w:hAnsi="Aptos Narrow"/>
                <w:color w:val="000000"/>
                <w:lang w:eastAsia="en-AU"/>
              </w:rPr>
              <w:t xml:space="preserve">in pipelines </w:t>
            </w:r>
            <w:r>
              <w:rPr>
                <w:rFonts w:ascii="Aptos Narrow" w:hAnsi="Aptos Narrow"/>
                <w:color w:val="000000"/>
                <w:lang w:eastAsia="en-AU"/>
              </w:rPr>
              <w:t>to select</w:t>
            </w:r>
            <w:r w:rsidR="000C2D15" w:rsidRPr="003C2F94">
              <w:rPr>
                <w:rFonts w:ascii="Aptos Narrow" w:hAnsi="Aptos Narrow"/>
                <w:color w:val="000000"/>
                <w:lang w:eastAsia="en-AU"/>
              </w:rPr>
              <w:t xml:space="preserve"> fields and </w:t>
            </w:r>
            <w:r>
              <w:rPr>
                <w:rFonts w:ascii="Aptos Narrow" w:hAnsi="Aptos Narrow"/>
                <w:color w:val="000000"/>
                <w:lang w:eastAsia="en-AU"/>
              </w:rPr>
              <w:t>filter</w:t>
            </w:r>
            <w:r w:rsidR="000C2D15" w:rsidRPr="003C2F94">
              <w:rPr>
                <w:rFonts w:ascii="Aptos Narrow" w:hAnsi="Aptos Narrow"/>
                <w:color w:val="000000"/>
                <w:lang w:eastAsia="en-AU"/>
              </w:rPr>
              <w:t xml:space="preserve"> records for extraction.</w:t>
            </w:r>
          </w:p>
        </w:tc>
      </w:tr>
      <w:tr w:rsidR="00FC2BBE" w:rsidRPr="003C2F94" w14:paraId="5441C744"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5FF7BBF"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Compression</w:t>
            </w:r>
          </w:p>
        </w:tc>
        <w:tc>
          <w:tcPr>
            <w:tcW w:w="1873" w:type="pct"/>
            <w:noWrap/>
            <w:hideMark/>
          </w:tcPr>
          <w:p w14:paraId="553B0529" w14:textId="3DA4E63A"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 (e.g., Gzip).</w:t>
            </w:r>
          </w:p>
        </w:tc>
      </w:tr>
      <w:tr w:rsidR="00FC2BBE" w:rsidRPr="003C2F94" w14:paraId="7905C35B"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7A865F94"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Authentication</w:t>
            </w:r>
          </w:p>
        </w:tc>
        <w:tc>
          <w:tcPr>
            <w:tcW w:w="1873" w:type="pct"/>
            <w:noWrap/>
            <w:hideMark/>
          </w:tcPr>
          <w:p w14:paraId="100DB5D7" w14:textId="4717BF9D" w:rsidR="000C2D15" w:rsidRPr="003C2F94" w:rsidRDefault="00FC2BB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 xml:space="preserve">Via </w:t>
            </w:r>
            <w:r w:rsidR="00BA28B6">
              <w:rPr>
                <w:rFonts w:ascii="Aptos Narrow" w:hAnsi="Aptos Narrow"/>
                <w:color w:val="000000"/>
                <w:lang w:eastAsia="en-AU"/>
              </w:rPr>
              <w:t xml:space="preserve">the </w:t>
            </w:r>
            <w:r>
              <w:rPr>
                <w:rFonts w:ascii="Aptos Narrow" w:hAnsi="Aptos Narrow"/>
                <w:color w:val="000000"/>
                <w:lang w:eastAsia="en-AU"/>
              </w:rPr>
              <w:t>upstream Power BI Gateway</w:t>
            </w:r>
          </w:p>
        </w:tc>
      </w:tr>
    </w:tbl>
    <w:p w14:paraId="6D247A7C" w14:textId="77777777" w:rsidR="000C2D15" w:rsidRPr="00CA41D2" w:rsidRDefault="000C2D15" w:rsidP="000C2D15">
      <w:pPr>
        <w:spacing w:line="279" w:lineRule="auto"/>
        <w:rPr>
          <w:rFonts w:ascii="Aptos" w:eastAsia="Times New Roman" w:hAnsi="Aptos" w:cs="Times New Roman"/>
          <w:sz w:val="24"/>
          <w:szCs w:val="24"/>
          <w:lang w:eastAsia="ja-JP"/>
        </w:rPr>
      </w:pPr>
    </w:p>
    <w:p w14:paraId="2B7BCDC6" w14:textId="77777777" w:rsidR="000C2D15" w:rsidRPr="00CA41D2" w:rsidRDefault="000C2D15" w:rsidP="000C2D15">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0C2D15" w:rsidRPr="003C2F94" w14:paraId="22EEA4CD"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791FFF8" w14:textId="77777777" w:rsidR="000C2D15" w:rsidRPr="00CA41D2" w:rsidRDefault="000C2D15">
            <w:r w:rsidRPr="00CA41D2">
              <w:t>Sink Attribute</w:t>
            </w:r>
          </w:p>
        </w:tc>
        <w:tc>
          <w:tcPr>
            <w:tcW w:w="3562" w:type="pct"/>
            <w:hideMark/>
          </w:tcPr>
          <w:p w14:paraId="47159B2B" w14:textId="77777777" w:rsidR="000C2D15" w:rsidRPr="00CA41D2" w:rsidRDefault="000C2D15">
            <w:pPr>
              <w:cnfStyle w:val="100000000000" w:firstRow="1" w:lastRow="0" w:firstColumn="0" w:lastColumn="0" w:oddVBand="0" w:evenVBand="0" w:oddHBand="0" w:evenHBand="0" w:firstRowFirstColumn="0" w:firstRowLastColumn="0" w:lastRowFirstColumn="0" w:lastRowLastColumn="0"/>
            </w:pPr>
            <w:r w:rsidRPr="00CA41D2">
              <w:t>Details</w:t>
            </w:r>
          </w:p>
        </w:tc>
      </w:tr>
      <w:tr w:rsidR="000C2D15" w:rsidRPr="003C2F94" w14:paraId="131D9316"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83520B1" w14:textId="77777777" w:rsidR="000C2D15" w:rsidRPr="00CA41D2" w:rsidRDefault="000C2D15">
            <w:r w:rsidRPr="00CA41D2">
              <w:rPr>
                <w:rFonts w:ascii="Aptos Narrow" w:hAnsi="Aptos Narrow"/>
                <w:color w:val="000000"/>
              </w:rPr>
              <w:t>Type</w:t>
            </w:r>
          </w:p>
        </w:tc>
        <w:tc>
          <w:tcPr>
            <w:tcW w:w="3562" w:type="pct"/>
            <w:hideMark/>
          </w:tcPr>
          <w:p w14:paraId="6934066E"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0BE7ABE4"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51B9FBF4"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6703AD55"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0C2D15" w:rsidRPr="003C2F94" w14:paraId="109F0A5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0A07A79" w14:textId="77777777" w:rsidR="000C2D15" w:rsidRPr="00CA41D2" w:rsidRDefault="000C2D15">
            <w:r w:rsidRPr="00CA41D2">
              <w:rPr>
                <w:rFonts w:ascii="Aptos Narrow" w:hAnsi="Aptos Narrow"/>
                <w:color w:val="000000"/>
              </w:rPr>
              <w:t>Format</w:t>
            </w:r>
          </w:p>
        </w:tc>
        <w:tc>
          <w:tcPr>
            <w:tcW w:w="3562" w:type="pct"/>
            <w:hideMark/>
          </w:tcPr>
          <w:p w14:paraId="578758BC"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7E6409F9"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5EDF81F4"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3F894814"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p>
        </w:tc>
      </w:tr>
      <w:tr w:rsidR="000C2D15" w:rsidRPr="003C2F94" w14:paraId="2510E21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05BCA93" w14:textId="77777777" w:rsidR="000C2D15" w:rsidRPr="00CA41D2" w:rsidRDefault="000C2D15">
            <w:r w:rsidRPr="00CA41D2">
              <w:rPr>
                <w:rFonts w:ascii="Aptos Narrow" w:hAnsi="Aptos Narrow"/>
                <w:color w:val="000000"/>
              </w:rPr>
              <w:t>Partitioning</w:t>
            </w:r>
          </w:p>
        </w:tc>
        <w:tc>
          <w:tcPr>
            <w:tcW w:w="3562" w:type="pct"/>
            <w:hideMark/>
          </w:tcPr>
          <w:p w14:paraId="1C773AA1"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0C2D15" w:rsidRPr="003C2F94" w14:paraId="363F66E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13BD8D21" w14:textId="77777777" w:rsidR="000C2D15" w:rsidRPr="00CA41D2" w:rsidRDefault="000C2D15">
            <w:r w:rsidRPr="00CA41D2">
              <w:rPr>
                <w:rFonts w:ascii="Aptos Narrow" w:hAnsi="Aptos Narrow"/>
                <w:color w:val="000000"/>
              </w:rPr>
              <w:t>Compression</w:t>
            </w:r>
          </w:p>
        </w:tc>
        <w:tc>
          <w:tcPr>
            <w:tcW w:w="3562" w:type="pct"/>
            <w:hideMark/>
          </w:tcPr>
          <w:p w14:paraId="69DBF47E"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0C2D15" w:rsidRPr="003C2F94" w14:paraId="526E2556"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95AAF2A" w14:textId="77777777" w:rsidR="000C2D15" w:rsidRPr="00CA41D2" w:rsidRDefault="000C2D15">
            <w:r w:rsidRPr="00CA41D2">
              <w:rPr>
                <w:rFonts w:ascii="Aptos Narrow" w:hAnsi="Aptos Narrow"/>
                <w:color w:val="000000"/>
              </w:rPr>
              <w:t>Configuration</w:t>
            </w:r>
          </w:p>
        </w:tc>
        <w:tc>
          <w:tcPr>
            <w:tcW w:w="3562" w:type="pct"/>
            <w:hideMark/>
          </w:tcPr>
          <w:p w14:paraId="66FEA789"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Schema mapping between Salesforce fields and target columns in the sink.</w:t>
            </w:r>
          </w:p>
        </w:tc>
      </w:tr>
    </w:tbl>
    <w:p w14:paraId="669B23AA" w14:textId="77777777" w:rsidR="000C2D15" w:rsidRPr="00CA41D2" w:rsidRDefault="000C2D15" w:rsidP="000C2D15">
      <w:pPr>
        <w:spacing w:line="279" w:lineRule="auto"/>
        <w:rPr>
          <w:rFonts w:ascii="Aptos" w:eastAsia="Times New Roman" w:hAnsi="Aptos" w:cs="Times New Roman"/>
          <w:sz w:val="24"/>
          <w:szCs w:val="24"/>
          <w:lang w:eastAsia="ja-JP"/>
        </w:rPr>
      </w:pPr>
    </w:p>
    <w:p w14:paraId="68B41F46" w14:textId="77777777" w:rsidR="000C2D15" w:rsidRPr="00CA41D2" w:rsidRDefault="000C2D15" w:rsidP="000C2D15">
      <w:pPr>
        <w:pStyle w:val="Heading4"/>
        <w:rPr>
          <w:lang w:val="en-AU"/>
        </w:rPr>
      </w:pPr>
      <w:r w:rsidRPr="00CA41D2">
        <w:rPr>
          <w:lang w:val="en-AU"/>
        </w:rPr>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0C2D15" w:rsidRPr="003C2F94" w14:paraId="1F1042D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6120BD8F" w14:textId="77777777" w:rsidR="000C2D15" w:rsidRPr="00CA41D2" w:rsidRDefault="000C2D15">
            <w:pPr>
              <w:pStyle w:val="TableStyle"/>
            </w:pPr>
            <w:r w:rsidRPr="00CA41D2">
              <w:t>Name </w:t>
            </w:r>
          </w:p>
        </w:tc>
        <w:tc>
          <w:tcPr>
            <w:tcW w:w="992" w:type="dxa"/>
            <w:hideMark/>
          </w:tcPr>
          <w:p w14:paraId="4014FDD3" w14:textId="77777777" w:rsidR="000C2D15" w:rsidRPr="00CA41D2" w:rsidRDefault="000C2D15">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005A708E" w14:textId="77777777" w:rsidR="000C2D15" w:rsidRPr="00CA41D2" w:rsidRDefault="000C2D15">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289CB674" w14:textId="77777777" w:rsidR="000C2D15" w:rsidRPr="00CA41D2" w:rsidRDefault="000C2D15">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0C2D15" w:rsidRPr="003C2F94" w14:paraId="1A605B23"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4DE09A34" w14:textId="6357A846" w:rsidR="000C2D15" w:rsidRPr="000244BF" w:rsidRDefault="000C2D15">
            <w:pPr>
              <w:pStyle w:val="TableStyle"/>
            </w:pPr>
            <w:r w:rsidRPr="000244BF">
              <w:t>Object</w:t>
            </w:r>
          </w:p>
        </w:tc>
        <w:tc>
          <w:tcPr>
            <w:tcW w:w="992" w:type="dxa"/>
            <w:noWrap/>
            <w:hideMark/>
          </w:tcPr>
          <w:p w14:paraId="3C8898E7"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F5EB1DA" w14:textId="58628A9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w:t>
            </w:r>
            <w:r w:rsidR="000E54D9">
              <w:t>BiodiversityConservationalEntity</w:t>
            </w:r>
            <w:r w:rsidRPr="000244BF">
              <w:t>"</w:t>
            </w:r>
          </w:p>
        </w:tc>
        <w:tc>
          <w:tcPr>
            <w:tcW w:w="4511" w:type="dxa"/>
            <w:noWrap/>
            <w:hideMark/>
          </w:tcPr>
          <w:p w14:paraId="4ED9F387" w14:textId="42BBFC3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 xml:space="preserve">Specifies the </w:t>
            </w:r>
            <w:r w:rsidR="000E54D9">
              <w:t>GOULBDB</w:t>
            </w:r>
            <w:r w:rsidRPr="000244BF">
              <w:t xml:space="preserve"> object to extract data from </w:t>
            </w:r>
          </w:p>
        </w:tc>
      </w:tr>
      <w:tr w:rsidR="000C2D15" w:rsidRPr="003C2F94" w14:paraId="7BEECA0E" w14:textId="77777777">
        <w:trPr>
          <w:trHeight w:val="79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7D950010" w14:textId="5259CB09" w:rsidR="000C2D15" w:rsidRPr="000244BF" w:rsidRDefault="000E54D9">
            <w:pPr>
              <w:pStyle w:val="TableStyle"/>
            </w:pPr>
            <w:r>
              <w:t>Watermark</w:t>
            </w:r>
            <w:r w:rsidR="000C2D15" w:rsidRPr="000244BF">
              <w:t>SQLQuery (OPTIONAL)</w:t>
            </w:r>
          </w:p>
        </w:tc>
        <w:tc>
          <w:tcPr>
            <w:tcW w:w="992" w:type="dxa"/>
            <w:noWrap/>
            <w:hideMark/>
          </w:tcPr>
          <w:p w14:paraId="58306869"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4227510" w14:textId="412C886F"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 xml:space="preserve">"SELECT Id, Name FROM </w:t>
            </w:r>
            <w:r w:rsidR="000E54D9">
              <w:t>BiodiversityConservationalEntity</w:t>
            </w:r>
            <w:r w:rsidR="000E54D9" w:rsidRPr="000244BF">
              <w:t xml:space="preserve"> </w:t>
            </w:r>
            <w:r w:rsidRPr="000244BF">
              <w:t>WHERE LastModifiedDate &gt; 2023-01-01T00:00:00Z"</w:t>
            </w:r>
          </w:p>
        </w:tc>
        <w:tc>
          <w:tcPr>
            <w:tcW w:w="4511" w:type="dxa"/>
            <w:noWrap/>
            <w:hideMark/>
          </w:tcPr>
          <w:p w14:paraId="48F1B663" w14:textId="647AE656"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Custom SQL query for targeted extraction.</w:t>
            </w:r>
          </w:p>
        </w:tc>
      </w:tr>
      <w:tr w:rsidR="000C2D15" w:rsidRPr="003C2F94" w14:paraId="04A4733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2CA6FFA" w14:textId="77777777" w:rsidR="000C2D15" w:rsidRPr="000244BF" w:rsidRDefault="000C2D15">
            <w:pPr>
              <w:pStyle w:val="TableStyle"/>
            </w:pPr>
            <w:r w:rsidRPr="000244BF">
              <w:t>BatchSize</w:t>
            </w:r>
          </w:p>
        </w:tc>
        <w:tc>
          <w:tcPr>
            <w:tcW w:w="992" w:type="dxa"/>
            <w:noWrap/>
            <w:hideMark/>
          </w:tcPr>
          <w:p w14:paraId="7B368B14"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7682867B"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50000</w:t>
            </w:r>
          </w:p>
        </w:tc>
        <w:tc>
          <w:tcPr>
            <w:tcW w:w="4511" w:type="dxa"/>
            <w:noWrap/>
            <w:hideMark/>
          </w:tcPr>
          <w:p w14:paraId="086E2595" w14:textId="59E34D2E"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Sets the batch size for operations.</w:t>
            </w:r>
          </w:p>
        </w:tc>
      </w:tr>
      <w:tr w:rsidR="000C2D15" w:rsidRPr="003C2F94" w14:paraId="69C89F3C"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3E4AD4B" w14:textId="77777777" w:rsidR="000C2D15" w:rsidRPr="000244BF" w:rsidRDefault="000C2D15">
            <w:pPr>
              <w:pStyle w:val="TableStyle"/>
            </w:pPr>
            <w:r w:rsidRPr="000244BF">
              <w:t>RetryCount</w:t>
            </w:r>
          </w:p>
        </w:tc>
        <w:tc>
          <w:tcPr>
            <w:tcW w:w="992" w:type="dxa"/>
            <w:noWrap/>
            <w:hideMark/>
          </w:tcPr>
          <w:p w14:paraId="66D8E571"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29E72008"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3</w:t>
            </w:r>
          </w:p>
        </w:tc>
        <w:tc>
          <w:tcPr>
            <w:tcW w:w="4511" w:type="dxa"/>
            <w:noWrap/>
            <w:hideMark/>
          </w:tcPr>
          <w:p w14:paraId="22C48FAD"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Specifies retry attempts in case of transient errors.</w:t>
            </w:r>
          </w:p>
        </w:tc>
      </w:tr>
      <w:tr w:rsidR="000C2D15" w:rsidRPr="003C2F94" w14:paraId="452AE682"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091B443" w14:textId="77777777" w:rsidR="000C2D15" w:rsidRPr="000244BF" w:rsidRDefault="000C2D15">
            <w:pPr>
              <w:pStyle w:val="TableStyle"/>
            </w:pPr>
            <w:r w:rsidRPr="000244BF">
              <w:t>SinkPath</w:t>
            </w:r>
          </w:p>
        </w:tc>
        <w:tc>
          <w:tcPr>
            <w:tcW w:w="992" w:type="dxa"/>
            <w:noWrap/>
            <w:hideMark/>
          </w:tcPr>
          <w:p w14:paraId="00BD44A9"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77FFC475" w14:textId="73713043"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w:t>
            </w:r>
            <w:r w:rsidR="000E54D9">
              <w:t>FLH_Bronze.BiodiversityCa</w:t>
            </w:r>
            <w:r w:rsidR="000E54D9">
              <w:lastRenderedPageBreak/>
              <w:t>lDB</w:t>
            </w:r>
            <w:r w:rsidR="00DA205A">
              <w:t>BAMC</w:t>
            </w:r>
            <w:r w:rsidR="000E54D9">
              <w:t>. BiodiversityConservationalEntity</w:t>
            </w:r>
            <w:r w:rsidR="000E54D9" w:rsidRPr="000244BF">
              <w:t xml:space="preserve"> </w:t>
            </w:r>
            <w:r w:rsidRPr="000244BF">
              <w:t>"</w:t>
            </w:r>
          </w:p>
        </w:tc>
        <w:tc>
          <w:tcPr>
            <w:tcW w:w="4511" w:type="dxa"/>
            <w:noWrap/>
            <w:hideMark/>
          </w:tcPr>
          <w:p w14:paraId="2A20BE22" w14:textId="5338BFE1"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lastRenderedPageBreak/>
              <w:t xml:space="preserve">Defines the sink </w:t>
            </w:r>
            <w:r w:rsidR="000E54D9">
              <w:t>table</w:t>
            </w:r>
            <w:r w:rsidRPr="000244BF">
              <w:t xml:space="preserve"> for ingested data.</w:t>
            </w:r>
          </w:p>
        </w:tc>
      </w:tr>
      <w:tr w:rsidR="000C2D15" w:rsidRPr="003C2F94" w14:paraId="58700872"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9D9DFFF" w14:textId="1E15431A" w:rsidR="000C2D15" w:rsidRPr="000244BF" w:rsidRDefault="000C2D15">
            <w:pPr>
              <w:pStyle w:val="TableStyle"/>
            </w:pPr>
            <w:r w:rsidRPr="000244BF">
              <w:t>SchemaMapping</w:t>
            </w:r>
            <w:r w:rsidR="00913CDF">
              <w:t xml:space="preserve"> </w:t>
            </w:r>
            <w:r w:rsidR="00913CDF" w:rsidRPr="000244BF">
              <w:t>(OPTIONAL)</w:t>
            </w:r>
          </w:p>
        </w:tc>
        <w:tc>
          <w:tcPr>
            <w:tcW w:w="992" w:type="dxa"/>
            <w:noWrap/>
            <w:hideMark/>
          </w:tcPr>
          <w:p w14:paraId="5672FA26"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 (JSON)</w:t>
            </w:r>
          </w:p>
        </w:tc>
        <w:tc>
          <w:tcPr>
            <w:tcW w:w="1276" w:type="dxa"/>
            <w:hideMark/>
          </w:tcPr>
          <w:p w14:paraId="13F36CB5" w14:textId="5C4FA513"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"{_Field: Target_Column}"</w:t>
            </w:r>
          </w:p>
        </w:tc>
        <w:tc>
          <w:tcPr>
            <w:tcW w:w="4511" w:type="dxa"/>
            <w:noWrap/>
            <w:hideMark/>
          </w:tcPr>
          <w:p w14:paraId="7C9E1A9E" w14:textId="57F77730"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Maps fields to sink columns</w:t>
            </w:r>
            <w:r w:rsidR="000E54D9">
              <w:t xml:space="preserve"> in bronze</w:t>
            </w:r>
            <w:r w:rsidRPr="000244BF">
              <w:t>.</w:t>
            </w:r>
          </w:p>
        </w:tc>
      </w:tr>
    </w:tbl>
    <w:p w14:paraId="5D00F0BA" w14:textId="77777777" w:rsidR="000C2D15" w:rsidRPr="00CA41D2" w:rsidRDefault="000C2D15" w:rsidP="000C2D15">
      <w:pPr>
        <w:spacing w:line="279" w:lineRule="auto"/>
        <w:rPr>
          <w:rFonts w:ascii="Aptos" w:eastAsia="Times New Roman" w:hAnsi="Aptos" w:cs="Times New Roman"/>
          <w:sz w:val="24"/>
          <w:szCs w:val="24"/>
          <w:lang w:eastAsia="ja-JP"/>
        </w:rPr>
      </w:pPr>
    </w:p>
    <w:p w14:paraId="081FFE51" w14:textId="77777777" w:rsidR="000C2D15" w:rsidRPr="00CA41D2" w:rsidRDefault="000C2D15" w:rsidP="000C2D15">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0C2D15" w:rsidRPr="000244BF" w14:paraId="52DD3B39"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4E6C2EBC" w14:textId="77777777" w:rsidR="000C2D15" w:rsidRPr="00CA41D2" w:rsidRDefault="000C2D15" w:rsidP="00913CDF">
            <w:pPr>
              <w:pStyle w:val="TableStyle"/>
            </w:pPr>
            <w:r w:rsidRPr="00CA41D2">
              <w:t>Master pipeline name</w:t>
            </w:r>
          </w:p>
        </w:tc>
        <w:tc>
          <w:tcPr>
            <w:tcW w:w="5221" w:type="dxa"/>
          </w:tcPr>
          <w:p w14:paraId="2749BCD0" w14:textId="77777777" w:rsidR="000C2D15" w:rsidRPr="00CA41D2" w:rsidRDefault="000C2D15" w:rsidP="00913CDF">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0C2D15" w:rsidRPr="000244BF" w14:paraId="48DD1C82"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tblGrid>
            <w:tr w:rsidR="00913CDF" w:rsidRPr="000244BF" w14:paraId="0821121D" w14:textId="77777777">
              <w:trPr>
                <w:tblCellSpacing w:w="15" w:type="dxa"/>
              </w:trPr>
              <w:tc>
                <w:tcPr>
                  <w:tcW w:w="0" w:type="auto"/>
                  <w:vAlign w:val="center"/>
                  <w:hideMark/>
                </w:tcPr>
                <w:p w14:paraId="0C35D460" w14:textId="3B6DE996" w:rsidR="000C2D15" w:rsidRPr="000244BF" w:rsidRDefault="000C2D15" w:rsidP="00913CDF">
                  <w:pPr>
                    <w:pStyle w:val="TableStyle"/>
                  </w:pPr>
                  <w:r w:rsidRPr="000244BF">
                    <w:t xml:space="preserve">P_ </w:t>
                  </w:r>
                  <w:r w:rsidR="00913CDF">
                    <w:t>GOULBDB</w:t>
                  </w:r>
                  <w:r w:rsidRPr="00913CDF">
                    <w:t>_Ingestion_Master</w:t>
                  </w:r>
                </w:p>
              </w:tc>
            </w:tr>
          </w:tbl>
          <w:p w14:paraId="77C08E97" w14:textId="77777777" w:rsidR="000C2D15" w:rsidRPr="000244BF" w:rsidRDefault="000C2D15" w:rsidP="00913CDF">
            <w:pPr>
              <w:pStyle w:val="TableStyle"/>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0C2D15" w:rsidRPr="000244BF" w14:paraId="60CC9920" w14:textId="77777777">
              <w:trPr>
                <w:tblCellSpacing w:w="15" w:type="dxa"/>
              </w:trPr>
              <w:tc>
                <w:tcPr>
                  <w:tcW w:w="0" w:type="auto"/>
                  <w:vAlign w:val="center"/>
                  <w:hideMark/>
                </w:tcPr>
                <w:p w14:paraId="312B2F91" w14:textId="26B76EF8" w:rsidR="000C2D15" w:rsidRPr="000244BF" w:rsidRDefault="000C2D15" w:rsidP="00913CDF">
                  <w:pPr>
                    <w:pStyle w:val="TableStyle"/>
                  </w:pPr>
                  <w:r w:rsidRPr="000244BF">
                    <w:t xml:space="preserve">Orchestrates the end-to-end ingestion process for </w:t>
                  </w:r>
                  <w:r w:rsidR="00913CDF">
                    <w:t>GOULBDB</w:t>
                  </w:r>
                  <w:r w:rsidRPr="000244BF">
                    <w:t xml:space="preserve"> data source.</w:t>
                  </w:r>
                </w:p>
              </w:tc>
            </w:tr>
          </w:tbl>
          <w:p w14:paraId="241B5D75" w14:textId="77777777" w:rsidR="000C2D15" w:rsidRPr="00CA41D2" w:rsidRDefault="000C2D15" w:rsidP="00913CDF">
            <w:pPr>
              <w:pStyle w:val="TableStyle"/>
              <w:cnfStyle w:val="000000000000" w:firstRow="0" w:lastRow="0" w:firstColumn="0" w:lastColumn="0" w:oddVBand="0" w:evenVBand="0" w:oddHBand="0" w:evenHBand="0" w:firstRowFirstColumn="0" w:firstRowLastColumn="0" w:lastRowFirstColumn="0" w:lastRowLastColumn="0"/>
            </w:pPr>
          </w:p>
        </w:tc>
      </w:tr>
    </w:tbl>
    <w:p w14:paraId="659B7A3F" w14:textId="77777777" w:rsidR="000C2D15" w:rsidRPr="00CA41D2" w:rsidRDefault="000C2D15" w:rsidP="000C2D15">
      <w:pPr>
        <w:spacing w:line="279" w:lineRule="auto"/>
        <w:rPr>
          <w:rFonts w:ascii="Aptos" w:eastAsia="Times New Roman" w:hAnsi="Aptos" w:cs="Times New Roman"/>
          <w:sz w:val="24"/>
          <w:szCs w:val="24"/>
          <w:lang w:eastAsia="ja-JP"/>
        </w:rPr>
      </w:pPr>
    </w:p>
    <w:p w14:paraId="18ADA69E" w14:textId="77777777" w:rsidR="000C2D15" w:rsidRPr="00CA41D2" w:rsidRDefault="000C2D15" w:rsidP="000C2D15">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0C2D15" w:rsidRPr="000244BF" w14:paraId="0CA9F60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58DDCC2C" w14:textId="77777777" w:rsidR="000C2D15" w:rsidRPr="000244BF" w:rsidRDefault="000C2D15">
            <w:r w:rsidRPr="000244BF">
              <w:t>Module Name</w:t>
            </w:r>
          </w:p>
        </w:tc>
        <w:tc>
          <w:tcPr>
            <w:tcW w:w="4432" w:type="dxa"/>
          </w:tcPr>
          <w:p w14:paraId="4FEE867B" w14:textId="77777777" w:rsidR="000C2D15" w:rsidRPr="000244BF" w:rsidRDefault="000C2D15">
            <w:pPr>
              <w:cnfStyle w:val="100000000000" w:firstRow="1" w:lastRow="0" w:firstColumn="0" w:lastColumn="0" w:oddVBand="0" w:evenVBand="0" w:oddHBand="0" w:evenHBand="0" w:firstRowFirstColumn="0" w:firstRowLastColumn="0" w:lastRowFirstColumn="0" w:lastRowLastColumn="0"/>
            </w:pPr>
            <w:r w:rsidRPr="000244BF">
              <w:t>Description</w:t>
            </w:r>
          </w:p>
        </w:tc>
      </w:tr>
      <w:tr w:rsidR="000C2D15" w:rsidRPr="000244BF" w14:paraId="3F738AF3"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F4F2541" w14:textId="7B2818B5" w:rsidR="000C2D15" w:rsidRPr="000244BF" w:rsidRDefault="000C2D15">
            <w:pPr>
              <w:pStyle w:val="TableStyle"/>
            </w:pPr>
            <w:r w:rsidRPr="000244BF">
              <w:t>L_</w:t>
            </w:r>
            <w:r w:rsidR="00913CDF">
              <w:t xml:space="preserve"> GOULBDB</w:t>
            </w:r>
            <w:r w:rsidR="00913CDF" w:rsidRPr="000244BF">
              <w:t xml:space="preserve"> </w:t>
            </w:r>
            <w:r w:rsidRPr="000244BF">
              <w:t>_MetadataDrivenCopyTask_TopLevel</w:t>
            </w:r>
          </w:p>
        </w:tc>
        <w:tc>
          <w:tcPr>
            <w:tcW w:w="4432" w:type="dxa"/>
          </w:tcPr>
          <w:p w14:paraId="4A5524DA"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top level which divides objects into batches and sends to the middle level module pipeline below</w:t>
            </w:r>
          </w:p>
        </w:tc>
      </w:tr>
      <w:tr w:rsidR="000C2D15" w:rsidRPr="000244BF" w14:paraId="055E5AA9"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EA65841" w14:textId="2ADA0B26" w:rsidR="000C2D15" w:rsidRPr="000244BF" w:rsidRDefault="000C2D15">
            <w:pPr>
              <w:pStyle w:val="TableStyle"/>
            </w:pPr>
            <w:r w:rsidRPr="000244BF">
              <w:t>L_</w:t>
            </w:r>
            <w:r w:rsidR="00913CDF">
              <w:t xml:space="preserve"> GOULBDB</w:t>
            </w:r>
            <w:r w:rsidR="00913CDF" w:rsidRPr="000244BF">
              <w:t xml:space="preserve"> </w:t>
            </w:r>
            <w:r w:rsidRPr="000244BF">
              <w:t>_MetadataDrivenCopyTask_MiddleLevel</w:t>
            </w:r>
          </w:p>
        </w:tc>
        <w:tc>
          <w:tcPr>
            <w:tcW w:w="4432" w:type="dxa"/>
          </w:tcPr>
          <w:p w14:paraId="5E94967E"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middle level which routes batches of objects according to pipeline concurrency to be further ingestion</w:t>
            </w:r>
          </w:p>
        </w:tc>
      </w:tr>
      <w:tr w:rsidR="000C2D15" w:rsidRPr="000244BF" w14:paraId="14E42D17"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FC8B4AD" w14:textId="329E68EF" w:rsidR="000C2D15" w:rsidRPr="000244BF" w:rsidRDefault="000C2D15">
            <w:pPr>
              <w:pStyle w:val="TableStyle"/>
            </w:pPr>
            <w:r w:rsidRPr="000244BF">
              <w:t>L_</w:t>
            </w:r>
            <w:r w:rsidR="00913CDF">
              <w:t xml:space="preserve"> GOULBDB</w:t>
            </w:r>
            <w:r w:rsidR="00913CDF" w:rsidRPr="000244BF">
              <w:t xml:space="preserve"> </w:t>
            </w:r>
            <w:r w:rsidRPr="000244BF">
              <w:t>_MetadataDrivenCopyTask_BottomLevel</w:t>
            </w:r>
          </w:p>
        </w:tc>
        <w:tc>
          <w:tcPr>
            <w:tcW w:w="4432" w:type="dxa"/>
          </w:tcPr>
          <w:p w14:paraId="21C81BEE" w14:textId="334A5F45"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 xml:space="preserve">Native Fabric metadata driven copy activity pipeline bottom level copies objects from </w:t>
            </w:r>
            <w:r w:rsidR="00913CDF">
              <w:t>goulbdb</w:t>
            </w:r>
          </w:p>
        </w:tc>
      </w:tr>
      <w:tr w:rsidR="000C2D15" w:rsidRPr="000244BF" w14:paraId="52263CB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0A2849B" w14:textId="77777777" w:rsidR="000C2D15" w:rsidRPr="000244BF" w:rsidRDefault="000C2D15">
            <w:pPr>
              <w:pStyle w:val="TableStyle"/>
            </w:pPr>
            <w:r w:rsidRPr="000244BF">
              <w:rPr>
                <w:rFonts w:cs="Times New Roman"/>
              </w:rPr>
              <w:t>L_MergeBronzeToSilver</w:t>
            </w:r>
          </w:p>
        </w:tc>
        <w:tc>
          <w:tcPr>
            <w:tcW w:w="4432" w:type="dxa"/>
          </w:tcPr>
          <w:p w14:paraId="45C5D918"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rPr>
                <w:rFonts w:cs="Times New Roman"/>
              </w:rPr>
              <w:t xml:space="preserve">Runs a Fabric notebook to write Delta Tables in Silver </w:t>
            </w:r>
          </w:p>
        </w:tc>
      </w:tr>
    </w:tbl>
    <w:p w14:paraId="1FF33D60" w14:textId="77777777" w:rsidR="000C2D15" w:rsidRDefault="000C2D15" w:rsidP="000C2D15"/>
    <w:p w14:paraId="51865501" w14:textId="77777777" w:rsidR="000C2D15" w:rsidRPr="00CA41D2" w:rsidRDefault="000C2D15" w:rsidP="000C2D15">
      <w:pPr>
        <w:pStyle w:val="Heading3"/>
        <w:rPr>
          <w:lang w:val="en-AU"/>
        </w:rPr>
      </w:pPr>
      <w:r w:rsidRPr="00CA41D2">
        <w:rPr>
          <w:lang w:val="en-AU"/>
        </w:rPr>
        <w:t>Transformation</w:t>
      </w:r>
    </w:p>
    <w:p w14:paraId="2977EBFE" w14:textId="77777777" w:rsidR="000C2D15" w:rsidRPr="00CA41D2" w:rsidRDefault="000C2D15" w:rsidP="000C2D15">
      <w:pPr>
        <w:pStyle w:val="Heading4"/>
        <w:rPr>
          <w:lang w:val="en-AU"/>
        </w:rPr>
      </w:pPr>
      <w:r w:rsidRPr="00CA41D2">
        <w:rPr>
          <w:lang w:val="en-AU"/>
        </w:rPr>
        <w:t>Spark notebooks</w:t>
      </w:r>
    </w:p>
    <w:p w14:paraId="78A546F0" w14:textId="77777777" w:rsidR="000C2D15" w:rsidRPr="00CA41D2" w:rsidRDefault="000C2D15" w:rsidP="00760DCB">
      <w:pPr>
        <w:pStyle w:val="Heading5"/>
        <w:numPr>
          <w:ilvl w:val="4"/>
          <w:numId w:val="26"/>
        </w:numPr>
        <w:rPr>
          <w:lang w:val="en-AU"/>
        </w:rPr>
      </w:pPr>
      <w:r w:rsidRPr="00CA41D2">
        <w:rPr>
          <w:lang w:val="en-AU"/>
        </w:rPr>
        <w:t>Main</w:t>
      </w:r>
    </w:p>
    <w:tbl>
      <w:tblPr>
        <w:tblStyle w:val="ListTable4-Accent51"/>
        <w:tblW w:w="0" w:type="auto"/>
        <w:tblLook w:val="04A0" w:firstRow="1" w:lastRow="0" w:firstColumn="1" w:lastColumn="0" w:noHBand="0" w:noVBand="1"/>
      </w:tblPr>
      <w:tblGrid>
        <w:gridCol w:w="4827"/>
        <w:gridCol w:w="4377"/>
      </w:tblGrid>
      <w:tr w:rsidR="000C2D15" w:rsidRPr="003C2F94" w14:paraId="11CB1B3C"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779F52F4" w14:textId="77777777" w:rsidR="000C2D15" w:rsidRPr="00CA41D2" w:rsidRDefault="000C2D15">
            <w:pPr>
              <w:rPr>
                <w:rFonts w:ascii="Aptos" w:hAnsi="Aptos" w:cs="Times New Roman"/>
              </w:rPr>
            </w:pPr>
            <w:r w:rsidRPr="00CA41D2">
              <w:rPr>
                <w:rFonts w:ascii="Aptos" w:hAnsi="Aptos" w:cs="Times New Roman"/>
              </w:rPr>
              <w:t>Spark Notebook</w:t>
            </w:r>
          </w:p>
        </w:tc>
        <w:tc>
          <w:tcPr>
            <w:tcW w:w="4377" w:type="dxa"/>
            <w:hideMark/>
          </w:tcPr>
          <w:p w14:paraId="363E5EE4" w14:textId="77777777" w:rsidR="000C2D15" w:rsidRPr="00CA41D2" w:rsidRDefault="000C2D15">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0C2D15" w:rsidRPr="003C2F94" w14:paraId="70031F2B" w14:textId="77777777">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37E08E6F" w14:textId="77777777" w:rsidR="000C2D15" w:rsidRPr="00CA41D2" w:rsidRDefault="000C2D15">
            <w:pPr>
              <w:rPr>
                <w:rFonts w:ascii="Aptos" w:hAnsi="Aptos" w:cs="Times New Roman"/>
                <w:lang w:val="en-US"/>
              </w:rPr>
            </w:pPr>
            <w:r w:rsidRPr="6E856EEE">
              <w:rPr>
                <w:rFonts w:ascii="Aptos" w:hAnsi="Aptos" w:cs="Times New Roman"/>
                <w:lang w:val="en-US"/>
              </w:rPr>
              <w:t>N_BronzeToSilver</w:t>
            </w:r>
          </w:p>
        </w:tc>
        <w:tc>
          <w:tcPr>
            <w:tcW w:w="4377" w:type="dxa"/>
          </w:tcPr>
          <w:p w14:paraId="3CC516A9"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2B66387E" w14:textId="77777777" w:rsidR="00913CDF" w:rsidRDefault="00913CDF" w:rsidP="00913CDF"/>
    <w:p w14:paraId="7C60B2B7" w14:textId="77777777" w:rsidR="00913CDF" w:rsidRPr="00CA41D2" w:rsidRDefault="00913CDF">
      <w:pPr>
        <w:rPr>
          <w:rFonts w:asciiTheme="majorHAnsi" w:eastAsiaTheme="majorEastAsia" w:hAnsiTheme="majorHAnsi" w:cstheme="majorBidi"/>
          <w:color w:val="004F8A"/>
          <w:sz w:val="28"/>
          <w:szCs w:val="26"/>
          <w:lang w:eastAsia="ja-JP"/>
        </w:rPr>
      </w:pPr>
      <w:r>
        <w:br w:type="page"/>
      </w:r>
    </w:p>
    <w:p w14:paraId="5AA19D7E" w14:textId="2EF77494" w:rsidR="00F3645C" w:rsidRPr="00CA41D2" w:rsidRDefault="00F3645C" w:rsidP="00F3645C">
      <w:pPr>
        <w:pStyle w:val="Heading2"/>
        <w:rPr>
          <w:lang w:val="en-AU"/>
        </w:rPr>
      </w:pPr>
      <w:bookmarkStart w:id="771" w:name="_Toc227142076"/>
      <w:commentRangeStart w:id="772"/>
      <w:r w:rsidRPr="467A4584">
        <w:rPr>
          <w:lang w:val="en-AU"/>
        </w:rPr>
        <w:lastRenderedPageBreak/>
        <w:t>SharePoint</w:t>
      </w:r>
      <w:commentRangeEnd w:id="772"/>
      <w:r w:rsidRPr="467A4584">
        <w:rPr>
          <w:rStyle w:val="CommentReference"/>
          <w:sz w:val="28"/>
          <w:szCs w:val="26"/>
          <w:lang w:val="en-AU"/>
        </w:rPr>
        <w:commentReference w:id="772"/>
      </w:r>
      <w:r w:rsidRPr="467A4584">
        <w:rPr>
          <w:lang w:val="en-AU"/>
        </w:rPr>
        <w:t xml:space="preserve"> Ingestion</w:t>
      </w:r>
      <w:bookmarkEnd w:id="771"/>
    </w:p>
    <w:p w14:paraId="0523C5BE" w14:textId="1F11469E" w:rsidR="00F3645C" w:rsidRPr="00CA41D2" w:rsidRDefault="00F3645C" w:rsidP="00F3645C">
      <w:pPr>
        <w:rPr>
          <w:lang w:eastAsia="ja-JP"/>
        </w:rPr>
      </w:pPr>
      <w:r w:rsidRPr="00CA41D2">
        <w:rPr>
          <w:lang w:eastAsia="ja-JP"/>
        </w:rPr>
        <w:t>This section refers to the SharePoint ingestion developed for SharePoint Site/Excel data.</w:t>
      </w:r>
    </w:p>
    <w:p w14:paraId="4865AAC4" w14:textId="44D8521D" w:rsidR="00F3645C" w:rsidRPr="00CA41D2" w:rsidRDefault="00F3645C" w:rsidP="00F3645C">
      <w:pPr>
        <w:rPr>
          <w:lang w:val="en-US" w:eastAsia="ja-JP"/>
        </w:rPr>
      </w:pPr>
      <w:r w:rsidRPr="6E856EEE">
        <w:rPr>
          <w:lang w:val="en-US" w:eastAsia="ja-JP"/>
        </w:rPr>
        <w:t xml:space="preserve">It </w:t>
      </w:r>
      <w:r w:rsidR="00BA28B6">
        <w:rPr>
          <w:lang w:val="en-US" w:eastAsia="ja-JP"/>
        </w:rPr>
        <w:t>utilises</w:t>
      </w:r>
      <w:r w:rsidRPr="6E856EEE">
        <w:rPr>
          <w:lang w:val="en-US" w:eastAsia="ja-JP"/>
        </w:rPr>
        <w:t xml:space="preserve"> a dataflow pattern for structured data ingestion.</w:t>
      </w:r>
    </w:p>
    <w:p w14:paraId="7C5A6DB4" w14:textId="77777777" w:rsidR="00F3645C" w:rsidRPr="00CA41D2" w:rsidRDefault="00F3645C" w:rsidP="00F3645C">
      <w:pPr>
        <w:pStyle w:val="Heading3"/>
        <w:rPr>
          <w:lang w:val="en-AU"/>
        </w:rPr>
      </w:pPr>
      <w:r w:rsidRPr="00CA41D2">
        <w:rPr>
          <w:lang w:val="en-AU"/>
        </w:rPr>
        <w:t>Ingestion</w:t>
      </w:r>
    </w:p>
    <w:p w14:paraId="342F9C7C" w14:textId="77777777" w:rsidR="00F3645C" w:rsidRPr="00CA41D2" w:rsidRDefault="00F3645C" w:rsidP="00F3645C">
      <w:pPr>
        <w:pStyle w:val="Heading4"/>
        <w:rPr>
          <w:lang w:val="en-AU"/>
        </w:rPr>
      </w:pPr>
      <w:r w:rsidRPr="00CA41D2">
        <w:rPr>
          <w:lang w:val="en-AU"/>
        </w:rPr>
        <w:t>Copy data activity details</w:t>
      </w:r>
    </w:p>
    <w:p w14:paraId="219311E6" w14:textId="77777777" w:rsidR="00F3645C" w:rsidRPr="00CA41D2" w:rsidRDefault="00F3645C" w:rsidP="00F3645C">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365"/>
        <w:gridCol w:w="6839"/>
      </w:tblGrid>
      <w:tr w:rsidR="00252C2A" w:rsidRPr="003C2F94" w14:paraId="2C6181B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127" w:type="pct"/>
            <w:hideMark/>
          </w:tcPr>
          <w:p w14:paraId="222257A8" w14:textId="77777777" w:rsidR="00F3645C" w:rsidRPr="00CA41D2" w:rsidRDefault="00F3645C">
            <w:r w:rsidRPr="00CA41D2">
              <w:t>Source Attribute</w:t>
            </w:r>
          </w:p>
        </w:tc>
        <w:tc>
          <w:tcPr>
            <w:tcW w:w="1873" w:type="pct"/>
            <w:hideMark/>
          </w:tcPr>
          <w:p w14:paraId="1A899D3A" w14:textId="77777777" w:rsidR="00F3645C" w:rsidRPr="00CA41D2" w:rsidRDefault="00F3645C">
            <w:pPr>
              <w:cnfStyle w:val="100000000000" w:firstRow="1" w:lastRow="0" w:firstColumn="0" w:lastColumn="0" w:oddVBand="0" w:evenVBand="0" w:oddHBand="0" w:evenHBand="0" w:firstRowFirstColumn="0" w:firstRowLastColumn="0" w:lastRowFirstColumn="0" w:lastRowLastColumn="0"/>
            </w:pPr>
            <w:r w:rsidRPr="00CA41D2">
              <w:t>Details</w:t>
            </w:r>
          </w:p>
        </w:tc>
      </w:tr>
      <w:tr w:rsidR="00252C2A" w:rsidRPr="003C2F94" w14:paraId="233E05E1"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33B9A2BE"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Type</w:t>
            </w:r>
          </w:p>
        </w:tc>
        <w:tc>
          <w:tcPr>
            <w:tcW w:w="1873" w:type="pct"/>
            <w:noWrap/>
            <w:hideMark/>
          </w:tcPr>
          <w:p w14:paraId="73A53062" w14:textId="55B81261" w:rsidR="00F3645C" w:rsidRPr="003C2F94" w:rsidRDefault="00046221">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SharePoint Excel</w:t>
            </w:r>
          </w:p>
        </w:tc>
      </w:tr>
      <w:tr w:rsidR="00252C2A" w:rsidRPr="003C2F94" w14:paraId="6728CE5B"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1D746055"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Format</w:t>
            </w:r>
          </w:p>
        </w:tc>
        <w:tc>
          <w:tcPr>
            <w:tcW w:w="1873" w:type="pct"/>
            <w:noWrap/>
            <w:hideMark/>
          </w:tcPr>
          <w:p w14:paraId="14A05D52"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Tabular data </w:t>
            </w:r>
          </w:p>
        </w:tc>
      </w:tr>
      <w:tr w:rsidR="00252C2A" w:rsidRPr="003C2F94" w14:paraId="331C10D4"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3816269"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Configuration</w:t>
            </w:r>
          </w:p>
        </w:tc>
        <w:tc>
          <w:tcPr>
            <w:tcW w:w="1873" w:type="pct"/>
            <w:noWrap/>
            <w:hideMark/>
          </w:tcPr>
          <w:p w14:paraId="35A91875" w14:textId="3C8185AC"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sidR="00046221">
              <w:rPr>
                <w:rFonts w:ascii="Aptos Narrow" w:hAnsi="Aptos Narrow"/>
                <w:color w:val="000000"/>
                <w:lang w:eastAsia="en-AU"/>
              </w:rPr>
              <w:t xml:space="preserve">Data flow v2 </w:t>
            </w:r>
            <w:r w:rsidRPr="003C2F94">
              <w:rPr>
                <w:rFonts w:ascii="Aptos Narrow" w:hAnsi="Aptos Narrow"/>
                <w:color w:val="000000"/>
                <w:lang w:eastAsia="en-AU"/>
              </w:rPr>
              <w:t xml:space="preserve">selecting fields </w:t>
            </w:r>
            <w:r w:rsidR="00046221">
              <w:rPr>
                <w:rFonts w:ascii="Aptos Narrow" w:hAnsi="Aptos Narrow"/>
                <w:color w:val="000000"/>
                <w:lang w:eastAsia="en-AU"/>
              </w:rPr>
              <w:t xml:space="preserve">and transformations for </w:t>
            </w:r>
            <w:r w:rsidRPr="003C2F94">
              <w:rPr>
                <w:rFonts w:ascii="Aptos Narrow" w:hAnsi="Aptos Narrow"/>
                <w:color w:val="000000"/>
                <w:lang w:eastAsia="en-AU"/>
              </w:rPr>
              <w:t>extraction</w:t>
            </w:r>
            <w:r w:rsidR="00252C2A">
              <w:rPr>
                <w:rFonts w:ascii="Aptos Narrow" w:hAnsi="Aptos Narrow"/>
                <w:color w:val="000000"/>
                <w:lang w:eastAsia="en-AU"/>
              </w:rPr>
              <w:t xml:space="preserve"> with Full load / overwrite </w:t>
            </w:r>
          </w:p>
        </w:tc>
      </w:tr>
      <w:tr w:rsidR="00252C2A" w:rsidRPr="003C2F94" w14:paraId="7DFAB590"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56BE6410"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Compression</w:t>
            </w:r>
          </w:p>
        </w:tc>
        <w:tc>
          <w:tcPr>
            <w:tcW w:w="1873" w:type="pct"/>
            <w:noWrap/>
            <w:hideMark/>
          </w:tcPr>
          <w:p w14:paraId="6111ABDA"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 (e.g., Gzip).</w:t>
            </w:r>
          </w:p>
        </w:tc>
      </w:tr>
      <w:tr w:rsidR="00252C2A" w:rsidRPr="003C2F94" w14:paraId="3F65C739"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161460AF"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Authentication</w:t>
            </w:r>
          </w:p>
        </w:tc>
        <w:tc>
          <w:tcPr>
            <w:tcW w:w="1873" w:type="pct"/>
            <w:noWrap/>
            <w:hideMark/>
          </w:tcPr>
          <w:p w14:paraId="26CDC75B" w14:textId="65129D86"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 xml:space="preserve">Via </w:t>
            </w:r>
            <w:r w:rsidR="003D1571">
              <w:rPr>
                <w:rFonts w:ascii="Aptos Narrow" w:hAnsi="Aptos Narrow"/>
                <w:color w:val="000000"/>
                <w:lang w:eastAsia="en-AU"/>
              </w:rPr>
              <w:t>Service Account</w:t>
            </w:r>
          </w:p>
        </w:tc>
      </w:tr>
    </w:tbl>
    <w:p w14:paraId="3E98B564" w14:textId="77777777" w:rsidR="00F3645C" w:rsidRPr="00CA41D2" w:rsidRDefault="00F3645C" w:rsidP="00F3645C">
      <w:pPr>
        <w:spacing w:line="279" w:lineRule="auto"/>
        <w:rPr>
          <w:rFonts w:ascii="Aptos" w:eastAsia="Times New Roman" w:hAnsi="Aptos" w:cs="Times New Roman"/>
          <w:sz w:val="24"/>
          <w:szCs w:val="24"/>
          <w:lang w:eastAsia="ja-JP"/>
        </w:rPr>
      </w:pPr>
    </w:p>
    <w:p w14:paraId="03739573" w14:textId="77777777" w:rsidR="00F3645C" w:rsidRPr="00CA41D2" w:rsidRDefault="00F3645C" w:rsidP="00F3645C">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F3645C" w:rsidRPr="003C2F94" w14:paraId="061E92C8"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04390145" w14:textId="77777777" w:rsidR="00F3645C" w:rsidRPr="00CA41D2" w:rsidRDefault="00F3645C">
            <w:r w:rsidRPr="00CA41D2">
              <w:t>Sink Attribute</w:t>
            </w:r>
          </w:p>
        </w:tc>
        <w:tc>
          <w:tcPr>
            <w:tcW w:w="3562" w:type="pct"/>
            <w:hideMark/>
          </w:tcPr>
          <w:p w14:paraId="19F27927" w14:textId="77777777" w:rsidR="00F3645C" w:rsidRPr="00CA41D2" w:rsidRDefault="00F3645C">
            <w:pPr>
              <w:cnfStyle w:val="100000000000" w:firstRow="1" w:lastRow="0" w:firstColumn="0" w:lastColumn="0" w:oddVBand="0" w:evenVBand="0" w:oddHBand="0" w:evenHBand="0" w:firstRowFirstColumn="0" w:firstRowLastColumn="0" w:lastRowFirstColumn="0" w:lastRowLastColumn="0"/>
            </w:pPr>
            <w:r w:rsidRPr="00CA41D2">
              <w:t>Details</w:t>
            </w:r>
          </w:p>
        </w:tc>
      </w:tr>
      <w:tr w:rsidR="00F3645C" w:rsidRPr="003C2F94" w14:paraId="38AA4DBD"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5DF1AC51" w14:textId="77777777" w:rsidR="00F3645C" w:rsidRPr="00CA41D2" w:rsidRDefault="00F3645C">
            <w:r w:rsidRPr="00CA41D2">
              <w:rPr>
                <w:rFonts w:ascii="Aptos Narrow" w:hAnsi="Aptos Narrow"/>
                <w:color w:val="000000"/>
              </w:rPr>
              <w:t>Type</w:t>
            </w:r>
          </w:p>
        </w:tc>
        <w:tc>
          <w:tcPr>
            <w:tcW w:w="3562" w:type="pct"/>
            <w:hideMark/>
          </w:tcPr>
          <w:p w14:paraId="1B6C78F8"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2B6977E5"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08294FB5"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33E3791E"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F3645C" w:rsidRPr="003C2F94" w14:paraId="161B7FE9"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8751D54" w14:textId="77777777" w:rsidR="00F3645C" w:rsidRPr="00CA41D2" w:rsidRDefault="00F3645C">
            <w:r w:rsidRPr="00CA41D2">
              <w:rPr>
                <w:rFonts w:ascii="Aptos Narrow" w:hAnsi="Aptos Narrow"/>
                <w:color w:val="000000"/>
              </w:rPr>
              <w:t>Format</w:t>
            </w:r>
          </w:p>
        </w:tc>
        <w:tc>
          <w:tcPr>
            <w:tcW w:w="3562" w:type="pct"/>
            <w:hideMark/>
          </w:tcPr>
          <w:p w14:paraId="3FF31F45"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6D03685D"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36C7B0DF"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25D922DF"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p>
        </w:tc>
      </w:tr>
      <w:tr w:rsidR="00F3645C" w:rsidRPr="003C2F94" w14:paraId="2C62421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806B848" w14:textId="77777777" w:rsidR="00F3645C" w:rsidRPr="00CA41D2" w:rsidRDefault="00F3645C">
            <w:r w:rsidRPr="00CA41D2">
              <w:rPr>
                <w:rFonts w:ascii="Aptos Narrow" w:hAnsi="Aptos Narrow"/>
                <w:color w:val="000000"/>
              </w:rPr>
              <w:t>Partitioning</w:t>
            </w:r>
          </w:p>
        </w:tc>
        <w:tc>
          <w:tcPr>
            <w:tcW w:w="3562" w:type="pct"/>
            <w:hideMark/>
          </w:tcPr>
          <w:p w14:paraId="74D86331"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F3645C" w:rsidRPr="003C2F94" w14:paraId="62A515A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508F415A" w14:textId="77777777" w:rsidR="00F3645C" w:rsidRPr="00CA41D2" w:rsidRDefault="00F3645C">
            <w:r w:rsidRPr="00CA41D2">
              <w:rPr>
                <w:rFonts w:ascii="Aptos Narrow" w:hAnsi="Aptos Narrow"/>
                <w:color w:val="000000"/>
              </w:rPr>
              <w:t>Compression</w:t>
            </w:r>
          </w:p>
        </w:tc>
        <w:tc>
          <w:tcPr>
            <w:tcW w:w="3562" w:type="pct"/>
            <w:hideMark/>
          </w:tcPr>
          <w:p w14:paraId="22CB0C56"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F3645C" w:rsidRPr="003C2F94" w14:paraId="4F97B7C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23BD23F" w14:textId="77777777" w:rsidR="00F3645C" w:rsidRPr="00CA41D2" w:rsidRDefault="00F3645C">
            <w:r w:rsidRPr="00CA41D2">
              <w:rPr>
                <w:rFonts w:ascii="Aptos Narrow" w:hAnsi="Aptos Narrow"/>
                <w:color w:val="000000"/>
              </w:rPr>
              <w:t>Configuration</w:t>
            </w:r>
          </w:p>
        </w:tc>
        <w:tc>
          <w:tcPr>
            <w:tcW w:w="3562" w:type="pct"/>
            <w:hideMark/>
          </w:tcPr>
          <w:p w14:paraId="7BFDB863" w14:textId="16320AB4"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Schema mapping between fields and target columns in the sink.</w:t>
            </w:r>
          </w:p>
        </w:tc>
      </w:tr>
    </w:tbl>
    <w:p w14:paraId="0A7168D1" w14:textId="77777777" w:rsidR="00F3645C" w:rsidRPr="00CA41D2" w:rsidRDefault="00F3645C" w:rsidP="00F3645C">
      <w:pPr>
        <w:spacing w:line="279" w:lineRule="auto"/>
        <w:rPr>
          <w:rFonts w:ascii="Aptos" w:eastAsia="Times New Roman" w:hAnsi="Aptos" w:cs="Times New Roman"/>
          <w:sz w:val="24"/>
          <w:szCs w:val="24"/>
          <w:lang w:eastAsia="ja-JP"/>
        </w:rPr>
      </w:pPr>
    </w:p>
    <w:p w14:paraId="3BCEDD83" w14:textId="77777777" w:rsidR="00F3645C" w:rsidRPr="00CA41D2" w:rsidRDefault="00F3645C" w:rsidP="00F3645C">
      <w:pPr>
        <w:pStyle w:val="Heading4"/>
        <w:rPr>
          <w:lang w:val="en-AU"/>
        </w:rPr>
      </w:pPr>
      <w:r w:rsidRPr="00CA41D2">
        <w:rPr>
          <w:lang w:val="en-AU"/>
        </w:rPr>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F3645C" w:rsidRPr="003C2F94" w14:paraId="2B8BF26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0A14BE4A" w14:textId="77777777" w:rsidR="00F3645C" w:rsidRPr="00CA41D2" w:rsidRDefault="00F3645C">
            <w:pPr>
              <w:pStyle w:val="TableStyle"/>
            </w:pPr>
            <w:r w:rsidRPr="00CA41D2">
              <w:t>Name </w:t>
            </w:r>
          </w:p>
        </w:tc>
        <w:tc>
          <w:tcPr>
            <w:tcW w:w="992" w:type="dxa"/>
            <w:hideMark/>
          </w:tcPr>
          <w:p w14:paraId="58D4CC3C"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76AC1234"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4243511F"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F3645C" w:rsidRPr="003C2F94" w14:paraId="4482953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2DEE841" w14:textId="77777777" w:rsidR="00F3645C" w:rsidRPr="000244BF" w:rsidRDefault="00F3645C">
            <w:pPr>
              <w:pStyle w:val="TableStyle"/>
            </w:pPr>
            <w:r w:rsidRPr="000244BF">
              <w:t>Object</w:t>
            </w:r>
          </w:p>
        </w:tc>
        <w:tc>
          <w:tcPr>
            <w:tcW w:w="992" w:type="dxa"/>
            <w:noWrap/>
            <w:hideMark/>
          </w:tcPr>
          <w:p w14:paraId="2C80DE1B"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66D57923" w14:textId="18D159E2"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w:t>
            </w:r>
            <w:r>
              <w:t>BiodiversityEntity</w:t>
            </w:r>
            <w:r w:rsidRPr="000244BF">
              <w:t>"</w:t>
            </w:r>
          </w:p>
        </w:tc>
        <w:tc>
          <w:tcPr>
            <w:tcW w:w="4511" w:type="dxa"/>
            <w:noWrap/>
            <w:hideMark/>
          </w:tcPr>
          <w:p w14:paraId="269530EC" w14:textId="3271F94F"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 xml:space="preserve">Specifies the object to extract data from </w:t>
            </w:r>
          </w:p>
        </w:tc>
      </w:tr>
      <w:tr w:rsidR="00F3645C" w:rsidRPr="003C2F94" w14:paraId="3F8D9DC3"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6F98C34" w14:textId="774703C9" w:rsidR="00F3645C" w:rsidRPr="000244BF" w:rsidRDefault="003D1571">
            <w:pPr>
              <w:pStyle w:val="TableStyle"/>
            </w:pPr>
            <w:r>
              <w:t>PowerQuery Transformations</w:t>
            </w:r>
          </w:p>
        </w:tc>
        <w:tc>
          <w:tcPr>
            <w:tcW w:w="992" w:type="dxa"/>
            <w:noWrap/>
            <w:hideMark/>
          </w:tcPr>
          <w:p w14:paraId="1E84890D"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D8A6940" w14:textId="77CE8B6F" w:rsidR="00F3645C" w:rsidRPr="000244BF" w:rsidRDefault="003D1571">
            <w:pPr>
              <w:pStyle w:val="TableStyle"/>
              <w:cnfStyle w:val="000000000000" w:firstRow="0" w:lastRow="0" w:firstColumn="0" w:lastColumn="0" w:oddVBand="0" w:evenVBand="0" w:oddHBand="0" w:evenHBand="0" w:firstRowFirstColumn="0" w:firstRowLastColumn="0" w:lastRowFirstColumn="0" w:lastRowLastColumn="0"/>
            </w:pPr>
            <w:r>
              <w:t>PowerQuery Advanced Editor inputs and outputs</w:t>
            </w:r>
          </w:p>
        </w:tc>
        <w:tc>
          <w:tcPr>
            <w:tcW w:w="4511" w:type="dxa"/>
            <w:noWrap/>
            <w:hideMark/>
          </w:tcPr>
          <w:p w14:paraId="21F49890" w14:textId="47307AB4"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 xml:space="preserve">Defines the </w:t>
            </w:r>
            <w:r w:rsidR="003D1571">
              <w:t>transformations in Power Query format</w:t>
            </w:r>
            <w:r w:rsidRPr="000244BF">
              <w:t>.</w:t>
            </w:r>
          </w:p>
        </w:tc>
      </w:tr>
    </w:tbl>
    <w:p w14:paraId="04D6E0C2" w14:textId="77777777" w:rsidR="00F3645C" w:rsidRPr="00CA41D2" w:rsidRDefault="00F3645C" w:rsidP="00F3645C">
      <w:pPr>
        <w:spacing w:line="279" w:lineRule="auto"/>
        <w:rPr>
          <w:rFonts w:ascii="Aptos" w:eastAsia="Times New Roman" w:hAnsi="Aptos" w:cs="Times New Roman"/>
          <w:sz w:val="24"/>
          <w:szCs w:val="24"/>
          <w:lang w:eastAsia="ja-JP"/>
        </w:rPr>
      </w:pPr>
    </w:p>
    <w:p w14:paraId="42793038" w14:textId="77777777" w:rsidR="00F3645C" w:rsidRPr="00CA41D2" w:rsidRDefault="00F3645C" w:rsidP="00F3645C">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F3645C" w:rsidRPr="000244BF" w14:paraId="44248525"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3E3BA198" w14:textId="77777777" w:rsidR="00F3645C" w:rsidRPr="00CA41D2" w:rsidRDefault="00F3645C">
            <w:pPr>
              <w:pStyle w:val="TableStyle"/>
            </w:pPr>
            <w:r w:rsidRPr="00CA41D2">
              <w:t>Master pipeline name</w:t>
            </w:r>
          </w:p>
        </w:tc>
        <w:tc>
          <w:tcPr>
            <w:tcW w:w="5221" w:type="dxa"/>
          </w:tcPr>
          <w:p w14:paraId="10B3287A"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F3645C" w:rsidRPr="000244BF" w14:paraId="0EB519C2"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tblGrid>
            <w:tr w:rsidR="00F3645C" w:rsidRPr="000244BF" w14:paraId="5DF51613" w14:textId="77777777">
              <w:trPr>
                <w:tblCellSpacing w:w="15" w:type="dxa"/>
              </w:trPr>
              <w:tc>
                <w:tcPr>
                  <w:tcW w:w="0" w:type="auto"/>
                  <w:vAlign w:val="center"/>
                  <w:hideMark/>
                </w:tcPr>
                <w:p w14:paraId="4814B874" w14:textId="7AB6981C" w:rsidR="00F3645C" w:rsidRPr="000244BF" w:rsidRDefault="00F3645C">
                  <w:pPr>
                    <w:pStyle w:val="TableStyle"/>
                  </w:pPr>
                  <w:r w:rsidRPr="000244BF">
                    <w:t xml:space="preserve">P_ </w:t>
                  </w:r>
                  <w:r w:rsidR="003D1571">
                    <w:t>SharePoint</w:t>
                  </w:r>
                  <w:r w:rsidRPr="00913CDF">
                    <w:t>_Ingestion_Master</w:t>
                  </w:r>
                </w:p>
              </w:tc>
            </w:tr>
          </w:tbl>
          <w:p w14:paraId="1E5CD23D" w14:textId="77777777" w:rsidR="00F3645C" w:rsidRPr="000244BF" w:rsidRDefault="00F3645C">
            <w:pPr>
              <w:pStyle w:val="TableStyle"/>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F3645C" w:rsidRPr="000244BF" w14:paraId="3BCC7D2E" w14:textId="77777777">
              <w:trPr>
                <w:tblCellSpacing w:w="15" w:type="dxa"/>
              </w:trPr>
              <w:tc>
                <w:tcPr>
                  <w:tcW w:w="0" w:type="auto"/>
                  <w:vAlign w:val="center"/>
                  <w:hideMark/>
                </w:tcPr>
                <w:p w14:paraId="69FA20E2" w14:textId="4FDAF075" w:rsidR="00F3645C" w:rsidRPr="000244BF" w:rsidRDefault="00F3645C">
                  <w:pPr>
                    <w:pStyle w:val="TableStyle"/>
                  </w:pPr>
                  <w:r w:rsidRPr="000244BF">
                    <w:t xml:space="preserve">Orchestrates the end-to-end ingestion process for </w:t>
                  </w:r>
                  <w:r w:rsidR="003D1571">
                    <w:t>SharePoint</w:t>
                  </w:r>
                  <w:r w:rsidRPr="000244BF">
                    <w:t xml:space="preserve"> data source.</w:t>
                  </w:r>
                </w:p>
              </w:tc>
            </w:tr>
          </w:tbl>
          <w:p w14:paraId="2EEB29F3" w14:textId="77777777" w:rsidR="00F3645C" w:rsidRPr="00CA41D2" w:rsidRDefault="00F3645C">
            <w:pPr>
              <w:pStyle w:val="TableStyle"/>
              <w:cnfStyle w:val="000000000000" w:firstRow="0" w:lastRow="0" w:firstColumn="0" w:lastColumn="0" w:oddVBand="0" w:evenVBand="0" w:oddHBand="0" w:evenHBand="0" w:firstRowFirstColumn="0" w:firstRowLastColumn="0" w:lastRowFirstColumn="0" w:lastRowLastColumn="0"/>
            </w:pPr>
          </w:p>
        </w:tc>
      </w:tr>
    </w:tbl>
    <w:p w14:paraId="54A9F015" w14:textId="77777777" w:rsidR="00F3645C" w:rsidRPr="00CA41D2" w:rsidRDefault="00F3645C" w:rsidP="00F3645C">
      <w:pPr>
        <w:spacing w:line="279" w:lineRule="auto"/>
        <w:rPr>
          <w:rFonts w:ascii="Aptos" w:eastAsia="Times New Roman" w:hAnsi="Aptos" w:cs="Times New Roman"/>
          <w:sz w:val="24"/>
          <w:szCs w:val="24"/>
          <w:lang w:eastAsia="ja-JP"/>
        </w:rPr>
      </w:pPr>
    </w:p>
    <w:p w14:paraId="166C2FD8" w14:textId="77777777" w:rsidR="00F3645C" w:rsidRPr="00CA41D2" w:rsidRDefault="00F3645C" w:rsidP="00F3645C">
      <w:pPr>
        <w:pStyle w:val="Heading4"/>
        <w:rPr>
          <w:lang w:val="en-AU"/>
        </w:rPr>
      </w:pPr>
      <w:r w:rsidRPr="00CA41D2">
        <w:rPr>
          <w:lang w:val="en-AU"/>
        </w:rPr>
        <w:lastRenderedPageBreak/>
        <w:t>Module pipeline</w:t>
      </w:r>
    </w:p>
    <w:tbl>
      <w:tblPr>
        <w:tblStyle w:val="ListTable4-Accent51"/>
        <w:tblW w:w="9128" w:type="dxa"/>
        <w:tblLook w:val="04A0" w:firstRow="1" w:lastRow="0" w:firstColumn="1" w:lastColumn="0" w:noHBand="0" w:noVBand="1"/>
      </w:tblPr>
      <w:tblGrid>
        <w:gridCol w:w="4696"/>
        <w:gridCol w:w="4432"/>
      </w:tblGrid>
      <w:tr w:rsidR="00F3645C" w:rsidRPr="000244BF" w14:paraId="1BC579F6"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F743F9E" w14:textId="77777777" w:rsidR="00F3645C" w:rsidRPr="000244BF" w:rsidRDefault="00F3645C">
            <w:r w:rsidRPr="000244BF">
              <w:t>Module Name</w:t>
            </w:r>
          </w:p>
        </w:tc>
        <w:tc>
          <w:tcPr>
            <w:tcW w:w="4432" w:type="dxa"/>
          </w:tcPr>
          <w:p w14:paraId="39B97B8C" w14:textId="77777777" w:rsidR="00F3645C" w:rsidRPr="000244BF" w:rsidRDefault="00F3645C">
            <w:pPr>
              <w:cnfStyle w:val="100000000000" w:firstRow="1" w:lastRow="0" w:firstColumn="0" w:lastColumn="0" w:oddVBand="0" w:evenVBand="0" w:oddHBand="0" w:evenHBand="0" w:firstRowFirstColumn="0" w:firstRowLastColumn="0" w:lastRowFirstColumn="0" w:lastRowLastColumn="0"/>
            </w:pPr>
            <w:r w:rsidRPr="000244BF">
              <w:t>Description</w:t>
            </w:r>
          </w:p>
        </w:tc>
      </w:tr>
      <w:tr w:rsidR="00F3645C" w:rsidRPr="000244BF" w14:paraId="73B4EBBC"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1E48C84" w14:textId="49F1D93B" w:rsidR="00F3645C" w:rsidRPr="000244BF" w:rsidRDefault="00F3645C">
            <w:pPr>
              <w:pStyle w:val="TableStyle"/>
            </w:pPr>
            <w:r w:rsidRPr="000244BF">
              <w:t>L_</w:t>
            </w:r>
            <w:r>
              <w:t xml:space="preserve"> </w:t>
            </w:r>
            <w:r w:rsidR="003D1571">
              <w:t>Sharepoint</w:t>
            </w:r>
            <w:r w:rsidRPr="000244BF">
              <w:t xml:space="preserve"> _MetadataDrivenCopyTask_TopLevel</w:t>
            </w:r>
          </w:p>
        </w:tc>
        <w:tc>
          <w:tcPr>
            <w:tcW w:w="4432" w:type="dxa"/>
          </w:tcPr>
          <w:p w14:paraId="37EF55A2"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top level which divides objects into batches and sends to the middle level module pipeline below</w:t>
            </w:r>
          </w:p>
        </w:tc>
      </w:tr>
      <w:tr w:rsidR="00F3645C" w:rsidRPr="000244BF" w14:paraId="2B04BD28"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7EC491DD" w14:textId="35DB8EF8" w:rsidR="00F3645C" w:rsidRPr="000244BF" w:rsidRDefault="00F3645C">
            <w:pPr>
              <w:pStyle w:val="TableStyle"/>
            </w:pPr>
            <w:r w:rsidRPr="000244BF">
              <w:t>L_</w:t>
            </w:r>
            <w:r>
              <w:t xml:space="preserve"> </w:t>
            </w:r>
            <w:r w:rsidR="003D1571">
              <w:t>Sharepoint</w:t>
            </w:r>
            <w:r w:rsidR="003D1571" w:rsidRPr="000244BF">
              <w:t xml:space="preserve"> </w:t>
            </w:r>
            <w:r w:rsidRPr="000244BF">
              <w:t>_MetadataDrivenCopyTask_MiddleLevel</w:t>
            </w:r>
          </w:p>
        </w:tc>
        <w:tc>
          <w:tcPr>
            <w:tcW w:w="4432" w:type="dxa"/>
          </w:tcPr>
          <w:p w14:paraId="561CD42E"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middle level which routes batches of objects according to pipeline concurrency to be further ingestion</w:t>
            </w:r>
          </w:p>
        </w:tc>
      </w:tr>
      <w:tr w:rsidR="00F3645C" w:rsidRPr="000244BF" w14:paraId="6E03A1D4"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FD97634" w14:textId="7E5436D5" w:rsidR="00F3645C" w:rsidRPr="000244BF" w:rsidRDefault="00F3645C">
            <w:pPr>
              <w:pStyle w:val="TableStyle"/>
            </w:pPr>
            <w:r w:rsidRPr="000244BF">
              <w:t>L_</w:t>
            </w:r>
            <w:r>
              <w:t xml:space="preserve"> </w:t>
            </w:r>
            <w:r w:rsidR="003D1571">
              <w:t>Sharepoint</w:t>
            </w:r>
            <w:r w:rsidR="003D1571" w:rsidRPr="000244BF">
              <w:t xml:space="preserve"> </w:t>
            </w:r>
            <w:r w:rsidRPr="000244BF">
              <w:t>_MetadataDrivenCopyTask_BottomLevel</w:t>
            </w:r>
          </w:p>
        </w:tc>
        <w:tc>
          <w:tcPr>
            <w:tcW w:w="4432" w:type="dxa"/>
          </w:tcPr>
          <w:p w14:paraId="04989E75" w14:textId="0D87EC54"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 xml:space="preserve">Native Fabric metadata driven copy activity pipeline bottom level copies objects from </w:t>
            </w:r>
            <w:r w:rsidR="003D1571">
              <w:t>SharePoint</w:t>
            </w:r>
          </w:p>
        </w:tc>
      </w:tr>
      <w:tr w:rsidR="00F3645C" w:rsidRPr="000244BF" w14:paraId="1213DD1A"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C642C1E" w14:textId="77777777" w:rsidR="00F3645C" w:rsidRPr="000244BF" w:rsidRDefault="00F3645C">
            <w:pPr>
              <w:pStyle w:val="TableStyle"/>
            </w:pPr>
            <w:r w:rsidRPr="000244BF">
              <w:rPr>
                <w:rFonts w:cs="Times New Roman"/>
              </w:rPr>
              <w:t>L_MergeBronzeToSilver</w:t>
            </w:r>
          </w:p>
        </w:tc>
        <w:tc>
          <w:tcPr>
            <w:tcW w:w="4432" w:type="dxa"/>
          </w:tcPr>
          <w:p w14:paraId="49FD362B"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rPr>
                <w:rFonts w:cs="Times New Roman"/>
              </w:rPr>
              <w:t xml:space="preserve">Runs a Fabric notebook to write Delta Tables in Silver </w:t>
            </w:r>
          </w:p>
        </w:tc>
      </w:tr>
    </w:tbl>
    <w:p w14:paraId="1F15DAE1" w14:textId="77777777" w:rsidR="00F3645C" w:rsidRDefault="00F3645C" w:rsidP="00F3645C"/>
    <w:p w14:paraId="247AB891" w14:textId="77777777" w:rsidR="00F3645C" w:rsidRPr="00CA41D2" w:rsidRDefault="00F3645C" w:rsidP="00F3645C">
      <w:pPr>
        <w:pStyle w:val="Heading3"/>
        <w:rPr>
          <w:lang w:val="en-AU"/>
        </w:rPr>
      </w:pPr>
      <w:r w:rsidRPr="00CA41D2">
        <w:rPr>
          <w:lang w:val="en-AU"/>
        </w:rPr>
        <w:t>Transformation</w:t>
      </w:r>
    </w:p>
    <w:p w14:paraId="13074974" w14:textId="77777777" w:rsidR="00F3645C" w:rsidRPr="00CA41D2" w:rsidRDefault="00F3645C" w:rsidP="00F3645C">
      <w:pPr>
        <w:pStyle w:val="Heading4"/>
        <w:rPr>
          <w:lang w:val="en-AU"/>
        </w:rPr>
      </w:pPr>
      <w:r w:rsidRPr="00CA41D2">
        <w:rPr>
          <w:lang w:val="en-AU"/>
        </w:rPr>
        <w:t>Spark notebooks</w:t>
      </w:r>
    </w:p>
    <w:p w14:paraId="19999227" w14:textId="77777777" w:rsidR="00F3645C" w:rsidRPr="00CA41D2" w:rsidRDefault="00F3645C" w:rsidP="00760DCB">
      <w:pPr>
        <w:pStyle w:val="Heading5"/>
        <w:numPr>
          <w:ilvl w:val="4"/>
          <w:numId w:val="26"/>
        </w:numPr>
        <w:rPr>
          <w:lang w:val="en-AU"/>
        </w:rPr>
      </w:pPr>
      <w:r w:rsidRPr="00CA41D2">
        <w:rPr>
          <w:lang w:val="en-AU"/>
        </w:rPr>
        <w:t>Main</w:t>
      </w:r>
    </w:p>
    <w:tbl>
      <w:tblPr>
        <w:tblStyle w:val="ListTable4-Accent51"/>
        <w:tblW w:w="0" w:type="auto"/>
        <w:tblLook w:val="04A0" w:firstRow="1" w:lastRow="0" w:firstColumn="1" w:lastColumn="0" w:noHBand="0" w:noVBand="1"/>
      </w:tblPr>
      <w:tblGrid>
        <w:gridCol w:w="4827"/>
        <w:gridCol w:w="4377"/>
      </w:tblGrid>
      <w:tr w:rsidR="00F3645C" w:rsidRPr="003C2F94" w14:paraId="3A8349C6"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33889FAF" w14:textId="77777777" w:rsidR="00F3645C" w:rsidRPr="00CA41D2" w:rsidRDefault="00F3645C">
            <w:pPr>
              <w:rPr>
                <w:rFonts w:ascii="Aptos" w:hAnsi="Aptos" w:cs="Times New Roman"/>
              </w:rPr>
            </w:pPr>
            <w:r w:rsidRPr="00CA41D2">
              <w:rPr>
                <w:rFonts w:ascii="Aptos" w:hAnsi="Aptos" w:cs="Times New Roman"/>
              </w:rPr>
              <w:t>Spark Notebook</w:t>
            </w:r>
          </w:p>
        </w:tc>
        <w:tc>
          <w:tcPr>
            <w:tcW w:w="4377" w:type="dxa"/>
            <w:hideMark/>
          </w:tcPr>
          <w:p w14:paraId="1B62DB49" w14:textId="77777777" w:rsidR="00F3645C" w:rsidRPr="00CA41D2" w:rsidRDefault="00F3645C">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F3645C" w:rsidRPr="003C2F94" w14:paraId="6160B038" w14:textId="77777777">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59B20AFE" w14:textId="77777777" w:rsidR="00F3645C" w:rsidRPr="00CA41D2" w:rsidRDefault="00F3645C">
            <w:pPr>
              <w:rPr>
                <w:rFonts w:ascii="Aptos" w:hAnsi="Aptos" w:cs="Times New Roman"/>
                <w:lang w:val="en-US"/>
              </w:rPr>
            </w:pPr>
            <w:r w:rsidRPr="6E856EEE">
              <w:rPr>
                <w:rFonts w:ascii="Aptos" w:hAnsi="Aptos" w:cs="Times New Roman"/>
                <w:lang w:val="en-US"/>
              </w:rPr>
              <w:t>N_BronzeToSilver</w:t>
            </w:r>
          </w:p>
        </w:tc>
        <w:tc>
          <w:tcPr>
            <w:tcW w:w="4377" w:type="dxa"/>
          </w:tcPr>
          <w:p w14:paraId="1E5C98DA"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55554A0E" w14:textId="77777777" w:rsidR="00F3645C" w:rsidRDefault="00F3645C" w:rsidP="00F3645C"/>
    <w:p w14:paraId="0ACDB623" w14:textId="5F7E848F" w:rsidR="00252D39" w:rsidRPr="00CA41D2" w:rsidRDefault="00F3645C" w:rsidP="00252D39">
      <w:pPr>
        <w:pStyle w:val="Heading2"/>
        <w:rPr>
          <w:lang w:val="en-AU"/>
        </w:rPr>
      </w:pPr>
      <w:r>
        <w:br w:type="page"/>
      </w:r>
      <w:bookmarkStart w:id="773" w:name="_Toc227142077"/>
      <w:r w:rsidR="00252D39" w:rsidRPr="00252D39">
        <w:rPr>
          <w:lang w:val="en-AU"/>
        </w:rPr>
        <w:lastRenderedPageBreak/>
        <w:t>Planning API Ingestion</w:t>
      </w:r>
      <w:bookmarkEnd w:id="773"/>
    </w:p>
    <w:p w14:paraId="3320F412" w14:textId="49D436A0" w:rsidR="00252D39" w:rsidRPr="00252D39" w:rsidRDefault="00252D39" w:rsidP="00252D39">
      <w:pPr>
        <w:rPr>
          <w:lang w:eastAsia="ja-JP"/>
        </w:rPr>
      </w:pPr>
      <w:r w:rsidRPr="00252D39">
        <w:rPr>
          <w:lang w:eastAsia="ja-JP"/>
        </w:rPr>
        <w:t xml:space="preserve">This section documents the ingestion of planning application data from the NSW Planning API into the Microsoft Fabric platform. The Planning API ingestion has been implemented as part of BOS </w:t>
      </w:r>
      <w:r>
        <w:rPr>
          <w:lang w:eastAsia="ja-JP"/>
        </w:rPr>
        <w:t xml:space="preserve">- </w:t>
      </w:r>
      <w:r w:rsidRPr="00252D39">
        <w:rPr>
          <w:lang w:eastAsia="ja-JP"/>
        </w:rPr>
        <w:t>Data and Traceability Phase 2, extending the existing semi</w:t>
      </w:r>
      <w:r w:rsidRPr="00252D39">
        <w:rPr>
          <w:rFonts w:ascii="Cambria Math" w:hAnsi="Cambria Math" w:cs="Cambria Math"/>
          <w:lang w:eastAsia="ja-JP"/>
        </w:rPr>
        <w:t>‑</w:t>
      </w:r>
      <w:r w:rsidRPr="00252D39">
        <w:rPr>
          <w:lang w:eastAsia="ja-JP"/>
        </w:rPr>
        <w:t>structured API ingestion framework.</w:t>
      </w:r>
    </w:p>
    <w:p w14:paraId="4005125C" w14:textId="68E2261C" w:rsidR="00252D39" w:rsidRPr="00CA41D2" w:rsidRDefault="00252D39" w:rsidP="00252D39">
      <w:pPr>
        <w:rPr>
          <w:lang w:val="en-US" w:eastAsia="ja-JP"/>
        </w:rPr>
      </w:pPr>
      <w:r w:rsidRPr="00252D39">
        <w:rPr>
          <w:lang w:eastAsia="ja-JP"/>
        </w:rPr>
        <w:t>The Planning API ingestion is implemented as a dedicated ingestion stream and operates independently of the legacy e</w:t>
      </w:r>
      <w:r w:rsidRPr="00252D39">
        <w:rPr>
          <w:rFonts w:ascii="Cambria Math" w:hAnsi="Cambria Math" w:cs="Cambria Math"/>
          <w:lang w:eastAsia="ja-JP"/>
        </w:rPr>
        <w:t>‑</w:t>
      </w:r>
      <w:r w:rsidRPr="00252D39">
        <w:rPr>
          <w:lang w:eastAsia="ja-JP"/>
        </w:rPr>
        <w:t>Planning API ingestion described in Section 5.2.</w:t>
      </w:r>
    </w:p>
    <w:p w14:paraId="1D9E3056" w14:textId="77777777" w:rsidR="00252D39" w:rsidRPr="00CA41D2" w:rsidRDefault="00252D39" w:rsidP="00252D39">
      <w:pPr>
        <w:pStyle w:val="Heading3"/>
        <w:rPr>
          <w:lang w:val="en-AU"/>
        </w:rPr>
      </w:pPr>
      <w:r w:rsidRPr="00CA41D2">
        <w:rPr>
          <w:lang w:val="en-AU"/>
        </w:rPr>
        <w:t>Ingestion</w:t>
      </w:r>
    </w:p>
    <w:p w14:paraId="58B10FB5" w14:textId="77777777" w:rsidR="00252D39" w:rsidRPr="00CA41D2" w:rsidRDefault="00252D39" w:rsidP="00252D39">
      <w:pPr>
        <w:pStyle w:val="Heading4"/>
        <w:rPr>
          <w:lang w:val="en-AU"/>
        </w:rPr>
      </w:pPr>
      <w:r w:rsidRPr="00CA41D2">
        <w:rPr>
          <w:lang w:val="en-AU"/>
        </w:rPr>
        <w:t>Copy data activity details</w:t>
      </w:r>
    </w:p>
    <w:p w14:paraId="1BB48300" w14:textId="77777777" w:rsidR="00252D39" w:rsidRPr="00CA41D2" w:rsidRDefault="00252D39" w:rsidP="00252D39">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1877"/>
        <w:gridCol w:w="7327"/>
      </w:tblGrid>
      <w:tr w:rsidR="00252D39" w:rsidRPr="003C2F94" w14:paraId="50F3C732" w14:textId="77777777" w:rsidTr="00252D3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85" w:type="pct"/>
            <w:hideMark/>
          </w:tcPr>
          <w:p w14:paraId="77124E38" w14:textId="77777777" w:rsidR="00252D39" w:rsidRPr="00CA41D2" w:rsidRDefault="00252D39" w:rsidP="00CF79A2">
            <w:r w:rsidRPr="00CA41D2">
              <w:t>Source Attribute</w:t>
            </w:r>
          </w:p>
        </w:tc>
        <w:tc>
          <w:tcPr>
            <w:tcW w:w="3715" w:type="pct"/>
            <w:hideMark/>
          </w:tcPr>
          <w:p w14:paraId="144FB587" w14:textId="77777777" w:rsidR="00252D39" w:rsidRPr="00CA41D2" w:rsidRDefault="00252D39" w:rsidP="00CF79A2">
            <w:pPr>
              <w:cnfStyle w:val="100000000000" w:firstRow="1" w:lastRow="0" w:firstColumn="0" w:lastColumn="0" w:oddVBand="0" w:evenVBand="0" w:oddHBand="0" w:evenHBand="0" w:firstRowFirstColumn="0" w:firstRowLastColumn="0" w:lastRowFirstColumn="0" w:lastRowLastColumn="0"/>
            </w:pPr>
            <w:r w:rsidRPr="00CA41D2">
              <w:t>Details</w:t>
            </w:r>
          </w:p>
        </w:tc>
      </w:tr>
      <w:tr w:rsidR="00252D39" w:rsidRPr="003C2F94" w14:paraId="44E19146"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332DAA1F" w14:textId="2EFAD108"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Type</w:t>
            </w:r>
          </w:p>
        </w:tc>
        <w:tc>
          <w:tcPr>
            <w:tcW w:w="3715" w:type="pct"/>
            <w:noWrap/>
            <w:hideMark/>
          </w:tcPr>
          <w:p w14:paraId="79E442BF" w14:textId="024CD150"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API via Native Fabric Data Factory connectors</w:t>
            </w:r>
          </w:p>
        </w:tc>
      </w:tr>
      <w:tr w:rsidR="00252D39" w:rsidRPr="003C2F94" w14:paraId="2BF16D0B"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1C8EF5E3" w14:textId="12C212B2"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Format</w:t>
            </w:r>
          </w:p>
        </w:tc>
        <w:tc>
          <w:tcPr>
            <w:tcW w:w="3715" w:type="pct"/>
            <w:noWrap/>
            <w:hideMark/>
          </w:tcPr>
          <w:p w14:paraId="337BB592" w14:textId="7DCEF318"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252D39">
              <w:rPr>
                <w:rFonts w:ascii="Aptos Narrow" w:hAnsi="Aptos Narrow"/>
                <w:color w:val="000000"/>
                <w:lang w:eastAsia="en-AU"/>
              </w:rPr>
              <w:t>JSON</w:t>
            </w:r>
          </w:p>
        </w:tc>
      </w:tr>
      <w:tr w:rsidR="00252D39" w:rsidRPr="003C2F94" w14:paraId="741966D8"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67F11204" w14:textId="25CC0504"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Configuration</w:t>
            </w:r>
          </w:p>
        </w:tc>
        <w:tc>
          <w:tcPr>
            <w:tcW w:w="3715" w:type="pct"/>
            <w:noWrap/>
            <w:hideMark/>
          </w:tcPr>
          <w:p w14:paraId="264D072F" w14:textId="53063481"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sidRPr="00252D39">
              <w:rPr>
                <w:rFonts w:ascii="Aptos Narrow" w:hAnsi="Aptos Narrow"/>
                <w:color w:val="000000"/>
                <w:lang w:eastAsia="en-AU"/>
              </w:rPr>
              <w:t>HTTP GET requests with pagination support</w:t>
            </w:r>
            <w:r>
              <w:rPr>
                <w:rFonts w:ascii="Aptos Narrow" w:hAnsi="Aptos Narrow"/>
                <w:color w:val="000000"/>
                <w:lang w:eastAsia="en-AU"/>
              </w:rPr>
              <w:t xml:space="preserve">, </w:t>
            </w:r>
            <w:r w:rsidRPr="003C2F94">
              <w:rPr>
                <w:rFonts w:ascii="Aptos Narrow" w:hAnsi="Aptos Narrow"/>
                <w:color w:val="000000"/>
                <w:lang w:eastAsia="en-AU"/>
              </w:rPr>
              <w:t>selecting fields and filtering records for extraction.</w:t>
            </w:r>
          </w:p>
        </w:tc>
      </w:tr>
      <w:tr w:rsidR="00252D39" w:rsidRPr="003C2F94" w14:paraId="20EA3282"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0D8B6555" w14:textId="34EF25D3"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Compression</w:t>
            </w:r>
          </w:p>
        </w:tc>
        <w:tc>
          <w:tcPr>
            <w:tcW w:w="3715" w:type="pct"/>
            <w:noWrap/>
            <w:hideMark/>
          </w:tcPr>
          <w:p w14:paraId="37BB20E8" w14:textId="4918E764"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w:t>
            </w:r>
          </w:p>
        </w:tc>
      </w:tr>
      <w:tr w:rsidR="00252D39" w:rsidRPr="003C2F94" w14:paraId="23A11AC7"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53A070FA" w14:textId="35F28175"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Authentication</w:t>
            </w:r>
          </w:p>
        </w:tc>
        <w:tc>
          <w:tcPr>
            <w:tcW w:w="3715" w:type="pct"/>
            <w:noWrap/>
            <w:hideMark/>
          </w:tcPr>
          <w:p w14:paraId="4D1B1929" w14:textId="33DE9F4A"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252D39">
              <w:rPr>
                <w:rFonts w:ascii="Aptos Narrow" w:hAnsi="Aptos Narrow"/>
                <w:color w:val="000000"/>
                <w:lang w:eastAsia="en-AU"/>
              </w:rPr>
              <w:t>API Key and OAuth 2.0 client credentials</w:t>
            </w:r>
          </w:p>
        </w:tc>
      </w:tr>
    </w:tbl>
    <w:p w14:paraId="768D18CF" w14:textId="77777777" w:rsidR="00252D39" w:rsidRPr="00CA41D2" w:rsidRDefault="00252D39" w:rsidP="00252D39">
      <w:pPr>
        <w:spacing w:line="279" w:lineRule="auto"/>
        <w:rPr>
          <w:rFonts w:ascii="Aptos" w:eastAsia="Times New Roman" w:hAnsi="Aptos" w:cs="Times New Roman"/>
          <w:sz w:val="24"/>
          <w:szCs w:val="24"/>
          <w:lang w:eastAsia="ja-JP"/>
        </w:rPr>
      </w:pPr>
    </w:p>
    <w:p w14:paraId="1DFDB935" w14:textId="77777777" w:rsidR="00252D39" w:rsidRPr="00CA41D2" w:rsidRDefault="00252D39" w:rsidP="00252D39">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252D39" w:rsidRPr="003C2F94" w14:paraId="4D944526" w14:textId="77777777" w:rsidTr="00CF79A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9B6F169" w14:textId="77777777" w:rsidR="00252D39" w:rsidRPr="00CA41D2" w:rsidRDefault="00252D39" w:rsidP="00CF79A2">
            <w:r w:rsidRPr="00CA41D2">
              <w:t>Sink Attribute</w:t>
            </w:r>
          </w:p>
        </w:tc>
        <w:tc>
          <w:tcPr>
            <w:tcW w:w="3562" w:type="pct"/>
            <w:hideMark/>
          </w:tcPr>
          <w:p w14:paraId="6A5803BC" w14:textId="77777777" w:rsidR="00252D39" w:rsidRPr="00CA41D2" w:rsidRDefault="00252D39" w:rsidP="00CF79A2">
            <w:pPr>
              <w:cnfStyle w:val="100000000000" w:firstRow="1" w:lastRow="0" w:firstColumn="0" w:lastColumn="0" w:oddVBand="0" w:evenVBand="0" w:oddHBand="0" w:evenHBand="0" w:firstRowFirstColumn="0" w:firstRowLastColumn="0" w:lastRowFirstColumn="0" w:lastRowLastColumn="0"/>
            </w:pPr>
            <w:r w:rsidRPr="00CA41D2">
              <w:t>Details</w:t>
            </w:r>
          </w:p>
        </w:tc>
      </w:tr>
      <w:tr w:rsidR="00252D39" w:rsidRPr="003C2F94" w14:paraId="5B6E2324"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C2D9454" w14:textId="77777777" w:rsidR="00252D39" w:rsidRPr="00CA41D2" w:rsidRDefault="00252D39" w:rsidP="00CF79A2">
            <w:r w:rsidRPr="00CA41D2">
              <w:rPr>
                <w:rFonts w:ascii="Aptos Narrow" w:hAnsi="Aptos Narrow"/>
                <w:color w:val="000000"/>
              </w:rPr>
              <w:t>Type</w:t>
            </w:r>
          </w:p>
        </w:tc>
        <w:tc>
          <w:tcPr>
            <w:tcW w:w="3562" w:type="pct"/>
            <w:hideMark/>
          </w:tcPr>
          <w:p w14:paraId="2AFA3273" w14:textId="5C486F8D" w:rsidR="00252D39" w:rsidRPr="00D40473" w:rsidRDefault="00D40473"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D40473">
              <w:rPr>
                <w:rFonts w:ascii="Aptos Narrow" w:hAnsi="Aptos Narrow"/>
                <w:color w:val="000000"/>
                <w:lang w:eastAsia="en-AU"/>
              </w:rPr>
              <w:t>Fabric Lakehouse (Bronze and Silver) / Fabric Data Warehouse (Gold)</w:t>
            </w:r>
          </w:p>
        </w:tc>
      </w:tr>
      <w:tr w:rsidR="00252D39" w:rsidRPr="003C2F94" w14:paraId="6F9063FB"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B471337" w14:textId="77777777" w:rsidR="00252D39" w:rsidRPr="00CA41D2" w:rsidRDefault="00252D39" w:rsidP="00CF79A2">
            <w:r w:rsidRPr="00CA41D2">
              <w:rPr>
                <w:rFonts w:ascii="Aptos Narrow" w:hAnsi="Aptos Narrow"/>
                <w:color w:val="000000"/>
              </w:rPr>
              <w:t>Format</w:t>
            </w:r>
          </w:p>
        </w:tc>
        <w:tc>
          <w:tcPr>
            <w:tcW w:w="3562" w:type="pct"/>
            <w:hideMark/>
          </w:tcPr>
          <w:p w14:paraId="60B8F77A" w14:textId="77777777" w:rsidR="00252D39" w:rsidRPr="003C2F94" w:rsidRDefault="00252D39"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32FADCA3" w14:textId="77777777" w:rsidR="00252D39" w:rsidRPr="003C2F94" w:rsidRDefault="00252D39"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5CEF2078" w14:textId="77777777" w:rsidR="00252D39" w:rsidRPr="003C2F94" w:rsidRDefault="00252D39"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5CBD91D4"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p>
        </w:tc>
      </w:tr>
      <w:tr w:rsidR="00252D39" w:rsidRPr="003C2F94" w14:paraId="2EBFB02B"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11587897" w14:textId="77777777" w:rsidR="00252D39" w:rsidRPr="00CA41D2" w:rsidRDefault="00252D39" w:rsidP="00CF79A2">
            <w:r w:rsidRPr="00CA41D2">
              <w:rPr>
                <w:rFonts w:ascii="Aptos Narrow" w:hAnsi="Aptos Narrow"/>
                <w:color w:val="000000"/>
              </w:rPr>
              <w:t>Partitioning</w:t>
            </w:r>
          </w:p>
        </w:tc>
        <w:tc>
          <w:tcPr>
            <w:tcW w:w="3562" w:type="pct"/>
            <w:hideMark/>
          </w:tcPr>
          <w:p w14:paraId="0A16FB9F"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252D39" w:rsidRPr="003C2F94" w14:paraId="0B6D125F"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0AD63E50" w14:textId="77777777" w:rsidR="00252D39" w:rsidRPr="00CA41D2" w:rsidRDefault="00252D39" w:rsidP="00CF79A2">
            <w:r w:rsidRPr="00CA41D2">
              <w:rPr>
                <w:rFonts w:ascii="Aptos Narrow" w:hAnsi="Aptos Narrow"/>
                <w:color w:val="000000"/>
              </w:rPr>
              <w:t>Compression</w:t>
            </w:r>
          </w:p>
        </w:tc>
        <w:tc>
          <w:tcPr>
            <w:tcW w:w="3562" w:type="pct"/>
            <w:hideMark/>
          </w:tcPr>
          <w:p w14:paraId="58212AA0"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252D39" w:rsidRPr="003C2F94" w14:paraId="58BD97C4"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2667C9B" w14:textId="77777777" w:rsidR="00252D39" w:rsidRPr="00CA41D2" w:rsidRDefault="00252D39" w:rsidP="00CF79A2">
            <w:r w:rsidRPr="00CA41D2">
              <w:rPr>
                <w:rFonts w:ascii="Aptos Narrow" w:hAnsi="Aptos Narrow"/>
                <w:color w:val="000000"/>
              </w:rPr>
              <w:t>Configuration</w:t>
            </w:r>
          </w:p>
        </w:tc>
        <w:tc>
          <w:tcPr>
            <w:tcW w:w="3562" w:type="pct"/>
            <w:hideMark/>
          </w:tcPr>
          <w:p w14:paraId="60C74C0E" w14:textId="5794F6FE"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 xml:space="preserve">Schema mapping between </w:t>
            </w:r>
            <w:r w:rsidR="00D40473">
              <w:rPr>
                <w:rFonts w:ascii="Aptos Narrow" w:hAnsi="Aptos Narrow"/>
                <w:color w:val="000000"/>
              </w:rPr>
              <w:t xml:space="preserve">Planning API </w:t>
            </w:r>
            <w:r w:rsidRPr="00CA41D2">
              <w:rPr>
                <w:rFonts w:ascii="Aptos Narrow" w:hAnsi="Aptos Narrow"/>
                <w:color w:val="000000"/>
              </w:rPr>
              <w:t>fields and target columns in the sink.</w:t>
            </w:r>
          </w:p>
        </w:tc>
      </w:tr>
    </w:tbl>
    <w:p w14:paraId="7C741C81" w14:textId="77777777" w:rsidR="00252D39" w:rsidRPr="00CA41D2" w:rsidRDefault="00252D39" w:rsidP="00252D39">
      <w:pPr>
        <w:spacing w:line="279" w:lineRule="auto"/>
        <w:rPr>
          <w:rFonts w:ascii="Aptos" w:eastAsia="Times New Roman" w:hAnsi="Aptos" w:cs="Times New Roman"/>
          <w:sz w:val="24"/>
          <w:szCs w:val="24"/>
          <w:lang w:eastAsia="ja-JP"/>
        </w:rPr>
      </w:pPr>
    </w:p>
    <w:p w14:paraId="0D768D0F" w14:textId="77777777" w:rsidR="00252D39" w:rsidRPr="00CA41D2" w:rsidRDefault="00252D39" w:rsidP="00252D39">
      <w:pPr>
        <w:pStyle w:val="Heading4"/>
        <w:rPr>
          <w:lang w:val="en-AU"/>
        </w:rPr>
      </w:pPr>
      <w:r w:rsidRPr="00CA41D2">
        <w:rPr>
          <w:lang w:val="en-AU"/>
        </w:rPr>
        <w:t>Pipeline parameters</w:t>
      </w:r>
    </w:p>
    <w:tbl>
      <w:tblPr>
        <w:tblStyle w:val="ListTable4-Accent51"/>
        <w:tblW w:w="9468" w:type="dxa"/>
        <w:tblLook w:val="04A0" w:firstRow="1" w:lastRow="0" w:firstColumn="1" w:lastColumn="0" w:noHBand="0" w:noVBand="1"/>
      </w:tblPr>
      <w:tblGrid>
        <w:gridCol w:w="2667"/>
        <w:gridCol w:w="972"/>
        <w:gridCol w:w="1569"/>
        <w:gridCol w:w="4260"/>
      </w:tblGrid>
      <w:tr w:rsidR="00D40473" w:rsidRPr="00D40473" w14:paraId="341E8B37" w14:textId="77777777" w:rsidTr="00A76326">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706EC3A1" w14:textId="5B08AE81" w:rsidR="00D40473" w:rsidRPr="00D40473" w:rsidRDefault="00D40473" w:rsidP="00D40473">
            <w:pPr>
              <w:rPr>
                <w:rFonts w:ascii="Aptos Narrow" w:hAnsi="Aptos Narrow"/>
                <w:color w:val="000000"/>
              </w:rPr>
            </w:pPr>
            <w:r w:rsidRPr="00CA41D2">
              <w:t>Name </w:t>
            </w:r>
          </w:p>
        </w:tc>
        <w:tc>
          <w:tcPr>
            <w:tcW w:w="975" w:type="dxa"/>
            <w:hideMark/>
          </w:tcPr>
          <w:p w14:paraId="6453EE8C" w14:textId="74E6F189" w:rsidR="00D40473" w:rsidRPr="00D40473" w:rsidRDefault="00D40473" w:rsidP="00D40473">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00000"/>
                <w:sz w:val="16"/>
                <w:szCs w:val="16"/>
                <w:lang w:eastAsia="en-AU"/>
              </w:rPr>
            </w:pPr>
            <w:r w:rsidRPr="00CA41D2">
              <w:t>Type</w:t>
            </w:r>
          </w:p>
        </w:tc>
        <w:tc>
          <w:tcPr>
            <w:tcW w:w="1522" w:type="dxa"/>
            <w:hideMark/>
          </w:tcPr>
          <w:p w14:paraId="02F362D4" w14:textId="09B2DA4F" w:rsidR="00D40473" w:rsidRPr="00D40473" w:rsidRDefault="00D40473" w:rsidP="00D40473">
            <w:pPr>
              <w:cnfStyle w:val="100000000000" w:firstRow="1"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sz w:val="16"/>
                <w:szCs w:val="16"/>
                <w:lang w:eastAsia="en-AU"/>
              </w:rPr>
            </w:pPr>
            <w:r w:rsidRPr="00CA41D2">
              <w:t>Example Value</w:t>
            </w:r>
          </w:p>
        </w:tc>
        <w:tc>
          <w:tcPr>
            <w:tcW w:w="4300" w:type="dxa"/>
            <w:hideMark/>
          </w:tcPr>
          <w:p w14:paraId="4E231D0E" w14:textId="677F6902" w:rsidR="00D40473" w:rsidRPr="00D40473" w:rsidRDefault="00D40473" w:rsidP="00D40473">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00000"/>
                <w:sz w:val="16"/>
                <w:szCs w:val="16"/>
                <w:lang w:eastAsia="en-AU"/>
              </w:rPr>
            </w:pPr>
            <w:r w:rsidRPr="00CA41D2">
              <w:t>Purpose</w:t>
            </w:r>
          </w:p>
        </w:tc>
      </w:tr>
      <w:tr w:rsidR="00D40473" w:rsidRPr="00D40473" w14:paraId="5736C8AE" w14:textId="77777777" w:rsidTr="00914846">
        <w:trPr>
          <w:trHeight w:val="240"/>
        </w:trPr>
        <w:tc>
          <w:tcPr>
            <w:cnfStyle w:val="001000000000" w:firstRow="0" w:lastRow="0" w:firstColumn="1" w:lastColumn="0" w:oddVBand="0" w:evenVBand="0" w:oddHBand="0" w:evenHBand="0" w:firstRowFirstColumn="0" w:firstRowLastColumn="0" w:lastRowFirstColumn="0" w:lastRowLastColumn="0"/>
            <w:tcW w:w="2671" w:type="dxa"/>
            <w:vAlign w:val="center"/>
          </w:tcPr>
          <w:p w14:paraId="1C6289A0" w14:textId="675B094B" w:rsidR="00D40473" w:rsidRPr="00D40473" w:rsidRDefault="00D40473" w:rsidP="00D40473">
            <w:pPr>
              <w:rPr>
                <w:rFonts w:ascii="Aptos Narrow" w:hAnsi="Aptos Narrow"/>
                <w:color w:val="000000"/>
              </w:rPr>
            </w:pPr>
            <w:r w:rsidRPr="00D40473">
              <w:rPr>
                <w:rFonts w:ascii="Aptos Narrow" w:hAnsi="Aptos Narrow"/>
                <w:color w:val="000000"/>
              </w:rPr>
              <w:t>objectApiName</w:t>
            </w:r>
          </w:p>
        </w:tc>
        <w:tc>
          <w:tcPr>
            <w:tcW w:w="975" w:type="dxa"/>
            <w:vAlign w:val="center"/>
          </w:tcPr>
          <w:p w14:paraId="0B468A48" w14:textId="2A8071E4"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vAlign w:val="center"/>
          </w:tcPr>
          <w:p w14:paraId="2C33A6C0" w14:textId="1C9E0408"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"OnlineDA"</w:t>
            </w:r>
          </w:p>
        </w:tc>
        <w:tc>
          <w:tcPr>
            <w:tcW w:w="4300" w:type="dxa"/>
            <w:vAlign w:val="center"/>
          </w:tcPr>
          <w:p w14:paraId="5490EF3D" w14:textId="750D7654"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Identifies the Planning API endpoint / object being ingested</w:t>
            </w:r>
          </w:p>
        </w:tc>
      </w:tr>
      <w:tr w:rsidR="00D40473" w:rsidRPr="00D40473" w14:paraId="0D0C529D"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12CF8165" w14:textId="77777777" w:rsidR="00D40473" w:rsidRPr="00D40473" w:rsidRDefault="00D40473" w:rsidP="00D40473">
            <w:pPr>
              <w:rPr>
                <w:rFonts w:ascii="Aptos Narrow" w:hAnsi="Aptos Narrow"/>
                <w:color w:val="000000"/>
              </w:rPr>
            </w:pPr>
            <w:r w:rsidRPr="00D40473">
              <w:rPr>
                <w:rFonts w:ascii="Aptos Narrow" w:hAnsi="Aptos Narrow"/>
                <w:color w:val="000000"/>
              </w:rPr>
              <w:t>ObjectLoadType</w:t>
            </w:r>
          </w:p>
        </w:tc>
        <w:tc>
          <w:tcPr>
            <w:tcW w:w="975" w:type="dxa"/>
            <w:hideMark/>
          </w:tcPr>
          <w:p w14:paraId="3DA3ACF3"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4B2EB507"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"DeltaLoad" or "FullLoad"</w:t>
            </w:r>
          </w:p>
        </w:tc>
        <w:tc>
          <w:tcPr>
            <w:tcW w:w="4300" w:type="dxa"/>
            <w:hideMark/>
          </w:tcPr>
          <w:p w14:paraId="59E3A3B6"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Defines whether the object is ingested incrementally or via full load</w:t>
            </w:r>
          </w:p>
        </w:tc>
      </w:tr>
      <w:tr w:rsidR="00D40473" w:rsidRPr="00D40473" w14:paraId="69FF393F"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2CCA0E2E" w14:textId="77777777" w:rsidR="00D40473" w:rsidRPr="00D40473" w:rsidRDefault="00D40473" w:rsidP="00D40473">
            <w:pPr>
              <w:rPr>
                <w:rFonts w:ascii="Aptos Narrow" w:hAnsi="Aptos Narrow"/>
                <w:color w:val="000000"/>
              </w:rPr>
            </w:pPr>
            <w:r w:rsidRPr="00D40473">
              <w:rPr>
                <w:rFonts w:ascii="Aptos Narrow" w:hAnsi="Aptos Narrow"/>
                <w:color w:val="000000"/>
              </w:rPr>
              <w:t>watermarkColumnName</w:t>
            </w:r>
          </w:p>
        </w:tc>
        <w:tc>
          <w:tcPr>
            <w:tcW w:w="975" w:type="dxa"/>
            <w:hideMark/>
          </w:tcPr>
          <w:p w14:paraId="5E8EB694"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23FF2AA0"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"lastModifiedDate"</w:t>
            </w:r>
          </w:p>
        </w:tc>
        <w:tc>
          <w:tcPr>
            <w:tcW w:w="4300" w:type="dxa"/>
            <w:hideMark/>
          </w:tcPr>
          <w:p w14:paraId="0F131452"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Column used to identify incremental changes where supported</w:t>
            </w:r>
          </w:p>
        </w:tc>
      </w:tr>
      <w:tr w:rsidR="00D40473" w:rsidRPr="00D40473" w14:paraId="2CA30DB2"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7F440D36" w14:textId="77777777" w:rsidR="00D40473" w:rsidRPr="00D40473" w:rsidRDefault="00D40473" w:rsidP="00D40473">
            <w:pPr>
              <w:rPr>
                <w:rFonts w:ascii="Aptos Narrow" w:hAnsi="Aptos Narrow"/>
                <w:color w:val="000000"/>
              </w:rPr>
            </w:pPr>
            <w:r w:rsidRPr="00D40473">
              <w:rPr>
                <w:rFonts w:ascii="Aptos Narrow" w:hAnsi="Aptos Narrow"/>
                <w:color w:val="000000"/>
              </w:rPr>
              <w:t>watermarkColumnStartValue</w:t>
            </w:r>
          </w:p>
        </w:tc>
        <w:tc>
          <w:tcPr>
            <w:tcW w:w="975" w:type="dxa"/>
            <w:hideMark/>
          </w:tcPr>
          <w:p w14:paraId="70BBBCF6"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6D4D1C61"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"2024-01-01T00:00:00Z"</w:t>
            </w:r>
          </w:p>
        </w:tc>
        <w:tc>
          <w:tcPr>
            <w:tcW w:w="4300" w:type="dxa"/>
            <w:hideMark/>
          </w:tcPr>
          <w:p w14:paraId="4246AE8C"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Initial watermark value for delta loads</w:t>
            </w:r>
          </w:p>
        </w:tc>
      </w:tr>
      <w:tr w:rsidR="00D40473" w:rsidRPr="00D40473" w14:paraId="74CCC4F9"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06514188" w14:textId="77777777" w:rsidR="00D40473" w:rsidRPr="00D40473" w:rsidRDefault="00D40473" w:rsidP="00D40473">
            <w:pPr>
              <w:rPr>
                <w:rFonts w:ascii="Aptos Narrow" w:hAnsi="Aptos Narrow"/>
                <w:color w:val="000000"/>
              </w:rPr>
            </w:pPr>
            <w:r w:rsidRPr="00D40473">
              <w:rPr>
                <w:rFonts w:ascii="Aptos Narrow" w:hAnsi="Aptos Narrow"/>
                <w:color w:val="000000"/>
              </w:rPr>
              <w:t>windowStart</w:t>
            </w:r>
          </w:p>
        </w:tc>
        <w:tc>
          <w:tcPr>
            <w:tcW w:w="975" w:type="dxa"/>
            <w:hideMark/>
          </w:tcPr>
          <w:p w14:paraId="764BA60A"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4F2DD135"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"2026-04-15T07:00:00Z"</w:t>
            </w:r>
          </w:p>
        </w:tc>
        <w:tc>
          <w:tcPr>
            <w:tcW w:w="4300" w:type="dxa"/>
            <w:hideMark/>
          </w:tcPr>
          <w:p w14:paraId="2BBFB699"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Trigger timestamp used to derive BatchId</w:t>
            </w:r>
          </w:p>
        </w:tc>
      </w:tr>
      <w:tr w:rsidR="00D40473" w:rsidRPr="00D40473" w14:paraId="4F8B3998"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6EAD89E7" w14:textId="77777777" w:rsidR="00D40473" w:rsidRPr="00D40473" w:rsidRDefault="00D40473" w:rsidP="00D40473">
            <w:pPr>
              <w:rPr>
                <w:rFonts w:ascii="Aptos Narrow" w:hAnsi="Aptos Narrow"/>
                <w:color w:val="000000"/>
              </w:rPr>
            </w:pPr>
            <w:r w:rsidRPr="00D40473">
              <w:rPr>
                <w:rFonts w:ascii="Aptos Narrow" w:hAnsi="Aptos Narrow"/>
                <w:color w:val="000000"/>
              </w:rPr>
              <w:t>totalPages</w:t>
            </w:r>
          </w:p>
        </w:tc>
        <w:tc>
          <w:tcPr>
            <w:tcW w:w="975" w:type="dxa"/>
            <w:hideMark/>
          </w:tcPr>
          <w:p w14:paraId="12905017"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Integer</w:t>
            </w:r>
          </w:p>
        </w:tc>
        <w:tc>
          <w:tcPr>
            <w:tcW w:w="1522" w:type="dxa"/>
            <w:hideMark/>
          </w:tcPr>
          <w:p w14:paraId="455D4EDB"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25</w:t>
            </w:r>
          </w:p>
        </w:tc>
        <w:tc>
          <w:tcPr>
            <w:tcW w:w="4300" w:type="dxa"/>
            <w:hideMark/>
          </w:tcPr>
          <w:p w14:paraId="27A712DC"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Total number of pages returned by the API</w:t>
            </w:r>
          </w:p>
        </w:tc>
      </w:tr>
      <w:tr w:rsidR="00D40473" w:rsidRPr="00D40473" w14:paraId="4425EF32"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2B2D547C" w14:textId="77777777" w:rsidR="00D40473" w:rsidRPr="00D40473" w:rsidRDefault="00D40473" w:rsidP="00D40473">
            <w:pPr>
              <w:rPr>
                <w:rFonts w:ascii="Aptos Narrow" w:hAnsi="Aptos Narrow"/>
                <w:color w:val="000000"/>
              </w:rPr>
            </w:pPr>
            <w:r w:rsidRPr="00D40473">
              <w:rPr>
                <w:rFonts w:ascii="Aptos Narrow" w:hAnsi="Aptos Narrow"/>
                <w:color w:val="000000"/>
              </w:rPr>
              <w:t>currentPage</w:t>
            </w:r>
          </w:p>
        </w:tc>
        <w:tc>
          <w:tcPr>
            <w:tcW w:w="975" w:type="dxa"/>
            <w:hideMark/>
          </w:tcPr>
          <w:p w14:paraId="050EF1D7"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Integer</w:t>
            </w:r>
          </w:p>
        </w:tc>
        <w:tc>
          <w:tcPr>
            <w:tcW w:w="1522" w:type="dxa"/>
            <w:hideMark/>
          </w:tcPr>
          <w:p w14:paraId="296081F3"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1</w:t>
            </w:r>
          </w:p>
        </w:tc>
        <w:tc>
          <w:tcPr>
            <w:tcW w:w="4300" w:type="dxa"/>
            <w:hideMark/>
          </w:tcPr>
          <w:p w14:paraId="76660DA2"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Tracks current API page being processed</w:t>
            </w:r>
          </w:p>
        </w:tc>
      </w:tr>
    </w:tbl>
    <w:p w14:paraId="3F30C507" w14:textId="77777777" w:rsidR="00252D39" w:rsidRPr="00CA41D2" w:rsidRDefault="00252D39" w:rsidP="00252D39">
      <w:pPr>
        <w:spacing w:line="279" w:lineRule="auto"/>
        <w:rPr>
          <w:rFonts w:ascii="Aptos" w:eastAsia="Times New Roman" w:hAnsi="Aptos" w:cs="Times New Roman"/>
          <w:sz w:val="24"/>
          <w:szCs w:val="24"/>
          <w:lang w:eastAsia="ja-JP"/>
        </w:rPr>
      </w:pPr>
    </w:p>
    <w:p w14:paraId="4D0372A9" w14:textId="77777777" w:rsidR="00252D39" w:rsidRPr="00CA41D2" w:rsidRDefault="00252D39" w:rsidP="00252D39">
      <w:pPr>
        <w:pStyle w:val="Heading4"/>
        <w:rPr>
          <w:lang w:val="en-AU"/>
        </w:rPr>
      </w:pPr>
      <w:r w:rsidRPr="00CA41D2">
        <w:rPr>
          <w:lang w:val="en-AU"/>
        </w:rPr>
        <w:lastRenderedPageBreak/>
        <w:t>Master pipeline</w:t>
      </w:r>
    </w:p>
    <w:tbl>
      <w:tblPr>
        <w:tblStyle w:val="ListTable4-Accent51"/>
        <w:tblW w:w="9128" w:type="dxa"/>
        <w:tblLook w:val="04A0" w:firstRow="1" w:lastRow="0" w:firstColumn="1" w:lastColumn="0" w:noHBand="0" w:noVBand="1"/>
      </w:tblPr>
      <w:tblGrid>
        <w:gridCol w:w="3907"/>
        <w:gridCol w:w="5221"/>
      </w:tblGrid>
      <w:tr w:rsidR="00252D39" w:rsidRPr="000244BF" w14:paraId="3A8163BE" w14:textId="77777777" w:rsidTr="00CF79A2">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1852A46C" w14:textId="77777777" w:rsidR="00252D39" w:rsidRPr="00CA41D2" w:rsidRDefault="00252D39" w:rsidP="00CF79A2">
            <w:pPr>
              <w:pStyle w:val="TableStyle"/>
            </w:pPr>
            <w:r w:rsidRPr="00CA41D2">
              <w:t>Master pipeline name</w:t>
            </w:r>
          </w:p>
        </w:tc>
        <w:tc>
          <w:tcPr>
            <w:tcW w:w="5221" w:type="dxa"/>
          </w:tcPr>
          <w:p w14:paraId="357A93B5" w14:textId="77777777" w:rsidR="00252D39" w:rsidRPr="00CA41D2" w:rsidRDefault="00252D39" w:rsidP="00CF79A2">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E2274B" w:rsidRPr="000244BF" w14:paraId="07EE60A6" w14:textId="77777777" w:rsidTr="007510D3">
        <w:trPr>
          <w:trHeight w:val="340"/>
        </w:trPr>
        <w:tc>
          <w:tcPr>
            <w:cnfStyle w:val="001000000000" w:firstRow="0" w:lastRow="0" w:firstColumn="1" w:lastColumn="0" w:oddVBand="0" w:evenVBand="0" w:oddHBand="0" w:evenHBand="0" w:firstRowFirstColumn="0" w:firstRowLastColumn="0" w:lastRowFirstColumn="0" w:lastRowLastColumn="0"/>
            <w:tcW w:w="3907" w:type="dxa"/>
            <w:vAlign w:val="center"/>
          </w:tcPr>
          <w:p w14:paraId="55F80716" w14:textId="2E60F7B0" w:rsidR="00E2274B" w:rsidRPr="000244BF" w:rsidRDefault="00E2274B" w:rsidP="00E2274B">
            <w:pPr>
              <w:pStyle w:val="TableStyle"/>
            </w:pPr>
            <w:r>
              <w:t>P_Planning_Ingestion_Master</w:t>
            </w:r>
          </w:p>
        </w:tc>
        <w:tc>
          <w:tcPr>
            <w:tcW w:w="5221" w:type="dxa"/>
            <w:vAlign w:val="center"/>
          </w:tcPr>
          <w:p w14:paraId="01507D95" w14:textId="590AEC89" w:rsidR="00E2274B" w:rsidRPr="00CA41D2"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Orchestrates the end</w:t>
            </w:r>
            <w:r>
              <w:noBreakHyphen/>
              <w:t>to</w:t>
            </w:r>
            <w:r>
              <w:noBreakHyphen/>
              <w:t>end ingestion of Planning API data, including Bronze ingestion, Silver transformation, and Gold loading</w:t>
            </w:r>
          </w:p>
        </w:tc>
      </w:tr>
    </w:tbl>
    <w:p w14:paraId="5EFE7787" w14:textId="77777777" w:rsidR="00252D39" w:rsidRPr="00CA41D2" w:rsidRDefault="00252D39" w:rsidP="00252D39">
      <w:pPr>
        <w:spacing w:line="279" w:lineRule="auto"/>
        <w:rPr>
          <w:rFonts w:ascii="Aptos" w:eastAsia="Times New Roman" w:hAnsi="Aptos" w:cs="Times New Roman"/>
          <w:sz w:val="24"/>
          <w:szCs w:val="24"/>
          <w:lang w:eastAsia="ja-JP"/>
        </w:rPr>
      </w:pPr>
    </w:p>
    <w:p w14:paraId="633C565D" w14:textId="77777777" w:rsidR="00252D39" w:rsidRPr="00CA41D2" w:rsidRDefault="00252D39" w:rsidP="00252D39">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252D39" w:rsidRPr="000244BF" w14:paraId="7A2F3F9B" w14:textId="77777777" w:rsidTr="00CF79A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CCA078D" w14:textId="77777777" w:rsidR="00252D39" w:rsidRPr="000244BF" w:rsidRDefault="00252D39" w:rsidP="00CF79A2">
            <w:r w:rsidRPr="000244BF">
              <w:t>Module Name</w:t>
            </w:r>
          </w:p>
        </w:tc>
        <w:tc>
          <w:tcPr>
            <w:tcW w:w="4432" w:type="dxa"/>
          </w:tcPr>
          <w:p w14:paraId="0D9076EE" w14:textId="77777777" w:rsidR="00252D39" w:rsidRPr="000244BF" w:rsidRDefault="00252D39" w:rsidP="00CF79A2">
            <w:pPr>
              <w:cnfStyle w:val="100000000000" w:firstRow="1" w:lastRow="0" w:firstColumn="0" w:lastColumn="0" w:oddVBand="0" w:evenVBand="0" w:oddHBand="0" w:evenHBand="0" w:firstRowFirstColumn="0" w:firstRowLastColumn="0" w:lastRowFirstColumn="0" w:lastRowLastColumn="0"/>
            </w:pPr>
            <w:r w:rsidRPr="000244BF">
              <w:t>Description</w:t>
            </w:r>
          </w:p>
        </w:tc>
      </w:tr>
      <w:tr w:rsidR="00E2274B" w:rsidRPr="000244BF" w14:paraId="685B2118"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01A81187" w14:textId="632ABCCB" w:rsidR="00E2274B" w:rsidRPr="000244BF" w:rsidRDefault="00E2274B" w:rsidP="00E2274B">
            <w:pPr>
              <w:pStyle w:val="TableStyle"/>
            </w:pPr>
            <w:r>
              <w:t>P_Planning_Ingestion_TopLevel</w:t>
            </w:r>
          </w:p>
        </w:tc>
        <w:tc>
          <w:tcPr>
            <w:tcW w:w="4432" w:type="dxa"/>
            <w:vAlign w:val="center"/>
          </w:tcPr>
          <w:p w14:paraId="27B51108" w14:textId="17E545F4"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Controls batching and parallelisation of Planning API ingestion objects</w:t>
            </w:r>
          </w:p>
        </w:tc>
      </w:tr>
      <w:tr w:rsidR="00E2274B" w:rsidRPr="000244BF" w14:paraId="13A66FC7"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0B117C1D" w14:textId="509E1391" w:rsidR="00E2274B" w:rsidRPr="000244BF" w:rsidRDefault="00E2274B" w:rsidP="00E2274B">
            <w:pPr>
              <w:pStyle w:val="TableStyle"/>
            </w:pPr>
            <w:r>
              <w:t>L_PLANIngestion_MiddleLevel</w:t>
            </w:r>
          </w:p>
        </w:tc>
        <w:tc>
          <w:tcPr>
            <w:tcW w:w="4432" w:type="dxa"/>
            <w:vAlign w:val="center"/>
          </w:tcPr>
          <w:p w14:paraId="38D30CFF" w14:textId="462E043A"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Divides ingestion batches into parallel execution groups</w:t>
            </w:r>
          </w:p>
        </w:tc>
      </w:tr>
      <w:tr w:rsidR="00E2274B" w:rsidRPr="000244BF" w14:paraId="6ED872FA"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731AD04D" w14:textId="35826C13" w:rsidR="00E2274B" w:rsidRPr="000244BF" w:rsidRDefault="00E2274B" w:rsidP="00E2274B">
            <w:pPr>
              <w:pStyle w:val="TableStyle"/>
            </w:pPr>
            <w:r>
              <w:t>L_PLANIngestion_BottomLevel</w:t>
            </w:r>
          </w:p>
        </w:tc>
        <w:tc>
          <w:tcPr>
            <w:tcW w:w="4432" w:type="dxa"/>
            <w:vAlign w:val="center"/>
          </w:tcPr>
          <w:p w14:paraId="66B5FDDA" w14:textId="22A2E0C5"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Executes API calls per object, handles pagination, and writes raw JSON to Bronze</w:t>
            </w:r>
          </w:p>
        </w:tc>
      </w:tr>
      <w:tr w:rsidR="00E2274B" w:rsidRPr="000244BF" w14:paraId="0D76172A"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00BFD869" w14:textId="52BAA306" w:rsidR="00E2274B" w:rsidRPr="000244BF" w:rsidRDefault="00E2274B" w:rsidP="00E2274B">
            <w:pPr>
              <w:pStyle w:val="TableStyle"/>
            </w:pPr>
            <w:r>
              <w:t>L_MergeBronzeToSilver</w:t>
            </w:r>
          </w:p>
        </w:tc>
        <w:tc>
          <w:tcPr>
            <w:tcW w:w="4432" w:type="dxa"/>
            <w:vAlign w:val="center"/>
          </w:tcPr>
          <w:p w14:paraId="5ADDE3B9" w14:textId="57B7B21B"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Runs Spark notebooks to parse, transform, and load Planning data into Silver</w:t>
            </w:r>
          </w:p>
        </w:tc>
      </w:tr>
      <w:tr w:rsidR="00E2274B" w:rsidRPr="000244BF" w14:paraId="30ED5765"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72989C0D" w14:textId="3C676F98" w:rsidR="00E2274B" w:rsidRDefault="00E2274B" w:rsidP="00E2274B">
            <w:pPr>
              <w:pStyle w:val="TableStyle"/>
            </w:pPr>
            <w:r>
              <w:t>L_MergeSilverToGold</w:t>
            </w:r>
          </w:p>
        </w:tc>
        <w:tc>
          <w:tcPr>
            <w:tcW w:w="4432" w:type="dxa"/>
            <w:vAlign w:val="center"/>
          </w:tcPr>
          <w:p w14:paraId="63A7A18C" w14:textId="6730EFA3" w:rsidR="00E2274B"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Executes T</w:t>
            </w:r>
            <w:r>
              <w:noBreakHyphen/>
              <w:t>SQL notebooks and stored procedures to load curated Planning data into Gold</w:t>
            </w:r>
          </w:p>
        </w:tc>
      </w:tr>
    </w:tbl>
    <w:p w14:paraId="066354DE" w14:textId="77777777" w:rsidR="00252D39" w:rsidRDefault="00252D39" w:rsidP="00252D39"/>
    <w:p w14:paraId="2BBB7B60" w14:textId="77777777" w:rsidR="00252D39" w:rsidRPr="00CA41D2" w:rsidRDefault="00252D39" w:rsidP="00252D39">
      <w:pPr>
        <w:pStyle w:val="Heading3"/>
        <w:rPr>
          <w:lang w:val="en-AU"/>
        </w:rPr>
      </w:pPr>
      <w:r w:rsidRPr="00CA41D2">
        <w:rPr>
          <w:lang w:val="en-AU"/>
        </w:rPr>
        <w:t>Transformation</w:t>
      </w:r>
    </w:p>
    <w:p w14:paraId="5278EA97" w14:textId="77777777" w:rsidR="00252D39" w:rsidRPr="00CA41D2" w:rsidRDefault="00252D39" w:rsidP="00252D39">
      <w:pPr>
        <w:pStyle w:val="Heading4"/>
        <w:rPr>
          <w:lang w:val="en-AU"/>
        </w:rPr>
      </w:pPr>
      <w:r w:rsidRPr="00CA41D2">
        <w:rPr>
          <w:lang w:val="en-AU"/>
        </w:rPr>
        <w:t>Spark notebooks</w:t>
      </w:r>
    </w:p>
    <w:p w14:paraId="03CC7F19" w14:textId="77777777" w:rsidR="00252D39" w:rsidRPr="00CA41D2" w:rsidRDefault="00252D39" w:rsidP="00252D39">
      <w:pPr>
        <w:pStyle w:val="Heading5"/>
        <w:numPr>
          <w:ilvl w:val="4"/>
          <w:numId w:val="26"/>
        </w:numPr>
        <w:rPr>
          <w:lang w:val="en-AU"/>
        </w:rPr>
      </w:pPr>
      <w:r w:rsidRPr="00CA41D2">
        <w:rPr>
          <w:lang w:val="en-AU"/>
        </w:rPr>
        <w:t>Main</w:t>
      </w:r>
    </w:p>
    <w:tbl>
      <w:tblPr>
        <w:tblStyle w:val="ListTable4-Accent51"/>
        <w:tblW w:w="0" w:type="auto"/>
        <w:tblLook w:val="04A0" w:firstRow="1" w:lastRow="0" w:firstColumn="1" w:lastColumn="0" w:noHBand="0" w:noVBand="1"/>
      </w:tblPr>
      <w:tblGrid>
        <w:gridCol w:w="4827"/>
        <w:gridCol w:w="4377"/>
      </w:tblGrid>
      <w:tr w:rsidR="00252D39" w:rsidRPr="003C2F94" w14:paraId="32D6C191" w14:textId="77777777" w:rsidTr="00CF79A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57348632" w14:textId="77777777" w:rsidR="00252D39" w:rsidRPr="00CA41D2" w:rsidRDefault="00252D39" w:rsidP="00CF79A2">
            <w:pPr>
              <w:rPr>
                <w:rFonts w:ascii="Aptos" w:hAnsi="Aptos" w:cs="Times New Roman"/>
              </w:rPr>
            </w:pPr>
            <w:r w:rsidRPr="00CA41D2">
              <w:rPr>
                <w:rFonts w:ascii="Aptos" w:hAnsi="Aptos" w:cs="Times New Roman"/>
              </w:rPr>
              <w:t>Spark Notebook</w:t>
            </w:r>
          </w:p>
        </w:tc>
        <w:tc>
          <w:tcPr>
            <w:tcW w:w="4377" w:type="dxa"/>
            <w:hideMark/>
          </w:tcPr>
          <w:p w14:paraId="150D1B23" w14:textId="77777777" w:rsidR="00252D39" w:rsidRPr="00CA41D2" w:rsidRDefault="00252D39" w:rsidP="00CF79A2">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252D39" w:rsidRPr="003C2F94" w14:paraId="332DDAB9"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73CCA5D3" w14:textId="77777777" w:rsidR="00252D39" w:rsidRPr="00CA41D2" w:rsidRDefault="00252D39" w:rsidP="00CF79A2">
            <w:pPr>
              <w:rPr>
                <w:rFonts w:ascii="Aptos" w:hAnsi="Aptos" w:cs="Times New Roman"/>
                <w:lang w:val="en-US"/>
              </w:rPr>
            </w:pPr>
            <w:r w:rsidRPr="6E856EEE">
              <w:rPr>
                <w:rFonts w:ascii="Aptos" w:hAnsi="Aptos" w:cs="Times New Roman"/>
                <w:lang w:val="en-US"/>
              </w:rPr>
              <w:t>N_BronzeToSilver</w:t>
            </w:r>
          </w:p>
        </w:tc>
        <w:tc>
          <w:tcPr>
            <w:tcW w:w="4377" w:type="dxa"/>
          </w:tcPr>
          <w:p w14:paraId="0D027ACE"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012CB34B" w14:textId="77777777" w:rsidR="00252D39" w:rsidRDefault="00252D39" w:rsidP="00252D39"/>
    <w:p w14:paraId="2AE6EDAF" w14:textId="77777777" w:rsidR="00252D39" w:rsidRDefault="00252D39" w:rsidP="00252D39">
      <w:r>
        <w:br w:type="page"/>
      </w:r>
      <w:r>
        <w:lastRenderedPageBreak/>
        <w:br w:type="page"/>
      </w:r>
    </w:p>
    <w:p w14:paraId="78391735" w14:textId="77777777" w:rsidR="00252D39" w:rsidRPr="00CA41D2" w:rsidRDefault="00252D39" w:rsidP="00252D39">
      <w:pPr>
        <w:rPr>
          <w:rFonts w:asciiTheme="majorHAnsi" w:eastAsiaTheme="majorEastAsia" w:hAnsiTheme="majorHAnsi" w:cstheme="majorBidi"/>
          <w:color w:val="004F8A"/>
          <w:sz w:val="28"/>
          <w:szCs w:val="26"/>
          <w:lang w:eastAsia="ja-JP"/>
        </w:rPr>
      </w:pPr>
    </w:p>
    <w:p w14:paraId="4406E2A3" w14:textId="413C4048" w:rsidR="00252D39" w:rsidRDefault="00252D39">
      <w:r>
        <w:br w:type="page"/>
      </w:r>
    </w:p>
    <w:p w14:paraId="77D198C3" w14:textId="77777777" w:rsidR="00F3645C" w:rsidRPr="00CA41D2" w:rsidRDefault="00F3645C" w:rsidP="00F3645C">
      <w:pPr>
        <w:rPr>
          <w:rFonts w:asciiTheme="majorHAnsi" w:eastAsiaTheme="majorEastAsia" w:hAnsiTheme="majorHAnsi" w:cstheme="majorBidi"/>
          <w:color w:val="004F8A"/>
          <w:sz w:val="28"/>
          <w:szCs w:val="26"/>
          <w:lang w:eastAsia="ja-JP"/>
        </w:rPr>
      </w:pPr>
    </w:p>
    <w:p w14:paraId="5B2997FC" w14:textId="0B92089A" w:rsidR="005C6702" w:rsidRPr="00CA41D2" w:rsidRDefault="00483C31" w:rsidP="005C6702">
      <w:pPr>
        <w:pStyle w:val="Heading2"/>
        <w:rPr>
          <w:lang w:val="en-AU"/>
        </w:rPr>
      </w:pPr>
      <w:bookmarkStart w:id="774" w:name="_Toc227142078"/>
      <w:r w:rsidRPr="00CA41D2">
        <w:rPr>
          <w:lang w:val="en-AU"/>
        </w:rPr>
        <w:t xml:space="preserve">Pipeline </w:t>
      </w:r>
      <w:r w:rsidR="005C6702" w:rsidRPr="00CA41D2">
        <w:rPr>
          <w:lang w:val="en-AU"/>
        </w:rPr>
        <w:t>Schedule</w:t>
      </w:r>
      <w:r w:rsidRPr="00CA41D2">
        <w:rPr>
          <w:lang w:val="en-AU"/>
        </w:rPr>
        <w:t>s</w:t>
      </w:r>
      <w:bookmarkEnd w:id="774"/>
    </w:p>
    <w:tbl>
      <w:tblPr>
        <w:tblStyle w:val="ListTable4-Accent51"/>
        <w:tblW w:w="7275" w:type="dxa"/>
        <w:tblLook w:val="04A0" w:firstRow="1" w:lastRow="0" w:firstColumn="1" w:lastColumn="0" w:noHBand="0" w:noVBand="1"/>
      </w:tblPr>
      <w:tblGrid>
        <w:gridCol w:w="3390"/>
        <w:gridCol w:w="3885"/>
      </w:tblGrid>
      <w:tr w:rsidR="005D1D2F" w:rsidRPr="003C2F94" w14:paraId="3B5CA454" w14:textId="77777777" w:rsidTr="5085355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390" w:type="dxa"/>
          </w:tcPr>
          <w:p w14:paraId="3355C671" w14:textId="77777777" w:rsidR="005D1D2F" w:rsidRPr="00CA41D2" w:rsidRDefault="005D1D2F">
            <w:pPr>
              <w:rPr>
                <w:lang w:eastAsia="ja-JP"/>
              </w:rPr>
            </w:pPr>
            <w:r w:rsidRPr="001D3E96">
              <w:t>Master pipeline name</w:t>
            </w:r>
          </w:p>
        </w:tc>
        <w:tc>
          <w:tcPr>
            <w:tcW w:w="3885" w:type="dxa"/>
          </w:tcPr>
          <w:p w14:paraId="66677A5C" w14:textId="6F458C14" w:rsidR="005D1D2F" w:rsidRPr="001D3E96" w:rsidRDefault="00D159B5">
            <w:pPr>
              <w:cnfStyle w:val="100000000000" w:firstRow="1" w:lastRow="0" w:firstColumn="0" w:lastColumn="0" w:oddVBand="0" w:evenVBand="0" w:oddHBand="0" w:evenHBand="0" w:firstRowFirstColumn="0" w:firstRowLastColumn="0" w:lastRowFirstColumn="0" w:lastRowLastColumn="0"/>
            </w:pPr>
            <w:r>
              <w:t>Schedule</w:t>
            </w:r>
          </w:p>
        </w:tc>
      </w:tr>
      <w:tr w:rsidR="005D1D2F" w:rsidRPr="00E07D53" w14:paraId="2A963EBA"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hideMark/>
          </w:tcPr>
          <w:p w14:paraId="6C190A59"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P_GOULBDB_Ingestion_Master</w:t>
            </w:r>
          </w:p>
        </w:tc>
        <w:tc>
          <w:tcPr>
            <w:tcW w:w="3885" w:type="dxa"/>
          </w:tcPr>
          <w:p w14:paraId="68624DC2" w14:textId="683AF4AF"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F119A9" w:rsidRPr="00F119A9">
              <w:rPr>
                <w:rFonts w:ascii="Aptos Narrow" w:eastAsia="Times New Roman" w:hAnsi="Aptos Narrow" w:cs="Times New Roman"/>
                <w:color w:val="000000"/>
                <w:lang w:eastAsia="en-AU"/>
              </w:rPr>
              <w:t>07:00</w:t>
            </w:r>
            <w:r w:rsidRPr="00202394">
              <w:rPr>
                <w:rFonts w:ascii="Aptos Narrow" w:eastAsia="Times New Roman" w:hAnsi="Aptos Narrow" w:cs="Times New Roman"/>
                <w:color w:val="000000"/>
                <w:lang w:eastAsia="en-AU"/>
              </w:rPr>
              <w:t xml:space="preserve"> AM</w:t>
            </w:r>
          </w:p>
        </w:tc>
      </w:tr>
      <w:tr w:rsidR="005D1D2F" w:rsidRPr="00E07D53" w14:paraId="071F5A2D"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hideMark/>
          </w:tcPr>
          <w:p w14:paraId="60F13957"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P_SalesForce_Ingestion_Master</w:t>
            </w:r>
          </w:p>
        </w:tc>
        <w:tc>
          <w:tcPr>
            <w:tcW w:w="3885" w:type="dxa"/>
          </w:tcPr>
          <w:p w14:paraId="7A7862C0" w14:textId="55DE1212"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D431E1" w:rsidRPr="00D431E1">
              <w:rPr>
                <w:rFonts w:ascii="Aptos Narrow" w:eastAsia="Times New Roman" w:hAnsi="Aptos Narrow" w:cs="Times New Roman"/>
                <w:color w:val="000000"/>
                <w:lang w:eastAsia="en-AU"/>
              </w:rPr>
              <w:t>11:30</w:t>
            </w:r>
            <w:r w:rsidRPr="00202394">
              <w:rPr>
                <w:rFonts w:ascii="Aptos Narrow" w:eastAsia="Times New Roman" w:hAnsi="Aptos Narrow" w:cs="Times New Roman"/>
                <w:color w:val="000000"/>
                <w:lang w:eastAsia="en-AU"/>
              </w:rPr>
              <w:t xml:space="preserve"> AM</w:t>
            </w:r>
          </w:p>
        </w:tc>
      </w:tr>
      <w:tr w:rsidR="005D1D2F" w:rsidRPr="00E07D53" w14:paraId="214799CB"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hideMark/>
          </w:tcPr>
          <w:p w14:paraId="58D3203A"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P_SharePoint_Ingestion_Master</w:t>
            </w:r>
          </w:p>
        </w:tc>
        <w:tc>
          <w:tcPr>
            <w:tcW w:w="3885" w:type="dxa"/>
          </w:tcPr>
          <w:p w14:paraId="5E404FAB" w14:textId="5BFE909A"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444A1D" w:rsidRPr="00444A1D">
              <w:rPr>
                <w:rFonts w:ascii="Aptos Narrow" w:eastAsia="Times New Roman" w:hAnsi="Aptos Narrow" w:cs="Times New Roman"/>
                <w:color w:val="000000"/>
                <w:lang w:eastAsia="en-AU"/>
              </w:rPr>
              <w:t>09:00</w:t>
            </w:r>
            <w:r w:rsidRPr="00202394">
              <w:rPr>
                <w:rFonts w:ascii="Aptos Narrow" w:eastAsia="Times New Roman" w:hAnsi="Aptos Narrow" w:cs="Times New Roman"/>
                <w:color w:val="000000"/>
                <w:lang w:eastAsia="en-AU"/>
              </w:rPr>
              <w:t xml:space="preserve"> AM</w:t>
            </w:r>
            <w:r w:rsidR="00444A1D">
              <w:rPr>
                <w:rFonts w:ascii="Aptos Narrow" w:eastAsia="Times New Roman" w:hAnsi="Aptos Narrow" w:cs="Times New Roman"/>
                <w:color w:val="000000"/>
                <w:lang w:eastAsia="en-AU"/>
              </w:rPr>
              <w:t xml:space="preserve">, </w:t>
            </w:r>
            <w:r w:rsidR="006F374E" w:rsidRPr="006F374E">
              <w:rPr>
                <w:rFonts w:ascii="Aptos Narrow" w:eastAsia="Times New Roman" w:hAnsi="Aptos Narrow" w:cs="Times New Roman"/>
                <w:color w:val="000000"/>
                <w:lang w:eastAsia="en-AU"/>
              </w:rPr>
              <w:t>02:00 PM</w:t>
            </w:r>
          </w:p>
        </w:tc>
      </w:tr>
      <w:tr w:rsidR="005D1D2F" w:rsidRPr="00E07D53" w14:paraId="006087D7"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52E3BCFD"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P_Gold_Ingestion_Master</w:t>
            </w:r>
          </w:p>
        </w:tc>
        <w:tc>
          <w:tcPr>
            <w:tcW w:w="3885" w:type="dxa"/>
          </w:tcPr>
          <w:p w14:paraId="33837B7C" w14:textId="2B7C56F6"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771A13" w:rsidRPr="00771A13">
              <w:rPr>
                <w:rFonts w:ascii="Aptos Narrow" w:eastAsia="Times New Roman" w:hAnsi="Aptos Narrow" w:cs="Times New Roman"/>
                <w:color w:val="000000"/>
                <w:lang w:eastAsia="en-AU"/>
              </w:rPr>
              <w:t>08:30</w:t>
            </w:r>
            <w:r w:rsidRPr="00202394">
              <w:rPr>
                <w:rFonts w:ascii="Aptos Narrow" w:eastAsia="Times New Roman" w:hAnsi="Aptos Narrow" w:cs="Times New Roman"/>
                <w:color w:val="000000"/>
                <w:lang w:eastAsia="en-AU"/>
              </w:rPr>
              <w:t xml:space="preserve"> AM</w:t>
            </w:r>
            <w:r w:rsidR="00F17E8A">
              <w:rPr>
                <w:rFonts w:ascii="Aptos Narrow" w:eastAsia="Times New Roman" w:hAnsi="Aptos Narrow" w:cs="Times New Roman"/>
                <w:color w:val="000000"/>
                <w:lang w:eastAsia="en-AU"/>
              </w:rPr>
              <w:t>,</w:t>
            </w:r>
            <w:r w:rsidR="00771A13">
              <w:rPr>
                <w:rFonts w:ascii="Aptos Narrow" w:eastAsia="Times New Roman" w:hAnsi="Aptos Narrow" w:cs="Times New Roman"/>
                <w:color w:val="000000"/>
                <w:lang w:eastAsia="en-AU"/>
              </w:rPr>
              <w:t xml:space="preserve"> </w:t>
            </w:r>
            <w:r w:rsidR="00E50DA1" w:rsidRPr="00E50DA1">
              <w:rPr>
                <w:rFonts w:ascii="Aptos Narrow" w:eastAsia="Times New Roman" w:hAnsi="Aptos Narrow" w:cs="Times New Roman"/>
                <w:color w:val="000000"/>
                <w:lang w:eastAsia="en-AU"/>
              </w:rPr>
              <w:t>01:00 PM</w:t>
            </w:r>
          </w:p>
        </w:tc>
      </w:tr>
      <w:tr w:rsidR="005D1D2F" w:rsidRPr="00E07D53" w14:paraId="60FE4C32"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1247F071" w14:textId="77777777" w:rsidR="005D1D2F" w:rsidRPr="00E07D53" w:rsidRDefault="005D1D2F">
            <w:pPr>
              <w:rPr>
                <w:rFonts w:ascii="Aptos Narrow" w:eastAsia="Times New Roman" w:hAnsi="Aptos Narrow" w:cs="Times New Roman"/>
                <w:color w:val="000000"/>
                <w:lang w:eastAsia="en-AU"/>
              </w:rPr>
            </w:pPr>
            <w:r w:rsidRPr="00052D0E">
              <w:rPr>
                <w:rFonts w:ascii="Aptos Narrow" w:eastAsia="Times New Roman" w:hAnsi="Aptos Narrow" w:cs="Times New Roman"/>
                <w:color w:val="000000"/>
                <w:lang w:eastAsia="en-AU"/>
              </w:rPr>
              <w:t>P_Metadata_Ingestion_Master</w:t>
            </w:r>
          </w:p>
        </w:tc>
        <w:tc>
          <w:tcPr>
            <w:tcW w:w="3885" w:type="dxa"/>
          </w:tcPr>
          <w:p w14:paraId="2EB63799" w14:textId="761A5E34" w:rsidR="005D1D2F" w:rsidRPr="00E07D53" w:rsidRDefault="00E57B3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Off</w:t>
            </w:r>
            <w:r w:rsidR="00BA28B6">
              <w:rPr>
                <w:rFonts w:ascii="Aptos Narrow" w:eastAsia="Times New Roman" w:hAnsi="Aptos Narrow" w:cs="Times New Roman"/>
                <w:color w:val="000000"/>
                <w:lang w:eastAsia="en-AU"/>
              </w:rPr>
              <w:t xml:space="preserve"> (On-demand)</w:t>
            </w:r>
          </w:p>
        </w:tc>
      </w:tr>
      <w:tr w:rsidR="00561859" w:rsidRPr="00E07D53" w14:paraId="7C388D4E"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0AF80257" w14:textId="05DA838F" w:rsidR="00561859" w:rsidRPr="00052D0E" w:rsidRDefault="00AE3038">
            <w:pPr>
              <w:rPr>
                <w:rFonts w:ascii="Aptos Narrow" w:eastAsia="Times New Roman" w:hAnsi="Aptos Narrow" w:cs="Times New Roman"/>
                <w:color w:val="000000"/>
                <w:lang w:eastAsia="en-AU"/>
              </w:rPr>
            </w:pPr>
            <w:r w:rsidRPr="00E07D53">
              <w:rPr>
                <w:rFonts w:ascii="Calibri" w:eastAsia="Times New Roman" w:hAnsi="Calibri" w:cs="Calibri"/>
                <w:color w:val="000000"/>
                <w:lang w:eastAsia="en-AU"/>
              </w:rPr>
              <w:t>P_ePlanning_Ingestion_Master</w:t>
            </w:r>
          </w:p>
        </w:tc>
        <w:tc>
          <w:tcPr>
            <w:tcW w:w="3885" w:type="dxa"/>
          </w:tcPr>
          <w:p w14:paraId="677E8790" w14:textId="5DD20FAD" w:rsidR="00561859"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9C23E6" w:rsidRPr="009C23E6">
              <w:rPr>
                <w:rFonts w:ascii="Aptos Narrow" w:eastAsia="Times New Roman" w:hAnsi="Aptos Narrow" w:cs="Times New Roman"/>
                <w:color w:val="000000"/>
                <w:lang w:eastAsia="en-AU"/>
              </w:rPr>
              <w:t>07:30 AM</w:t>
            </w:r>
          </w:p>
        </w:tc>
      </w:tr>
      <w:tr w:rsidR="00561859" w:rsidRPr="00E07D53" w14:paraId="295023C3"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66BD9ED7" w14:textId="3DA12AAB" w:rsidR="00561859" w:rsidRPr="00052D0E" w:rsidRDefault="00AE3038">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P_BioNet_Ingestion_Master</w:t>
            </w:r>
          </w:p>
        </w:tc>
        <w:tc>
          <w:tcPr>
            <w:tcW w:w="3885" w:type="dxa"/>
          </w:tcPr>
          <w:p w14:paraId="13839D09" w14:textId="67683495" w:rsidR="00561859" w:rsidRPr="00E07D53" w:rsidRDefault="0020239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Pr="00202394">
              <w:rPr>
                <w:rFonts w:ascii="Aptos Narrow" w:eastAsia="Times New Roman" w:hAnsi="Aptos Narrow" w:cs="Times New Roman"/>
                <w:color w:val="000000"/>
                <w:lang w:eastAsia="en-AU"/>
              </w:rPr>
              <w:t>04:45 AM</w:t>
            </w:r>
          </w:p>
        </w:tc>
      </w:tr>
      <w:tr w:rsidR="00E2274B" w:rsidRPr="00E07D53" w14:paraId="5A8C5F48"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32943BEE" w14:textId="56B3EF59" w:rsidR="00E2274B" w:rsidRPr="00E07D53" w:rsidRDefault="00E2274B">
            <w:pPr>
              <w:rPr>
                <w:rFonts w:ascii="Aptos Narrow" w:eastAsia="Times New Roman" w:hAnsi="Aptos Narrow" w:cs="Times New Roman"/>
                <w:color w:val="000000"/>
                <w:lang w:eastAsia="en-AU"/>
              </w:rPr>
            </w:pPr>
            <w:r w:rsidRPr="00E2274B">
              <w:rPr>
                <w:rFonts w:ascii="Aptos Narrow" w:eastAsia="Times New Roman" w:hAnsi="Aptos Narrow" w:cs="Times New Roman"/>
                <w:color w:val="000000"/>
                <w:lang w:eastAsia="en-AU"/>
              </w:rPr>
              <w:t>P_Planning_Ingestion_Master</w:t>
            </w:r>
          </w:p>
        </w:tc>
        <w:tc>
          <w:tcPr>
            <w:tcW w:w="3885" w:type="dxa"/>
          </w:tcPr>
          <w:p w14:paraId="7BCBF53F" w14:textId="3ECEC3DD" w:rsidR="00E2274B" w:rsidRDefault="00E2274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Daily at 07:05 AM</w:t>
            </w:r>
          </w:p>
        </w:tc>
      </w:tr>
    </w:tbl>
    <w:p w14:paraId="4493ABC2" w14:textId="6F75F613" w:rsidR="003D1571" w:rsidRDefault="003D1571">
      <w:pPr>
        <w:rPr>
          <w:rFonts w:asciiTheme="majorHAnsi" w:eastAsiaTheme="majorEastAsia" w:hAnsiTheme="majorHAnsi" w:cstheme="majorBidi"/>
          <w:color w:val="004F8A"/>
          <w:sz w:val="32"/>
          <w:szCs w:val="32"/>
        </w:rPr>
      </w:pPr>
      <w:r>
        <w:br w:type="page"/>
      </w:r>
    </w:p>
    <w:p w14:paraId="283A4F68" w14:textId="77177D29" w:rsidR="00BB3A29" w:rsidRDefault="00BB3A29" w:rsidP="00BB3A29">
      <w:pPr>
        <w:pStyle w:val="Heading1"/>
      </w:pPr>
      <w:bookmarkStart w:id="775" w:name="_Toc227142079"/>
      <w:r>
        <w:lastRenderedPageBreak/>
        <w:t>Continuous Integration &amp; Deployment (CI/CD)</w:t>
      </w:r>
      <w:bookmarkEnd w:id="775"/>
    </w:p>
    <w:p w14:paraId="6005088B" w14:textId="77777777" w:rsidR="00BB3A29" w:rsidRPr="00CA41D2" w:rsidRDefault="00BB3A29" w:rsidP="00AC1587">
      <w:pPr>
        <w:pStyle w:val="Heading2"/>
        <w:rPr>
          <w:lang w:val="en-AU"/>
        </w:rPr>
      </w:pPr>
      <w:bookmarkStart w:id="776" w:name="_Toc227142080"/>
      <w:r w:rsidRPr="00CA41D2">
        <w:rPr>
          <w:lang w:val="en-AU"/>
        </w:rPr>
        <w:t>Introduction</w:t>
      </w:r>
      <w:bookmarkEnd w:id="776"/>
    </w:p>
    <w:p w14:paraId="3C25AC71" w14:textId="700A9598" w:rsidR="00BB3A29" w:rsidRDefault="00BB3A29" w:rsidP="00BB3A29">
      <w:r w:rsidRPr="713ECC60">
        <w:t>This section outlines our recommended process for implementing Microsoft Fabric CI/CD DevOps, divided into two main stages: Continuous Integration (CI) and Continuous Deployment (CD). Various options available for each stage will be discussed, followed by our best recommendations to ensure an efficient implementation for</w:t>
      </w:r>
      <w:r w:rsidR="00CA2B6A">
        <w:t xml:space="preserve"> </w:t>
      </w:r>
      <w:r w:rsidRPr="713ECC60">
        <w:t>projects.</w:t>
      </w:r>
    </w:p>
    <w:p w14:paraId="3AA31A25" w14:textId="77777777" w:rsidR="00BB3A29" w:rsidRPr="00CA41D2" w:rsidRDefault="00BB3A29" w:rsidP="00AC1587">
      <w:pPr>
        <w:pStyle w:val="Heading2"/>
        <w:rPr>
          <w:lang w:val="en-AU"/>
        </w:rPr>
      </w:pPr>
      <w:bookmarkStart w:id="777" w:name="_Toc227142081"/>
      <w:r w:rsidRPr="00CA41D2">
        <w:rPr>
          <w:lang w:val="en-AU"/>
        </w:rPr>
        <w:t>Continuous Integration (CI) Stage</w:t>
      </w:r>
      <w:bookmarkEnd w:id="777"/>
    </w:p>
    <w:p w14:paraId="1E2EC719" w14:textId="07160470" w:rsidR="00BB3A29" w:rsidRDefault="00BB3A29" w:rsidP="00BB3A29">
      <w:r w:rsidRPr="713ECC60">
        <w:t>The Fabric workspace is a shared environment that accesses live items. Any changes made directly in the workspace override and affect all other users. Therefore, Git best practice is for developers to work in isolation outside of the shared workspaces.</w:t>
      </w:r>
    </w:p>
    <w:p w14:paraId="0398D2C4" w14:textId="77777777" w:rsidR="00BB3A29" w:rsidRDefault="00BB3A29" w:rsidP="00BB3A29">
      <w:pPr>
        <w:spacing w:line="257" w:lineRule="auto"/>
      </w:pPr>
      <w:r>
        <w:rPr>
          <w:noProof/>
        </w:rPr>
        <w:drawing>
          <wp:inline distT="0" distB="0" distL="0" distR="0" wp14:anchorId="3932685E" wp14:editId="4D5FDD67">
            <wp:extent cx="5730737" cy="3615241"/>
            <wp:effectExtent l="0" t="0" r="0" b="0"/>
            <wp:docPr id="1843949786" name="Picture 1843949786" descr="A diagram of a computer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49786" name="Picture 1843949786" descr="A diagram of a computer workflow&#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5730737" cy="3615241"/>
                    </a:xfrm>
                    <a:prstGeom prst="rect">
                      <a:avLst/>
                    </a:prstGeom>
                  </pic:spPr>
                </pic:pic>
              </a:graphicData>
            </a:graphic>
          </wp:inline>
        </w:drawing>
      </w:r>
    </w:p>
    <w:p w14:paraId="18DA6406" w14:textId="77777777" w:rsidR="00BB3A29" w:rsidRDefault="00BB3A29" w:rsidP="00BB3A29"/>
    <w:p w14:paraId="0D3C0436" w14:textId="77777777" w:rsidR="00BB3A29" w:rsidRPr="00CA41D2" w:rsidRDefault="00BB3A29" w:rsidP="00A549FD">
      <w:pPr>
        <w:pStyle w:val="Heading3"/>
        <w:rPr>
          <w:lang w:val="en-AU"/>
        </w:rPr>
      </w:pPr>
      <w:r w:rsidRPr="00CA41D2">
        <w:rPr>
          <w:lang w:val="en-AU"/>
        </w:rPr>
        <w:t>Workflow for CI</w:t>
      </w:r>
    </w:p>
    <w:p w14:paraId="527A50C6" w14:textId="5E2594AA" w:rsidR="00BB3A29" w:rsidRDefault="00BB3A29" w:rsidP="00BB3A29">
      <w:r w:rsidRPr="713ECC60">
        <w:t xml:space="preserve">For a developer who works </w:t>
      </w:r>
      <w:r w:rsidR="00D82D46">
        <w:t>on</w:t>
      </w:r>
      <w:r w:rsidRPr="713ECC60">
        <w:t xml:space="preserve"> the web, the flow would be as follows:</w:t>
      </w:r>
    </w:p>
    <w:p w14:paraId="3979AEDF" w14:textId="2A77DD62" w:rsidR="00BB3A29" w:rsidRDefault="00BB3A29" w:rsidP="00FD39B3">
      <w:pPr>
        <w:pStyle w:val="ListParagraph"/>
        <w:numPr>
          <w:ilvl w:val="0"/>
          <w:numId w:val="15"/>
        </w:numPr>
      </w:pPr>
      <w:r>
        <w:t xml:space="preserve">Navigate to </w:t>
      </w:r>
      <w:r w:rsidR="00D82D46">
        <w:t xml:space="preserve">the </w:t>
      </w:r>
      <w:r>
        <w:t xml:space="preserve">Dev workspace. </w:t>
      </w:r>
      <w:r w:rsidR="00D82D46">
        <w:t>Select Branch out to a new workspace from the Source control menu's Branches tab</w:t>
      </w:r>
      <w:r w:rsidRPr="713ECC60">
        <w:t>.</w:t>
      </w:r>
    </w:p>
    <w:p w14:paraId="0C366CEB" w14:textId="484CEBAD" w:rsidR="00BB3A29" w:rsidRDefault="00BB3A29" w:rsidP="00FD39B3">
      <w:pPr>
        <w:pStyle w:val="ListParagraph"/>
        <w:numPr>
          <w:ilvl w:val="0"/>
          <w:numId w:val="15"/>
        </w:numPr>
      </w:pPr>
      <w:r w:rsidRPr="713ECC60">
        <w:t xml:space="preserve">Specify the names of the branch and workspace. The new branch </w:t>
      </w:r>
      <w:r w:rsidR="00D82D46">
        <w:t xml:space="preserve">was </w:t>
      </w:r>
      <w:r w:rsidRPr="713ECC60">
        <w:t>created based on the branch connected to the current workspace.</w:t>
      </w:r>
    </w:p>
    <w:p w14:paraId="1EFD26ED" w14:textId="2A7C0EBC" w:rsidR="00BB3A29" w:rsidRPr="00511352" w:rsidRDefault="00BB3A29" w:rsidP="00FD39B3">
      <w:pPr>
        <w:pStyle w:val="ListParagraph"/>
        <w:numPr>
          <w:ilvl w:val="0"/>
          <w:numId w:val="15"/>
        </w:numPr>
        <w:rPr>
          <w:color w:val="161616"/>
        </w:rPr>
      </w:pPr>
      <w:r w:rsidRPr="00511352">
        <w:rPr>
          <w:color w:val="161616"/>
        </w:rPr>
        <w:t xml:space="preserve">Select </w:t>
      </w:r>
      <w:r w:rsidRPr="00511352">
        <w:rPr>
          <w:b/>
          <w:bCs/>
          <w:color w:val="161616"/>
        </w:rPr>
        <w:t>Branch out</w:t>
      </w:r>
      <w:r w:rsidRPr="00511352">
        <w:rPr>
          <w:color w:val="161616"/>
        </w:rPr>
        <w:t xml:space="preserve">. Fabric creates the new workspace and branch. You're automatically taken to the new workspace. The workspace syncs with your feature branch and becomes an isolated </w:t>
      </w:r>
      <w:r w:rsidRPr="00511352">
        <w:rPr>
          <w:color w:val="161616"/>
        </w:rPr>
        <w:lastRenderedPageBreak/>
        <w:t xml:space="preserve">environment </w:t>
      </w:r>
      <w:r w:rsidR="00D82D46">
        <w:rPr>
          <w:color w:val="161616"/>
        </w:rPr>
        <w:t xml:space="preserve">in which </w:t>
      </w:r>
      <w:r w:rsidRPr="00511352">
        <w:rPr>
          <w:color w:val="161616"/>
        </w:rPr>
        <w:t>to work, as illustrated. You can now work in this new isolated environment. The sync might take a few minutes.</w:t>
      </w:r>
    </w:p>
    <w:p w14:paraId="70CB045F" w14:textId="77777777" w:rsidR="00BB3A29" w:rsidRDefault="00BB3A29" w:rsidP="00BB3A29">
      <w:pPr>
        <w:ind w:firstLine="360"/>
      </w:pPr>
      <w:r w:rsidRPr="713ECC60">
        <w:rPr>
          <w:i/>
          <w:iCs/>
          <w:color w:val="161616"/>
        </w:rPr>
        <w:t>Feature branch naming standard</w:t>
      </w:r>
      <w:r w:rsidRPr="713ECC60">
        <w:rPr>
          <w:color w:val="161616"/>
        </w:rPr>
        <w:t xml:space="preserve">: </w:t>
      </w:r>
      <w:r w:rsidRPr="713ECC60">
        <w:rPr>
          <w:b/>
          <w:bCs/>
          <w:color w:val="161616"/>
        </w:rPr>
        <w:t>feature-{User Initials}-{Purpose}</w:t>
      </w:r>
    </w:p>
    <w:p w14:paraId="3773AC25" w14:textId="77777777" w:rsidR="00BB3A29" w:rsidRDefault="00BB3A29" w:rsidP="00BB3A29">
      <w:pPr>
        <w:ind w:firstLine="360"/>
        <w:rPr>
          <w:b/>
          <w:bCs/>
          <w:color w:val="161616"/>
        </w:rPr>
      </w:pPr>
      <w:r w:rsidRPr="713ECC60">
        <w:rPr>
          <w:i/>
          <w:iCs/>
          <w:color w:val="161616"/>
        </w:rPr>
        <w:t>Primary Integration branches:</w:t>
      </w:r>
      <w:r w:rsidRPr="713ECC60">
        <w:rPr>
          <w:color w:val="161616"/>
        </w:rPr>
        <w:t xml:space="preserve"> </w:t>
      </w:r>
      <w:r w:rsidRPr="713ECC60">
        <w:rPr>
          <w:b/>
          <w:bCs/>
          <w:color w:val="161616"/>
        </w:rPr>
        <w:t>Prod, Dev, UAT</w:t>
      </w:r>
    </w:p>
    <w:p w14:paraId="6B9FD630" w14:textId="05CE3686" w:rsidR="00BB3A29" w:rsidRDefault="00BB3A29" w:rsidP="00FD39B3">
      <w:pPr>
        <w:pStyle w:val="ListParagraph"/>
        <w:numPr>
          <w:ilvl w:val="0"/>
          <w:numId w:val="15"/>
        </w:numPr>
      </w:pPr>
      <w:r w:rsidRPr="713ECC60">
        <w:t xml:space="preserve">Save and </w:t>
      </w:r>
      <w:r w:rsidR="00D82D46">
        <w:t>commit</w:t>
      </w:r>
      <w:r w:rsidRPr="713ECC60">
        <w:t xml:space="preserve"> to </w:t>
      </w:r>
      <w:r w:rsidR="00D82D46">
        <w:t xml:space="preserve">the </w:t>
      </w:r>
      <w:r w:rsidRPr="713ECC60">
        <w:t>Feature branch</w:t>
      </w:r>
    </w:p>
    <w:p w14:paraId="6DE8EBF7" w14:textId="77777777" w:rsidR="00BB3A29" w:rsidRPr="00511352" w:rsidRDefault="00BB3A29" w:rsidP="00FD39B3">
      <w:pPr>
        <w:pStyle w:val="ListParagraph"/>
        <w:numPr>
          <w:ilvl w:val="0"/>
          <w:numId w:val="15"/>
        </w:numPr>
        <w:rPr>
          <w:color w:val="161616"/>
        </w:rPr>
      </w:pPr>
      <w:r w:rsidRPr="00511352">
        <w:rPr>
          <w:color w:val="161616"/>
        </w:rPr>
        <w:t xml:space="preserve">When ready, create a PR to the </w:t>
      </w:r>
      <w:r w:rsidRPr="00511352">
        <w:rPr>
          <w:i/>
          <w:iCs/>
          <w:color w:val="161616"/>
        </w:rPr>
        <w:t>dev</w:t>
      </w:r>
      <w:r w:rsidRPr="00511352">
        <w:rPr>
          <w:color w:val="161616"/>
        </w:rPr>
        <w:t xml:space="preserve"> branch. The review and merge processes are done through Azure Repos based on the configuration your team defined for that repo.</w:t>
      </w:r>
    </w:p>
    <w:p w14:paraId="1BB15EBD" w14:textId="22C65E38" w:rsidR="00BB3A29" w:rsidRDefault="00BB3A29" w:rsidP="00FD39B3">
      <w:pPr>
        <w:pStyle w:val="ListParagraph"/>
        <w:numPr>
          <w:ilvl w:val="0"/>
          <w:numId w:val="15"/>
        </w:numPr>
        <w:rPr>
          <w:color w:val="000000" w:themeColor="text1"/>
        </w:rPr>
      </w:pPr>
      <w:r w:rsidRPr="00511352">
        <w:rPr>
          <w:color w:val="000000" w:themeColor="text1"/>
        </w:rPr>
        <w:t xml:space="preserve">Once the </w:t>
      </w:r>
      <w:r>
        <w:rPr>
          <w:color w:val="000000" w:themeColor="text1"/>
        </w:rPr>
        <w:t xml:space="preserve">PR </w:t>
      </w:r>
      <w:r w:rsidRPr="00511352">
        <w:rPr>
          <w:color w:val="000000" w:themeColor="text1"/>
        </w:rPr>
        <w:t>review and merge</w:t>
      </w:r>
      <w:r>
        <w:rPr>
          <w:color w:val="000000" w:themeColor="text1"/>
        </w:rPr>
        <w:t xml:space="preserve"> to Dev</w:t>
      </w:r>
      <w:r w:rsidRPr="00511352">
        <w:rPr>
          <w:color w:val="000000" w:themeColor="text1"/>
        </w:rPr>
        <w:t xml:space="preserve"> are complete, a new commit is created to the UAT &amp; </w:t>
      </w:r>
      <w:r w:rsidR="00CA2B6A" w:rsidRPr="00511352">
        <w:rPr>
          <w:i/>
          <w:iCs/>
          <w:color w:val="000000" w:themeColor="text1"/>
        </w:rPr>
        <w:t xml:space="preserve">Prod </w:t>
      </w:r>
      <w:r w:rsidR="00CA2B6A" w:rsidRPr="00511352">
        <w:rPr>
          <w:color w:val="000000" w:themeColor="text1"/>
        </w:rPr>
        <w:t>branch</w:t>
      </w:r>
      <w:r w:rsidRPr="00511352">
        <w:rPr>
          <w:color w:val="000000" w:themeColor="text1"/>
        </w:rPr>
        <w:t>. This commit prompts the user to update the content in the Dev team's workspace with the merged changes.</w:t>
      </w:r>
    </w:p>
    <w:p w14:paraId="7E8C43CF" w14:textId="60D39C44" w:rsidR="00BB3A29" w:rsidRPr="00511352" w:rsidRDefault="00BB3A29" w:rsidP="00FD39B3">
      <w:pPr>
        <w:pStyle w:val="ListParagraph"/>
        <w:numPr>
          <w:ilvl w:val="0"/>
          <w:numId w:val="15"/>
        </w:numPr>
        <w:rPr>
          <w:color w:val="000000" w:themeColor="text1"/>
        </w:rPr>
      </w:pPr>
      <w:r>
        <w:rPr>
          <w:color w:val="000000" w:themeColor="text1"/>
        </w:rPr>
        <w:t xml:space="preserve">Download </w:t>
      </w:r>
      <w:r w:rsidR="00D82D46">
        <w:rPr>
          <w:color w:val="000000" w:themeColor="text1"/>
        </w:rPr>
        <w:t xml:space="preserve">the </w:t>
      </w:r>
      <w:r>
        <w:rPr>
          <w:color w:val="000000" w:themeColor="text1"/>
        </w:rPr>
        <w:t xml:space="preserve">Dataflow PQT format files from </w:t>
      </w:r>
      <w:r w:rsidR="00D82D46">
        <w:rPr>
          <w:color w:val="000000" w:themeColor="text1"/>
        </w:rPr>
        <w:t xml:space="preserve">the </w:t>
      </w:r>
      <w:r>
        <w:rPr>
          <w:color w:val="000000" w:themeColor="text1"/>
        </w:rPr>
        <w:t xml:space="preserve">repo, create </w:t>
      </w:r>
      <w:r w:rsidR="00D82D46">
        <w:rPr>
          <w:color w:val="000000" w:themeColor="text1"/>
        </w:rPr>
        <w:t xml:space="preserve">a </w:t>
      </w:r>
      <w:r>
        <w:rPr>
          <w:color w:val="000000" w:themeColor="text1"/>
        </w:rPr>
        <w:t xml:space="preserve">dataflow for each </w:t>
      </w:r>
      <w:r w:rsidR="00CA2B6A">
        <w:rPr>
          <w:color w:val="000000" w:themeColor="text1"/>
        </w:rPr>
        <w:t>file</w:t>
      </w:r>
      <w:r w:rsidR="00D82D46">
        <w:rPr>
          <w:color w:val="000000" w:themeColor="text1"/>
        </w:rPr>
        <w:t>,</w:t>
      </w:r>
      <w:r>
        <w:rPr>
          <w:color w:val="000000" w:themeColor="text1"/>
        </w:rPr>
        <w:t xml:space="preserve"> and import </w:t>
      </w:r>
      <w:r w:rsidR="00D82D46">
        <w:rPr>
          <w:color w:val="000000" w:themeColor="text1"/>
        </w:rPr>
        <w:t xml:space="preserve">each </w:t>
      </w:r>
      <w:r>
        <w:rPr>
          <w:color w:val="000000" w:themeColor="text1"/>
        </w:rPr>
        <w:t>PQT file individually. Once imported</w:t>
      </w:r>
      <w:r w:rsidR="00D82D46">
        <w:rPr>
          <w:color w:val="000000" w:themeColor="text1"/>
        </w:rPr>
        <w:t>,</w:t>
      </w:r>
      <w:r>
        <w:rPr>
          <w:color w:val="000000" w:themeColor="text1"/>
        </w:rPr>
        <w:t xml:space="preserve"> set the connection credentials.</w:t>
      </w:r>
    </w:p>
    <w:p w14:paraId="66126385" w14:textId="77777777" w:rsidR="00BB3A29" w:rsidRDefault="00BB3A29" w:rsidP="00BB3A29"/>
    <w:p w14:paraId="6A80C0F4" w14:textId="77777777" w:rsidR="00BB3A29" w:rsidRDefault="00BB3A29" w:rsidP="00BB3A29">
      <w:r>
        <w:rPr>
          <w:noProof/>
        </w:rPr>
        <w:drawing>
          <wp:inline distT="0" distB="0" distL="0" distR="0" wp14:anchorId="27955BD4" wp14:editId="79AE6A31">
            <wp:extent cx="5730737" cy="2761728"/>
            <wp:effectExtent l="0" t="0" r="0" b="0"/>
            <wp:docPr id="886628886" name="Picture 886628886" descr="A diagram of a diagram of a work sp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28886" name="Picture 886628886" descr="A diagram of a diagram of a work space&#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5730737" cy="2761728"/>
                    </a:xfrm>
                    <a:prstGeom prst="rect">
                      <a:avLst/>
                    </a:prstGeom>
                  </pic:spPr>
                </pic:pic>
              </a:graphicData>
            </a:graphic>
          </wp:inline>
        </w:drawing>
      </w:r>
    </w:p>
    <w:p w14:paraId="68773019" w14:textId="77777777" w:rsidR="00BB3A29" w:rsidRPr="00CA41D2" w:rsidRDefault="00BB3A29" w:rsidP="00AC1587">
      <w:pPr>
        <w:pStyle w:val="Heading2"/>
        <w:rPr>
          <w:lang w:val="en-AU"/>
        </w:rPr>
      </w:pPr>
      <w:bookmarkStart w:id="778" w:name="_Toc227142082"/>
      <w:r w:rsidRPr="00CA41D2">
        <w:rPr>
          <w:lang w:val="en-AU"/>
        </w:rPr>
        <w:t>Best Recommendation for CI</w:t>
      </w:r>
      <w:bookmarkEnd w:id="778"/>
    </w:p>
    <w:p w14:paraId="3F7D18A8" w14:textId="77777777" w:rsidR="00BB3A29" w:rsidRDefault="00BB3A29" w:rsidP="00BB3A29">
      <w:r w:rsidRPr="713ECC60">
        <w:t>Developers should work in isolation outside of shared workspaces to avoid affecting other users. The CI workflow involves branching out to a new workspace, working in isolation, and syncing with the feature branch. When ready, changes are committed, and a pull request is created to merge into the Prod branch. The merged changes prompt an update in the Dev team's workspace.</w:t>
      </w:r>
    </w:p>
    <w:p w14:paraId="386DA736" w14:textId="77777777" w:rsidR="00BB3A29" w:rsidRPr="00CA41D2" w:rsidRDefault="00BB3A29" w:rsidP="00AC1587">
      <w:pPr>
        <w:pStyle w:val="Heading2"/>
        <w:rPr>
          <w:lang w:val="en-AU"/>
        </w:rPr>
      </w:pPr>
      <w:bookmarkStart w:id="779" w:name="_Toc227142083"/>
      <w:r w:rsidRPr="00CA41D2">
        <w:rPr>
          <w:lang w:val="en-AU"/>
        </w:rPr>
        <w:t>Continuous Deployment (CD)</w:t>
      </w:r>
      <w:bookmarkEnd w:id="779"/>
    </w:p>
    <w:p w14:paraId="61B492CA" w14:textId="77777777" w:rsidR="00BB3A29" w:rsidRDefault="00BB3A29" w:rsidP="00BB3A29">
      <w:r w:rsidRPr="713ECC60">
        <w:t>Continuous Deployment (CD) is the practice of automatically deploying every approved change to UAT environment and that passes the tests to a production environment. This ensures that the new features and fixes reach users as quickly as possible while maintaining high quality.</w:t>
      </w:r>
    </w:p>
    <w:p w14:paraId="677036DB" w14:textId="77777777" w:rsidR="00BB3A29" w:rsidRDefault="00BB3A29" w:rsidP="00BB3A29">
      <w:r w:rsidRPr="713ECC60">
        <w:lastRenderedPageBreak/>
        <w:t xml:space="preserve">The release process starts once new updates are complete and the pull request (PR) merged into the team’s shared branch (such as </w:t>
      </w:r>
      <w:r w:rsidRPr="713ECC60">
        <w:rPr>
          <w:i/>
          <w:iCs/>
        </w:rPr>
        <w:t>Prod</w:t>
      </w:r>
      <w:r w:rsidRPr="713ECC60">
        <w:t xml:space="preserve">, </w:t>
      </w:r>
      <w:r w:rsidRPr="713ECC60">
        <w:rPr>
          <w:i/>
          <w:iCs/>
        </w:rPr>
        <w:t>Dev</w:t>
      </w:r>
      <w:r w:rsidRPr="713ECC60">
        <w:t xml:space="preserve"> etc.). From this point, there are different options to build a release process in Fabric.</w:t>
      </w:r>
    </w:p>
    <w:p w14:paraId="1FEA47BB" w14:textId="77777777" w:rsidR="00BB3A29" w:rsidRPr="00CA41D2" w:rsidRDefault="00BB3A29" w:rsidP="00A549FD">
      <w:pPr>
        <w:pStyle w:val="Heading3"/>
        <w:rPr>
          <w:lang w:val="en-AU"/>
        </w:rPr>
      </w:pPr>
      <w:r w:rsidRPr="00CA41D2">
        <w:rPr>
          <w:lang w:val="en-AU"/>
        </w:rPr>
        <w:t>Git-based deployments – Our Recommendation</w:t>
      </w:r>
    </w:p>
    <w:p w14:paraId="79CE969D" w14:textId="77777777" w:rsidR="00BB3A29" w:rsidRDefault="00BB3A29" w:rsidP="00BB3A29">
      <w:r>
        <w:rPr>
          <w:noProof/>
        </w:rPr>
        <w:drawing>
          <wp:inline distT="0" distB="0" distL="0" distR="0" wp14:anchorId="56DD4125" wp14:editId="332CD0DD">
            <wp:extent cx="5730737" cy="2249619"/>
            <wp:effectExtent l="0" t="0" r="0" b="0"/>
            <wp:docPr id="1641429948" name="Picture 1641429948" descr="A diagram of a software develop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29948" name="Picture 1641429948" descr="A diagram of a software development&#10;&#10;Description automatically generated with medium confidence"/>
                    <pic:cNvPicPr/>
                  </pic:nvPicPr>
                  <pic:blipFill>
                    <a:blip r:embed="rId72">
                      <a:extLst>
                        <a:ext uri="{28A0092B-C50C-407E-A947-70E740481C1C}">
                          <a14:useLocalDpi xmlns:a14="http://schemas.microsoft.com/office/drawing/2010/main" val="0"/>
                        </a:ext>
                      </a:extLst>
                    </a:blip>
                    <a:stretch>
                      <a:fillRect/>
                    </a:stretch>
                  </pic:blipFill>
                  <pic:spPr>
                    <a:xfrm>
                      <a:off x="0" y="0"/>
                      <a:ext cx="5730737" cy="2249619"/>
                    </a:xfrm>
                    <a:prstGeom prst="rect">
                      <a:avLst/>
                    </a:prstGeom>
                  </pic:spPr>
                </pic:pic>
              </a:graphicData>
            </a:graphic>
          </wp:inline>
        </w:drawing>
      </w:r>
    </w:p>
    <w:p w14:paraId="05750265" w14:textId="77777777" w:rsidR="00BB3A29" w:rsidRDefault="00BB3A29" w:rsidP="00BB3A29">
      <w:r w:rsidRPr="713ECC60">
        <w:t xml:space="preserve">Once a PR to the </w:t>
      </w:r>
      <w:r w:rsidRPr="713ECC60">
        <w:rPr>
          <w:i/>
          <w:iCs/>
        </w:rPr>
        <w:t>Dev</w:t>
      </w:r>
      <w:r w:rsidRPr="713ECC60">
        <w:t xml:space="preserve"> branch is approved and merged:</w:t>
      </w:r>
    </w:p>
    <w:p w14:paraId="74E98BD2" w14:textId="77777777" w:rsidR="00BB3A29" w:rsidRDefault="00BB3A29" w:rsidP="00FD39B3">
      <w:pPr>
        <w:pStyle w:val="ListParagraph"/>
        <w:numPr>
          <w:ilvl w:val="0"/>
          <w:numId w:val="16"/>
        </w:numPr>
      </w:pPr>
      <w:r w:rsidRPr="713ECC60">
        <w:t xml:space="preserve">Update the content of the </w:t>
      </w:r>
      <w:r w:rsidRPr="00D93B86">
        <w:rPr>
          <w:i/>
          <w:iCs/>
        </w:rPr>
        <w:t>Dev</w:t>
      </w:r>
      <w:r w:rsidRPr="713ECC60">
        <w:t xml:space="preserve"> workspace</w:t>
      </w:r>
    </w:p>
    <w:p w14:paraId="3EA5DACB" w14:textId="118BB5E5" w:rsidR="00BB3A29" w:rsidRPr="00D93B86" w:rsidRDefault="00BB3A29" w:rsidP="00FD39B3">
      <w:pPr>
        <w:pStyle w:val="ListParagraph"/>
        <w:numPr>
          <w:ilvl w:val="0"/>
          <w:numId w:val="16"/>
        </w:numPr>
        <w:rPr>
          <w:color w:val="161616"/>
        </w:rPr>
      </w:pPr>
      <w:r w:rsidRPr="00D93B86">
        <w:rPr>
          <w:color w:val="161616"/>
        </w:rPr>
        <w:t xml:space="preserve">A PR is then created </w:t>
      </w:r>
      <w:r w:rsidR="00D82D46">
        <w:rPr>
          <w:color w:val="161616"/>
        </w:rPr>
        <w:t>for</w:t>
      </w:r>
      <w:r w:rsidRPr="00D93B86">
        <w:rPr>
          <w:color w:val="161616"/>
        </w:rPr>
        <w:t xml:space="preserve"> the </w:t>
      </w:r>
      <w:r w:rsidRPr="00D93B86">
        <w:rPr>
          <w:i/>
          <w:iCs/>
          <w:color w:val="161616"/>
        </w:rPr>
        <w:t xml:space="preserve">UAT </w:t>
      </w:r>
      <w:r w:rsidRPr="00D93B86">
        <w:rPr>
          <w:color w:val="161616"/>
        </w:rPr>
        <w:t>branch. The PR should include the same review and approval processes as any other in your team or organization</w:t>
      </w:r>
    </w:p>
    <w:p w14:paraId="7BC77FF9" w14:textId="63BF2DE5" w:rsidR="00BB3A29" w:rsidRDefault="00BB3A29" w:rsidP="00FD39B3">
      <w:pPr>
        <w:pStyle w:val="ListParagraph"/>
        <w:numPr>
          <w:ilvl w:val="0"/>
          <w:numId w:val="16"/>
        </w:numPr>
      </w:pPr>
      <w:r w:rsidRPr="713ECC60">
        <w:t xml:space="preserve">Update the </w:t>
      </w:r>
      <w:r>
        <w:t>UAT</w:t>
      </w:r>
      <w:r w:rsidRPr="713ECC60">
        <w:t xml:space="preserve"> workspace with branch contents</w:t>
      </w:r>
      <w:r>
        <w:t>, update the connections and parameters. O</w:t>
      </w:r>
      <w:r w:rsidRPr="713ECC60">
        <w:t xml:space="preserve">nce </w:t>
      </w:r>
      <w:r w:rsidR="00D82D46">
        <w:t>the</w:t>
      </w:r>
      <w:r w:rsidRPr="713ECC60">
        <w:t xml:space="preserve"> test criteria </w:t>
      </w:r>
      <w:r w:rsidR="00D82D46">
        <w:t>are</w:t>
      </w:r>
      <w:r w:rsidRPr="713ECC60">
        <w:t xml:space="preserve"> met, a PR is created to </w:t>
      </w:r>
      <w:r w:rsidR="00D82D46">
        <w:t xml:space="preserve">the </w:t>
      </w:r>
      <w:r w:rsidRPr="713ECC60">
        <w:t>Prod branch</w:t>
      </w:r>
    </w:p>
    <w:p w14:paraId="2F8578AE" w14:textId="77777777" w:rsidR="00BB3A29" w:rsidRDefault="00BB3A29" w:rsidP="00FD39B3">
      <w:pPr>
        <w:pStyle w:val="ListParagraph"/>
        <w:numPr>
          <w:ilvl w:val="0"/>
          <w:numId w:val="16"/>
        </w:numPr>
      </w:pPr>
      <w:r w:rsidRPr="713ECC60">
        <w:t xml:space="preserve">After completing the </w:t>
      </w:r>
      <w:r>
        <w:t>PR</w:t>
      </w:r>
      <w:r w:rsidRPr="713ECC60">
        <w:t>, update the Prod workspace with branch contents</w:t>
      </w:r>
      <w:r>
        <w:t>, update the connections and parameters</w:t>
      </w:r>
    </w:p>
    <w:p w14:paraId="2E73838E" w14:textId="5D7FED4C" w:rsidR="00BB3A29" w:rsidRDefault="00BB3A29" w:rsidP="00BB3A29">
      <w:pPr>
        <w:rPr>
          <w:rFonts w:ascii="Calibri" w:eastAsia="Calibri" w:hAnsi="Calibri" w:cs="Calibri"/>
        </w:rPr>
      </w:pPr>
      <w:bookmarkStart w:id="780" w:name="_Int_qy42T2ls"/>
      <w:r w:rsidRPr="713ECC60">
        <w:t>Updating Primary workspaces with branch contents is done manually</w:t>
      </w:r>
      <w:r w:rsidR="00D82D46">
        <w:t>, as are</w:t>
      </w:r>
      <w:r w:rsidRPr="713ECC60">
        <w:t xml:space="preserve"> any customisation steps required for updating connections or parameters.</w:t>
      </w:r>
      <w:bookmarkEnd w:id="780"/>
    </w:p>
    <w:p w14:paraId="7FF55744" w14:textId="50E26888" w:rsidR="00BB3A29" w:rsidRPr="00E95A3C" w:rsidRDefault="00BB3A29" w:rsidP="00E95A3C">
      <w:pPr>
        <w:rPr>
          <w:rFonts w:ascii="Calibri" w:eastAsia="Calibri" w:hAnsi="Calibri" w:cs="Calibri"/>
        </w:rPr>
      </w:pPr>
      <w:bookmarkStart w:id="781" w:name="_Int_PvZhmM8e"/>
      <w:r w:rsidRPr="713ECC60">
        <w:t xml:space="preserve">While Fabric's latest updates introduce </w:t>
      </w:r>
      <w:r w:rsidR="00D82D46">
        <w:t>APIS</w:t>
      </w:r>
      <w:r w:rsidRPr="713ECC60">
        <w:t xml:space="preserve"> for updating items, the technology is still evolving, and detailed guidance or support on effectively </w:t>
      </w:r>
      <w:r w:rsidR="00D82D46">
        <w:t>using</w:t>
      </w:r>
      <w:r w:rsidRPr="713ECC60">
        <w:t xml:space="preserve"> these </w:t>
      </w:r>
      <w:r w:rsidR="00D82D46">
        <w:t>APIS</w:t>
      </w:r>
      <w:r w:rsidRPr="713ECC60">
        <w:t xml:space="preserve"> is currently </w:t>
      </w:r>
      <w:r w:rsidR="00D82D46">
        <w:t>unavailable</w:t>
      </w:r>
      <w:r w:rsidRPr="713ECC60">
        <w:t>.</w:t>
      </w:r>
      <w:bookmarkEnd w:id="781"/>
    </w:p>
    <w:p w14:paraId="0221B8CE" w14:textId="77777777" w:rsidR="00BB3A29" w:rsidRPr="009C3A8C" w:rsidRDefault="00BB3A29" w:rsidP="009C3A8C">
      <w:pPr>
        <w:rPr>
          <w:u w:val="single"/>
        </w:rPr>
      </w:pPr>
      <w:r w:rsidRPr="009C3A8C">
        <w:rPr>
          <w:u w:val="single"/>
        </w:rPr>
        <w:t>When to consider</w:t>
      </w:r>
    </w:p>
    <w:p w14:paraId="62BB55EE" w14:textId="6DB5678B" w:rsidR="00BB3A29" w:rsidRDefault="00BB3A29" w:rsidP="00FD39B3">
      <w:pPr>
        <w:pStyle w:val="ListParagraph"/>
        <w:numPr>
          <w:ilvl w:val="0"/>
          <w:numId w:val="14"/>
        </w:numPr>
        <w:spacing w:after="0"/>
        <w:ind w:left="360"/>
        <w:rPr>
          <w:rFonts w:ascii="Segoe UI" w:eastAsia="Segoe UI" w:hAnsi="Segoe UI" w:cs="Segoe UI"/>
          <w:color w:val="000000" w:themeColor="text1"/>
        </w:rPr>
      </w:pPr>
      <w:r w:rsidRPr="713ECC60">
        <w:rPr>
          <w:rFonts w:ascii="Calibri" w:eastAsia="Calibri" w:hAnsi="Calibri" w:cs="Calibri"/>
          <w:color w:val="000000" w:themeColor="text1"/>
        </w:rPr>
        <w:t>When you want to use your Git repo as the source of truth and the origin of all deployments.</w:t>
      </w:r>
    </w:p>
    <w:p w14:paraId="47DC73EA" w14:textId="3D313037" w:rsidR="00BB3A29" w:rsidRDefault="00BB3A29" w:rsidP="00FD39B3">
      <w:pPr>
        <w:pStyle w:val="ListParagraph"/>
        <w:numPr>
          <w:ilvl w:val="0"/>
          <w:numId w:val="14"/>
        </w:numPr>
        <w:shd w:val="clear" w:color="auto" w:fill="FFFFFF" w:themeFill="background1"/>
        <w:spacing w:after="0"/>
        <w:ind w:left="360"/>
        <w:rPr>
          <w:rFonts w:ascii="Segoe UI" w:eastAsia="Segoe UI" w:hAnsi="Segoe UI" w:cs="Segoe UI"/>
          <w:color w:val="000000" w:themeColor="text1"/>
        </w:rPr>
      </w:pPr>
      <w:r w:rsidRPr="713ECC60">
        <w:rPr>
          <w:rFonts w:ascii="Calibri" w:eastAsia="Calibri" w:hAnsi="Calibri" w:cs="Calibri"/>
          <w:color w:val="000000" w:themeColor="text1"/>
        </w:rPr>
        <w:t xml:space="preserve">When your team follows </w:t>
      </w:r>
      <w:r w:rsidR="00D82D46">
        <w:rPr>
          <w:rFonts w:ascii="Calibri" w:eastAsia="Calibri" w:hAnsi="Calibri" w:cs="Calibri"/>
          <w:color w:val="000000" w:themeColor="text1"/>
        </w:rPr>
        <w:t xml:space="preserve">a </w:t>
      </w:r>
      <w:r w:rsidRPr="713ECC60">
        <w:rPr>
          <w:rFonts w:ascii="Calibri" w:eastAsia="Calibri" w:hAnsi="Calibri" w:cs="Calibri"/>
          <w:color w:val="000000" w:themeColor="text1"/>
        </w:rPr>
        <w:t>standard branching strategy, including multiple primary branches for Dev, Prod &amp; UAT.</w:t>
      </w:r>
    </w:p>
    <w:p w14:paraId="6F57AA6D" w14:textId="77777777" w:rsidR="00BB3A29" w:rsidRDefault="00BB3A29" w:rsidP="00FD39B3">
      <w:pPr>
        <w:pStyle w:val="ListParagraph"/>
        <w:numPr>
          <w:ilvl w:val="0"/>
          <w:numId w:val="14"/>
        </w:numPr>
        <w:spacing w:after="0"/>
        <w:ind w:left="360"/>
        <w:rPr>
          <w:rFonts w:ascii="Segoe UI" w:eastAsia="Segoe UI" w:hAnsi="Segoe UI" w:cs="Segoe UI"/>
          <w:color w:val="000000" w:themeColor="text1"/>
        </w:rPr>
      </w:pPr>
      <w:r>
        <w:rPr>
          <w:rFonts w:ascii="Calibri" w:eastAsia="Calibri" w:hAnsi="Calibri" w:cs="Calibri"/>
          <w:color w:val="000000" w:themeColor="text1"/>
        </w:rPr>
        <w:t>U</w:t>
      </w:r>
      <w:r w:rsidRPr="713ECC60">
        <w:rPr>
          <w:rFonts w:ascii="Calibri" w:eastAsia="Calibri" w:hAnsi="Calibri" w:cs="Calibri"/>
          <w:color w:val="000000" w:themeColor="text1"/>
        </w:rPr>
        <w:t>pload from the repo goes directly into the workspace</w:t>
      </w:r>
    </w:p>
    <w:p w14:paraId="1132104F" w14:textId="77777777" w:rsidR="00BB3A29" w:rsidRDefault="00BB3A29" w:rsidP="00BB3A29">
      <w:pPr>
        <w:spacing w:after="0"/>
        <w:rPr>
          <w:rFonts w:ascii="Segoe UI" w:eastAsia="Segoe UI" w:hAnsi="Segoe UI" w:cs="Segoe UI"/>
          <w:color w:val="000000" w:themeColor="text1"/>
        </w:rPr>
      </w:pPr>
    </w:p>
    <w:p w14:paraId="48A87227" w14:textId="77777777" w:rsidR="00BB3A29" w:rsidRPr="00CA41D2" w:rsidRDefault="00BB3A29" w:rsidP="00A549FD">
      <w:pPr>
        <w:pStyle w:val="Heading3"/>
        <w:rPr>
          <w:lang w:val="en-AU"/>
        </w:rPr>
      </w:pPr>
      <w:r w:rsidRPr="00CA41D2">
        <w:rPr>
          <w:lang w:val="en-AU"/>
        </w:rPr>
        <w:lastRenderedPageBreak/>
        <w:t>Git-based deployments using Build Environments</w:t>
      </w:r>
    </w:p>
    <w:p w14:paraId="013018A4" w14:textId="77777777" w:rsidR="00BB3A29" w:rsidRDefault="00BB3A29" w:rsidP="00BB3A29">
      <w:r>
        <w:rPr>
          <w:noProof/>
        </w:rPr>
        <w:drawing>
          <wp:inline distT="0" distB="0" distL="0" distR="0" wp14:anchorId="37E0D12C" wp14:editId="595579E3">
            <wp:extent cx="5730737" cy="2286198"/>
            <wp:effectExtent l="0" t="0" r="0" b="0"/>
            <wp:docPr id="1149471980" name="Picture 1149471980" descr="A diagram of a work sp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71980" name="Picture 1149471980" descr="A diagram of a work space&#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5730737" cy="2286198"/>
                    </a:xfrm>
                    <a:prstGeom prst="rect">
                      <a:avLst/>
                    </a:prstGeom>
                  </pic:spPr>
                </pic:pic>
              </a:graphicData>
            </a:graphic>
          </wp:inline>
        </w:drawing>
      </w:r>
    </w:p>
    <w:p w14:paraId="2D2DF038" w14:textId="77777777" w:rsidR="00BB3A29" w:rsidRDefault="00BB3A29" w:rsidP="00BB3A29">
      <w:pPr>
        <w:rPr>
          <w:rFonts w:ascii="Calibri" w:eastAsia="Calibri" w:hAnsi="Calibri" w:cs="Calibri"/>
        </w:rPr>
      </w:pPr>
      <w:r w:rsidRPr="713ECC60">
        <w:rPr>
          <w:rFonts w:ascii="Calibri" w:eastAsia="Calibri" w:hAnsi="Calibri" w:cs="Calibri"/>
        </w:rPr>
        <w:t>With this option, all deployments originate from the same branch of the Git repository (</w:t>
      </w:r>
      <w:r w:rsidRPr="713ECC60">
        <w:rPr>
          <w:rFonts w:ascii="Calibri" w:eastAsia="Calibri" w:hAnsi="Calibri" w:cs="Calibri"/>
          <w:i/>
          <w:iCs/>
        </w:rPr>
        <w:t>Prod</w:t>
      </w:r>
      <w:r w:rsidRPr="713ECC60">
        <w:rPr>
          <w:rFonts w:ascii="Calibri" w:eastAsia="Calibri" w:hAnsi="Calibri" w:cs="Calibri"/>
        </w:rPr>
        <w:t xml:space="preserve">). Each stage in the release pipeline has a dedicated </w:t>
      </w:r>
      <w:r w:rsidRPr="713ECC60">
        <w:rPr>
          <w:rFonts w:ascii="Calibri" w:eastAsia="Calibri" w:hAnsi="Calibri" w:cs="Calibri"/>
          <w:i/>
          <w:iCs/>
        </w:rPr>
        <w:t>build</w:t>
      </w:r>
      <w:r w:rsidRPr="713ECC60">
        <w:rPr>
          <w:rFonts w:ascii="Calibri" w:eastAsia="Calibri" w:hAnsi="Calibri" w:cs="Calibri"/>
        </w:rPr>
        <w:t xml:space="preserve"> and </w:t>
      </w:r>
      <w:r w:rsidRPr="713ECC60">
        <w:rPr>
          <w:rFonts w:ascii="Calibri" w:eastAsia="Calibri" w:hAnsi="Calibri" w:cs="Calibri"/>
          <w:i/>
          <w:iCs/>
        </w:rPr>
        <w:t>Release</w:t>
      </w:r>
      <w:r w:rsidRPr="713ECC60">
        <w:rPr>
          <w:rFonts w:ascii="Calibri" w:eastAsia="Calibri" w:hAnsi="Calibri" w:cs="Calibri"/>
        </w:rPr>
        <w:t xml:space="preserve"> pipeline. </w:t>
      </w:r>
    </w:p>
    <w:p w14:paraId="5665675D" w14:textId="77777777" w:rsidR="00BB3A29" w:rsidRPr="009C3A8C" w:rsidRDefault="00BB3A29" w:rsidP="009C3A8C">
      <w:pPr>
        <w:rPr>
          <w:rFonts w:ascii="Aptos" w:eastAsia="Aptos" w:hAnsi="Aptos" w:cs="Aptos"/>
          <w:i/>
          <w:color w:val="0F4761"/>
          <w:sz w:val="24"/>
          <w:szCs w:val="24"/>
          <w:u w:val="single"/>
        </w:rPr>
      </w:pPr>
      <w:r w:rsidRPr="009C3A8C">
        <w:rPr>
          <w:u w:val="single"/>
        </w:rPr>
        <w:t>When to consider</w:t>
      </w:r>
    </w:p>
    <w:p w14:paraId="0B3B4A05" w14:textId="635503C1" w:rsidR="00BB3A29" w:rsidRDefault="00BB3A29" w:rsidP="00FD39B3">
      <w:pPr>
        <w:pStyle w:val="ListParagraph"/>
        <w:numPr>
          <w:ilvl w:val="0"/>
          <w:numId w:val="13"/>
        </w:numPr>
        <w:spacing w:after="0"/>
        <w:ind w:left="360"/>
        <w:rPr>
          <w:rFonts w:ascii="Segoe UI" w:eastAsia="Segoe UI" w:hAnsi="Segoe UI" w:cs="Segoe UI"/>
        </w:rPr>
      </w:pPr>
      <w:r w:rsidRPr="713ECC60">
        <w:rPr>
          <w:rFonts w:ascii="Calibri" w:eastAsia="Calibri" w:hAnsi="Calibri" w:cs="Calibri"/>
        </w:rPr>
        <w:t>When you want to use Git as your single source of truth and the origin of all deployments.</w:t>
      </w:r>
    </w:p>
    <w:p w14:paraId="7C935AE9" w14:textId="77777777" w:rsidR="00BB3A29" w:rsidRDefault="00BB3A29" w:rsidP="00FD39B3">
      <w:pPr>
        <w:pStyle w:val="ListParagraph"/>
        <w:numPr>
          <w:ilvl w:val="0"/>
          <w:numId w:val="13"/>
        </w:numPr>
        <w:spacing w:after="0"/>
        <w:ind w:left="360"/>
        <w:rPr>
          <w:rFonts w:ascii="Segoe UI" w:eastAsia="Segoe UI" w:hAnsi="Segoe UI" w:cs="Segoe UI"/>
        </w:rPr>
      </w:pPr>
      <w:r w:rsidRPr="713ECC60">
        <w:rPr>
          <w:rFonts w:ascii="Calibri" w:eastAsia="Calibri" w:hAnsi="Calibri" w:cs="Calibri"/>
        </w:rPr>
        <w:t xml:space="preserve">When your team follows </w:t>
      </w:r>
      <w:r w:rsidRPr="713ECC60">
        <w:rPr>
          <w:rFonts w:ascii="Calibri" w:eastAsia="Calibri" w:hAnsi="Calibri" w:cs="Calibri"/>
          <w:i/>
          <w:iCs/>
        </w:rPr>
        <w:t>Trunk-based</w:t>
      </w:r>
      <w:r w:rsidRPr="713ECC60">
        <w:rPr>
          <w:rFonts w:ascii="Calibri" w:eastAsia="Calibri" w:hAnsi="Calibri" w:cs="Calibri"/>
        </w:rPr>
        <w:t xml:space="preserve"> workflow as its branching strategy.</w:t>
      </w:r>
    </w:p>
    <w:p w14:paraId="3C138638" w14:textId="77777777" w:rsidR="00BB3A29" w:rsidRDefault="00BB3A29" w:rsidP="00BB3A29"/>
    <w:p w14:paraId="5410E9A2" w14:textId="77777777" w:rsidR="00BB3A29" w:rsidRPr="00CA41D2" w:rsidRDefault="00BB3A29" w:rsidP="00A549FD">
      <w:pPr>
        <w:pStyle w:val="Heading3"/>
        <w:rPr>
          <w:lang w:val="en-AU"/>
        </w:rPr>
      </w:pPr>
      <w:r w:rsidRPr="00CA41D2">
        <w:rPr>
          <w:lang w:val="en-AU"/>
        </w:rPr>
        <w:t>Deploy using Fabric deployment pipelines</w:t>
      </w:r>
    </w:p>
    <w:p w14:paraId="27DFDD25" w14:textId="77777777" w:rsidR="00BB3A29" w:rsidRDefault="00BB3A29" w:rsidP="00BB3A29">
      <w:r>
        <w:rPr>
          <w:noProof/>
        </w:rPr>
        <w:drawing>
          <wp:inline distT="0" distB="0" distL="0" distR="0" wp14:anchorId="1D85D9C6" wp14:editId="7912820A">
            <wp:extent cx="5730737" cy="2517866"/>
            <wp:effectExtent l="0" t="0" r="0" b="0"/>
            <wp:docPr id="2056418791" name="Picture 2056418791"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8791" name="Picture 2056418791" descr="A diagram of a software development process&#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5730737" cy="2517866"/>
                    </a:xfrm>
                    <a:prstGeom prst="rect">
                      <a:avLst/>
                    </a:prstGeom>
                  </pic:spPr>
                </pic:pic>
              </a:graphicData>
            </a:graphic>
          </wp:inline>
        </w:drawing>
      </w:r>
    </w:p>
    <w:p w14:paraId="5233A07E" w14:textId="77777777" w:rsidR="00BB3A29" w:rsidRDefault="00BB3A29" w:rsidP="00BB3A29">
      <w:pPr>
        <w:rPr>
          <w:rFonts w:ascii="Calibri" w:eastAsia="Calibri" w:hAnsi="Calibri" w:cs="Calibri"/>
        </w:rPr>
      </w:pPr>
      <w:r w:rsidRPr="713ECC60">
        <w:rPr>
          <w:rFonts w:ascii="Calibri" w:eastAsia="Calibri" w:hAnsi="Calibri" w:cs="Calibri"/>
        </w:rPr>
        <w:t xml:space="preserve">With this option, Git is connected only until the </w:t>
      </w:r>
      <w:r w:rsidRPr="713ECC60">
        <w:rPr>
          <w:rFonts w:ascii="Calibri" w:eastAsia="Calibri" w:hAnsi="Calibri" w:cs="Calibri"/>
          <w:i/>
          <w:iCs/>
        </w:rPr>
        <w:t>dev</w:t>
      </w:r>
      <w:r w:rsidRPr="713ECC60">
        <w:rPr>
          <w:rFonts w:ascii="Calibri" w:eastAsia="Calibri" w:hAnsi="Calibri" w:cs="Calibri"/>
        </w:rPr>
        <w:t xml:space="preserve"> stage. From the </w:t>
      </w:r>
      <w:r w:rsidRPr="713ECC60">
        <w:rPr>
          <w:rFonts w:ascii="Calibri" w:eastAsia="Calibri" w:hAnsi="Calibri" w:cs="Calibri"/>
          <w:i/>
          <w:iCs/>
        </w:rPr>
        <w:t>dev</w:t>
      </w:r>
      <w:r w:rsidRPr="713ECC60">
        <w:rPr>
          <w:rFonts w:ascii="Calibri" w:eastAsia="Calibri" w:hAnsi="Calibri" w:cs="Calibri"/>
        </w:rPr>
        <w:t xml:space="preserve"> stage, deployments happen directly between the workspaces of </w:t>
      </w:r>
      <w:r w:rsidRPr="713ECC60">
        <w:rPr>
          <w:rFonts w:ascii="Calibri" w:eastAsia="Calibri" w:hAnsi="Calibri" w:cs="Calibri"/>
          <w:i/>
          <w:iCs/>
        </w:rPr>
        <w:t>Dev/UAT/Prod</w:t>
      </w:r>
      <w:r w:rsidRPr="713ECC60">
        <w:rPr>
          <w:rFonts w:ascii="Calibri" w:eastAsia="Calibri" w:hAnsi="Calibri" w:cs="Calibri"/>
        </w:rPr>
        <w:t>, using Fabric deployment pipelines.</w:t>
      </w:r>
    </w:p>
    <w:p w14:paraId="21A0E9A0" w14:textId="77777777" w:rsidR="00BB3A29" w:rsidRDefault="00BB3A29" w:rsidP="00BB3A29">
      <w:pPr>
        <w:spacing w:line="257" w:lineRule="auto"/>
      </w:pPr>
      <w:r w:rsidRPr="713ECC60">
        <w:rPr>
          <w:rFonts w:ascii="Aptos" w:eastAsia="Aptos" w:hAnsi="Aptos" w:cs="Aptos"/>
        </w:rPr>
        <w:t xml:space="preserve"> </w:t>
      </w:r>
    </w:p>
    <w:p w14:paraId="352F6F86" w14:textId="77777777" w:rsidR="00BB3A29" w:rsidRPr="009C3A8C" w:rsidRDefault="00BB3A29" w:rsidP="009C3A8C">
      <w:pPr>
        <w:rPr>
          <w:rFonts w:ascii="Aptos" w:eastAsia="Aptos" w:hAnsi="Aptos" w:cs="Aptos"/>
          <w:i/>
          <w:color w:val="0F4761"/>
          <w:sz w:val="24"/>
          <w:szCs w:val="24"/>
          <w:u w:val="single"/>
        </w:rPr>
      </w:pPr>
      <w:r w:rsidRPr="009C3A8C">
        <w:rPr>
          <w:u w:val="single"/>
        </w:rPr>
        <w:t>When to consider</w:t>
      </w:r>
    </w:p>
    <w:p w14:paraId="77D63DB2" w14:textId="77777777" w:rsidR="00BB3A29" w:rsidRDefault="00BB3A29" w:rsidP="00FD39B3">
      <w:pPr>
        <w:pStyle w:val="ListParagraph"/>
        <w:numPr>
          <w:ilvl w:val="0"/>
          <w:numId w:val="12"/>
        </w:numPr>
        <w:shd w:val="clear" w:color="auto" w:fill="FFFFFF" w:themeFill="background1"/>
        <w:spacing w:after="0"/>
        <w:rPr>
          <w:rFonts w:ascii="Segoe UI" w:eastAsia="Segoe UI" w:hAnsi="Segoe UI" w:cs="Segoe UI"/>
          <w:color w:val="000000" w:themeColor="text1"/>
        </w:rPr>
      </w:pPr>
      <w:r w:rsidRPr="713ECC60">
        <w:rPr>
          <w:rFonts w:ascii="Calibri" w:eastAsia="Calibri" w:hAnsi="Calibri" w:cs="Calibri"/>
          <w:color w:val="000000" w:themeColor="text1"/>
        </w:rPr>
        <w:lastRenderedPageBreak/>
        <w:t>When you're using source control only for development purposes and prefer to deploy changes directly between stages of the release pipeline.</w:t>
      </w:r>
    </w:p>
    <w:p w14:paraId="7109C395" w14:textId="77777777" w:rsidR="00BB3A29" w:rsidRDefault="00BB3A29" w:rsidP="00FD39B3">
      <w:pPr>
        <w:pStyle w:val="ListParagraph"/>
        <w:numPr>
          <w:ilvl w:val="0"/>
          <w:numId w:val="12"/>
        </w:numPr>
        <w:shd w:val="clear" w:color="auto" w:fill="FFFFFF" w:themeFill="background1"/>
        <w:spacing w:after="0"/>
        <w:rPr>
          <w:rFonts w:ascii="Segoe UI" w:eastAsia="Segoe UI" w:hAnsi="Segoe UI" w:cs="Segoe UI"/>
          <w:color w:val="000000" w:themeColor="text1"/>
        </w:rPr>
      </w:pPr>
      <w:r w:rsidRPr="713ECC60">
        <w:rPr>
          <w:rFonts w:ascii="Calibri" w:eastAsia="Calibri" w:hAnsi="Calibri" w:cs="Calibri"/>
          <w:color w:val="000000" w:themeColor="text1"/>
        </w:rPr>
        <w:t>When you want to use other functionalities of Fabric deployment pipelines, such as viewing changes in Fabric, deployment history etc.</w:t>
      </w:r>
    </w:p>
    <w:p w14:paraId="1EA116F4" w14:textId="7670F271" w:rsidR="00BB3A29" w:rsidRPr="009B085D" w:rsidRDefault="00BB3A29" w:rsidP="00FD39B3">
      <w:pPr>
        <w:pStyle w:val="ListParagraph"/>
        <w:numPr>
          <w:ilvl w:val="0"/>
          <w:numId w:val="12"/>
        </w:numPr>
        <w:shd w:val="clear" w:color="auto" w:fill="FFFFFF" w:themeFill="background1"/>
        <w:spacing w:after="0"/>
        <w:rPr>
          <w:rFonts w:ascii="Segoe UI" w:eastAsia="Segoe UI" w:hAnsi="Segoe UI" w:cs="Segoe UI"/>
          <w:color w:val="000000" w:themeColor="text1"/>
        </w:rPr>
      </w:pPr>
      <w:r w:rsidRPr="713ECC60">
        <w:rPr>
          <w:rFonts w:ascii="Calibri" w:eastAsia="Calibri" w:hAnsi="Calibri" w:cs="Calibri"/>
          <w:color w:val="000000" w:themeColor="text1"/>
        </w:rPr>
        <w:t xml:space="preserve">When sources and parameters are to be altered using Fabric deployment rules, but this </w:t>
      </w:r>
      <w:r w:rsidR="00A018BB">
        <w:rPr>
          <w:rFonts w:ascii="Calibri" w:eastAsia="Calibri" w:hAnsi="Calibri" w:cs="Calibri"/>
          <w:color w:val="000000" w:themeColor="text1"/>
        </w:rPr>
        <w:t>has</w:t>
      </w:r>
      <w:r w:rsidRPr="713ECC60">
        <w:rPr>
          <w:rFonts w:ascii="Calibri" w:eastAsia="Calibri" w:hAnsi="Calibri" w:cs="Calibri"/>
          <w:color w:val="000000" w:themeColor="text1"/>
        </w:rPr>
        <w:t xml:space="preserve"> limitations as they are limited to certain Fabric items</w:t>
      </w:r>
    </w:p>
    <w:p w14:paraId="24FA50CE" w14:textId="77777777" w:rsidR="00BB3A29" w:rsidRDefault="00BB3A29" w:rsidP="00BB3A29">
      <w:pPr>
        <w:shd w:val="clear" w:color="auto" w:fill="FFFFFF" w:themeFill="background1"/>
        <w:spacing w:after="0"/>
        <w:rPr>
          <w:rFonts w:ascii="Segoe UI" w:eastAsia="Segoe UI" w:hAnsi="Segoe UI" w:cs="Segoe UI"/>
          <w:color w:val="000000" w:themeColor="text1"/>
        </w:rPr>
      </w:pPr>
    </w:p>
    <w:p w14:paraId="31FAB139" w14:textId="77777777" w:rsidR="00BB3A29" w:rsidRPr="009B085D" w:rsidRDefault="00BB3A29" w:rsidP="00BB3A29">
      <w:pPr>
        <w:shd w:val="clear" w:color="auto" w:fill="FFFFFF" w:themeFill="background1"/>
        <w:spacing w:after="0"/>
        <w:rPr>
          <w:rFonts w:ascii="Segoe UI" w:eastAsia="Segoe UI" w:hAnsi="Segoe UI" w:cs="Segoe UI"/>
          <w:color w:val="000000" w:themeColor="text1"/>
        </w:rPr>
      </w:pPr>
    </w:p>
    <w:p w14:paraId="796DAEFF" w14:textId="77777777" w:rsidR="00BB3A29" w:rsidRPr="00CA41D2" w:rsidRDefault="00BB3A29" w:rsidP="00AC1587">
      <w:pPr>
        <w:pStyle w:val="Heading2"/>
        <w:rPr>
          <w:lang w:val="en-AU"/>
        </w:rPr>
      </w:pPr>
      <w:bookmarkStart w:id="782" w:name="_Toc227142084"/>
      <w:r w:rsidRPr="00CA41D2">
        <w:rPr>
          <w:lang w:val="en-AU"/>
        </w:rPr>
        <w:t>Comparison of Deployment Methods</w:t>
      </w:r>
      <w:bookmarkEnd w:id="782"/>
    </w:p>
    <w:p w14:paraId="7FDF5DED" w14:textId="77777777" w:rsidR="00BB3A29" w:rsidRDefault="00BB3A29" w:rsidP="00BB3A29">
      <w:pPr>
        <w:shd w:val="clear" w:color="auto" w:fill="FFFFFF" w:themeFill="background1"/>
        <w:spacing w:after="0"/>
        <w:rPr>
          <w:rFonts w:ascii="Segoe UI" w:eastAsia="Segoe UI" w:hAnsi="Segoe UI" w:cs="Segoe UI"/>
          <w:color w:val="000000" w:themeColor="text1"/>
        </w:rPr>
      </w:pPr>
    </w:p>
    <w:tbl>
      <w:tblPr>
        <w:tblStyle w:val="ListTable4-Accent51"/>
        <w:tblW w:w="0" w:type="auto"/>
        <w:tblLook w:val="04A0" w:firstRow="1" w:lastRow="0" w:firstColumn="1" w:lastColumn="0" w:noHBand="0" w:noVBand="1"/>
      </w:tblPr>
      <w:tblGrid>
        <w:gridCol w:w="2542"/>
        <w:gridCol w:w="2245"/>
        <w:gridCol w:w="2206"/>
        <w:gridCol w:w="2211"/>
      </w:tblGrid>
      <w:tr w:rsidR="00BB3A29" w:rsidRPr="00DE2403" w14:paraId="2011E9DF" w14:textId="77777777" w:rsidTr="009C3A8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7233F84" w14:textId="77777777" w:rsidR="00BB3A29" w:rsidRPr="00DE2403" w:rsidRDefault="00BB3A29" w:rsidP="009C3A8C">
            <w:pPr>
              <w:pStyle w:val="TableStyle"/>
              <w:rPr>
                <w:b w:val="0"/>
                <w:bCs w:val="0"/>
              </w:rPr>
            </w:pPr>
            <w:r w:rsidRPr="00DE2403">
              <w:t>Feature</w:t>
            </w:r>
          </w:p>
        </w:tc>
        <w:tc>
          <w:tcPr>
            <w:tcW w:w="0" w:type="auto"/>
            <w:hideMark/>
          </w:tcPr>
          <w:p w14:paraId="5E486C84" w14:textId="2342922D" w:rsidR="00BB3A29" w:rsidRPr="00DE2403" w:rsidRDefault="005C06C6" w:rsidP="009C3A8C">
            <w:pPr>
              <w:pStyle w:val="TableStyle"/>
              <w:cnfStyle w:val="100000000000" w:firstRow="1" w:lastRow="0" w:firstColumn="0" w:lastColumn="0" w:oddVBand="0" w:evenVBand="0" w:oddHBand="0" w:evenHBand="0" w:firstRowFirstColumn="0" w:firstRowLastColumn="0" w:lastRowFirstColumn="0" w:lastRowLastColumn="0"/>
              <w:rPr>
                <w:b w:val="0"/>
                <w:bCs w:val="0"/>
              </w:rPr>
            </w:pPr>
            <w:r>
              <w:t xml:space="preserve">A. </w:t>
            </w:r>
            <w:r w:rsidR="00BB3A29" w:rsidRPr="00DE2403">
              <w:t>Git-based Deployments</w:t>
            </w:r>
          </w:p>
        </w:tc>
        <w:tc>
          <w:tcPr>
            <w:tcW w:w="0" w:type="auto"/>
            <w:hideMark/>
          </w:tcPr>
          <w:p w14:paraId="1B77DB52" w14:textId="6A88F597" w:rsidR="00BB3A29" w:rsidRPr="00DE2403" w:rsidRDefault="005C06C6" w:rsidP="009C3A8C">
            <w:pPr>
              <w:pStyle w:val="TableStyle"/>
              <w:cnfStyle w:val="100000000000" w:firstRow="1" w:lastRow="0" w:firstColumn="0" w:lastColumn="0" w:oddVBand="0" w:evenVBand="0" w:oddHBand="0" w:evenHBand="0" w:firstRowFirstColumn="0" w:firstRowLastColumn="0" w:lastRowFirstColumn="0" w:lastRowLastColumn="0"/>
              <w:rPr>
                <w:b w:val="0"/>
                <w:bCs w:val="0"/>
              </w:rPr>
            </w:pPr>
            <w:r>
              <w:t xml:space="preserve">B. </w:t>
            </w:r>
            <w:r w:rsidR="00BB3A29" w:rsidRPr="00DE2403">
              <w:t>Git-based Deployments using Build Environments</w:t>
            </w:r>
          </w:p>
        </w:tc>
        <w:tc>
          <w:tcPr>
            <w:tcW w:w="0" w:type="auto"/>
            <w:hideMark/>
          </w:tcPr>
          <w:p w14:paraId="6025AAAF" w14:textId="077D3C8F" w:rsidR="00BB3A29" w:rsidRPr="00DE2403" w:rsidRDefault="005C06C6" w:rsidP="009C3A8C">
            <w:pPr>
              <w:pStyle w:val="TableStyle"/>
              <w:cnfStyle w:val="100000000000" w:firstRow="1" w:lastRow="0" w:firstColumn="0" w:lastColumn="0" w:oddVBand="0" w:evenVBand="0" w:oddHBand="0" w:evenHBand="0" w:firstRowFirstColumn="0" w:firstRowLastColumn="0" w:lastRowFirstColumn="0" w:lastRowLastColumn="0"/>
              <w:rPr>
                <w:b w:val="0"/>
                <w:bCs w:val="0"/>
              </w:rPr>
            </w:pPr>
            <w:r>
              <w:t xml:space="preserve">C. </w:t>
            </w:r>
            <w:r w:rsidR="00BB3A29" w:rsidRPr="00DE2403">
              <w:t>Deploy using Fabric Deployment Pipelines</w:t>
            </w:r>
          </w:p>
        </w:tc>
      </w:tr>
      <w:tr w:rsidR="00BB3A29" w:rsidRPr="00DE2403" w14:paraId="53B1B998"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A45D1DF" w14:textId="77777777" w:rsidR="00BB3A29" w:rsidRPr="00DE2403" w:rsidRDefault="00BB3A29" w:rsidP="009C3A8C">
            <w:pPr>
              <w:pStyle w:val="TableStyle"/>
            </w:pPr>
            <w:r w:rsidRPr="00DE2403">
              <w:t>Branching Strategy</w:t>
            </w:r>
          </w:p>
        </w:tc>
        <w:tc>
          <w:tcPr>
            <w:tcW w:w="0" w:type="auto"/>
            <w:hideMark/>
          </w:tcPr>
          <w:p w14:paraId="13914B41"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Multiple primary branches (Dev, UAT, Prod)</w:t>
            </w:r>
          </w:p>
        </w:tc>
        <w:tc>
          <w:tcPr>
            <w:tcW w:w="0" w:type="auto"/>
            <w:hideMark/>
          </w:tcPr>
          <w:p w14:paraId="4800BE07"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Trunk-based workflow (single Prod branch)</w:t>
            </w:r>
          </w:p>
        </w:tc>
        <w:tc>
          <w:tcPr>
            <w:tcW w:w="0" w:type="auto"/>
            <w:hideMark/>
          </w:tcPr>
          <w:p w14:paraId="5F86DBF9"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No strict branching strategy</w:t>
            </w:r>
          </w:p>
        </w:tc>
      </w:tr>
      <w:tr w:rsidR="00BB3A29" w:rsidRPr="00DE2403" w14:paraId="3C395BFE"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429E9C3" w14:textId="77777777" w:rsidR="00BB3A29" w:rsidRPr="00DE2403" w:rsidRDefault="00BB3A29" w:rsidP="009C3A8C">
            <w:pPr>
              <w:pStyle w:val="TableStyle"/>
            </w:pPr>
            <w:r w:rsidRPr="00DE2403">
              <w:t>Source of Truth</w:t>
            </w:r>
          </w:p>
        </w:tc>
        <w:tc>
          <w:tcPr>
            <w:tcW w:w="0" w:type="auto"/>
            <w:hideMark/>
          </w:tcPr>
          <w:p w14:paraId="36F9CD1C"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Git repository</w:t>
            </w:r>
          </w:p>
        </w:tc>
        <w:tc>
          <w:tcPr>
            <w:tcW w:w="0" w:type="auto"/>
            <w:hideMark/>
          </w:tcPr>
          <w:p w14:paraId="283E7AE6"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Git repository</w:t>
            </w:r>
          </w:p>
        </w:tc>
        <w:tc>
          <w:tcPr>
            <w:tcW w:w="0" w:type="auto"/>
            <w:hideMark/>
          </w:tcPr>
          <w:p w14:paraId="7FFD8738"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Git for Dev; direct between workspaces for UAT/Prod</w:t>
            </w:r>
          </w:p>
        </w:tc>
      </w:tr>
      <w:tr w:rsidR="00BB3A29" w:rsidRPr="00DE2403" w14:paraId="4327558D"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F8AE16E" w14:textId="77777777" w:rsidR="00BB3A29" w:rsidRPr="00DE2403" w:rsidRDefault="00BB3A29" w:rsidP="009C3A8C">
            <w:pPr>
              <w:pStyle w:val="TableStyle"/>
            </w:pPr>
            <w:r w:rsidRPr="00DE2403">
              <w:t>Pipeline Type</w:t>
            </w:r>
          </w:p>
        </w:tc>
        <w:tc>
          <w:tcPr>
            <w:tcW w:w="0" w:type="auto"/>
            <w:hideMark/>
          </w:tcPr>
          <w:p w14:paraId="0DF74814"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Manual PR creation and updates</w:t>
            </w:r>
          </w:p>
        </w:tc>
        <w:tc>
          <w:tcPr>
            <w:tcW w:w="0" w:type="auto"/>
            <w:hideMark/>
          </w:tcPr>
          <w:p w14:paraId="6294D858"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Automated build and release pipelines</w:t>
            </w:r>
          </w:p>
        </w:tc>
        <w:tc>
          <w:tcPr>
            <w:tcW w:w="0" w:type="auto"/>
            <w:hideMark/>
          </w:tcPr>
          <w:p w14:paraId="033C80D6"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Fabric deployment pipelines</w:t>
            </w:r>
          </w:p>
        </w:tc>
      </w:tr>
      <w:tr w:rsidR="00BB3A29" w:rsidRPr="00DE2403" w14:paraId="3F3551B4"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709EAD3" w14:textId="1E8A23C7" w:rsidR="00BB3A29" w:rsidRPr="00DE2403" w:rsidRDefault="005C06C6" w:rsidP="009C3A8C">
            <w:pPr>
              <w:pStyle w:val="TableStyle"/>
            </w:pPr>
            <w:r>
              <w:t>Customisation</w:t>
            </w:r>
            <w:r w:rsidR="00BB3A29" w:rsidRPr="00DE2403">
              <w:t xml:space="preserve"> of Connections/Parameters</w:t>
            </w:r>
          </w:p>
        </w:tc>
        <w:tc>
          <w:tcPr>
            <w:tcW w:w="0" w:type="auto"/>
            <w:hideMark/>
          </w:tcPr>
          <w:p w14:paraId="32828103" w14:textId="18AC2CD5"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 xml:space="preserve">Manual </w:t>
            </w:r>
            <w:r w:rsidR="005C06C6">
              <w:t>customisation</w:t>
            </w:r>
          </w:p>
        </w:tc>
        <w:tc>
          <w:tcPr>
            <w:tcW w:w="0" w:type="auto"/>
            <w:hideMark/>
          </w:tcPr>
          <w:p w14:paraId="539C1A31"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Managed in pipelines</w:t>
            </w:r>
          </w:p>
        </w:tc>
        <w:tc>
          <w:tcPr>
            <w:tcW w:w="0" w:type="auto"/>
            <w:hideMark/>
          </w:tcPr>
          <w:p w14:paraId="26A5BC4B"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Deployment rules (limited functionality)</w:t>
            </w:r>
          </w:p>
        </w:tc>
      </w:tr>
      <w:tr w:rsidR="00BB3A29" w:rsidRPr="00DE2403" w14:paraId="571A9FF8"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B8C32AA" w14:textId="77777777" w:rsidR="00BB3A29" w:rsidRPr="00DE2403" w:rsidRDefault="00BB3A29" w:rsidP="009C3A8C">
            <w:pPr>
              <w:pStyle w:val="TableStyle"/>
            </w:pPr>
            <w:r w:rsidRPr="00DE2403">
              <w:t>Automation Level</w:t>
            </w:r>
          </w:p>
        </w:tc>
        <w:tc>
          <w:tcPr>
            <w:tcW w:w="0" w:type="auto"/>
            <w:hideMark/>
          </w:tcPr>
          <w:p w14:paraId="4C80A083"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Manual for workspace updates</w:t>
            </w:r>
          </w:p>
        </w:tc>
        <w:tc>
          <w:tcPr>
            <w:tcW w:w="0" w:type="auto"/>
            <w:hideMark/>
          </w:tcPr>
          <w:p w14:paraId="7D9AAC0F"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Automated through pipelines</w:t>
            </w:r>
          </w:p>
        </w:tc>
        <w:tc>
          <w:tcPr>
            <w:tcW w:w="0" w:type="auto"/>
            <w:hideMark/>
          </w:tcPr>
          <w:p w14:paraId="31C7BFEC"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Semi-automated via Fabric pipelines</w:t>
            </w:r>
          </w:p>
        </w:tc>
      </w:tr>
      <w:tr w:rsidR="00BB3A29" w:rsidRPr="00DE2403" w14:paraId="4A2DD45C"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377C1C4" w14:textId="77777777" w:rsidR="00BB3A29" w:rsidRPr="00DE2403" w:rsidRDefault="00BB3A29" w:rsidP="009C3A8C">
            <w:pPr>
              <w:pStyle w:val="TableStyle"/>
            </w:pPr>
            <w:r w:rsidRPr="00DE2403">
              <w:t>Deployment History</w:t>
            </w:r>
          </w:p>
        </w:tc>
        <w:tc>
          <w:tcPr>
            <w:tcW w:w="0" w:type="auto"/>
            <w:hideMark/>
          </w:tcPr>
          <w:p w14:paraId="1451396C"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Managed in Git</w:t>
            </w:r>
          </w:p>
        </w:tc>
        <w:tc>
          <w:tcPr>
            <w:tcW w:w="0" w:type="auto"/>
            <w:hideMark/>
          </w:tcPr>
          <w:p w14:paraId="0B14A713"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Managed in Git and pipeline logs</w:t>
            </w:r>
          </w:p>
        </w:tc>
        <w:tc>
          <w:tcPr>
            <w:tcW w:w="0" w:type="auto"/>
            <w:hideMark/>
          </w:tcPr>
          <w:p w14:paraId="325A3847"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Tracked in Fabric deployment pipelines</w:t>
            </w:r>
          </w:p>
        </w:tc>
      </w:tr>
      <w:tr w:rsidR="00BB3A29" w:rsidRPr="00DE2403" w14:paraId="39FF4293"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B389BB8" w14:textId="77777777" w:rsidR="00BB3A29" w:rsidRPr="00DE2403" w:rsidRDefault="00BB3A29" w:rsidP="009C3A8C">
            <w:pPr>
              <w:pStyle w:val="TableStyle"/>
            </w:pPr>
            <w:r w:rsidRPr="00DE2403">
              <w:t>Use Case</w:t>
            </w:r>
          </w:p>
        </w:tc>
        <w:tc>
          <w:tcPr>
            <w:tcW w:w="0" w:type="auto"/>
            <w:hideMark/>
          </w:tcPr>
          <w:p w14:paraId="25BADAEE"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Standard branching workflows with manual intervention</w:t>
            </w:r>
          </w:p>
        </w:tc>
        <w:tc>
          <w:tcPr>
            <w:tcW w:w="0" w:type="auto"/>
            <w:hideMark/>
          </w:tcPr>
          <w:p w14:paraId="0C6DA452"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Trunk-based workflows with full CI/CD automation</w:t>
            </w:r>
          </w:p>
        </w:tc>
        <w:tc>
          <w:tcPr>
            <w:tcW w:w="0" w:type="auto"/>
            <w:hideMark/>
          </w:tcPr>
          <w:p w14:paraId="654598AE"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Simplified deployment with direct workspace interaction</w:t>
            </w:r>
          </w:p>
        </w:tc>
      </w:tr>
      <w:tr w:rsidR="00BB3A29" w:rsidRPr="00DE2403" w14:paraId="56FFC72D"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0A9C271" w14:textId="77777777" w:rsidR="00BB3A29" w:rsidRPr="00DE2403" w:rsidRDefault="00BB3A29" w:rsidP="009C3A8C">
            <w:pPr>
              <w:pStyle w:val="TableStyle"/>
            </w:pPr>
            <w:r w:rsidRPr="00DE2403">
              <w:t>Limitations</w:t>
            </w:r>
          </w:p>
        </w:tc>
        <w:tc>
          <w:tcPr>
            <w:tcW w:w="0" w:type="auto"/>
            <w:hideMark/>
          </w:tcPr>
          <w:p w14:paraId="5B953600"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Manual steps for updating workspaces</w:t>
            </w:r>
          </w:p>
        </w:tc>
        <w:tc>
          <w:tcPr>
            <w:tcW w:w="0" w:type="auto"/>
            <w:hideMark/>
          </w:tcPr>
          <w:p w14:paraId="06458CBF"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Requires dedicated pipeline setup and maintenance</w:t>
            </w:r>
          </w:p>
        </w:tc>
        <w:tc>
          <w:tcPr>
            <w:tcW w:w="0" w:type="auto"/>
            <w:hideMark/>
          </w:tcPr>
          <w:p w14:paraId="353540B2"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Limited to certain Fabric items for parameter updates</w:t>
            </w:r>
          </w:p>
        </w:tc>
      </w:tr>
    </w:tbl>
    <w:p w14:paraId="2D88F35F" w14:textId="77777777" w:rsidR="00BB3A29" w:rsidRPr="00D92EF9" w:rsidRDefault="00BB3A29" w:rsidP="00BB3A29">
      <w:pPr>
        <w:shd w:val="clear" w:color="auto" w:fill="FFFFFF" w:themeFill="background1"/>
        <w:spacing w:after="0"/>
        <w:rPr>
          <w:rFonts w:ascii="Segoe UI" w:eastAsia="Segoe UI" w:hAnsi="Segoe UI" w:cs="Segoe UI"/>
          <w:color w:val="000000" w:themeColor="text1"/>
        </w:rPr>
      </w:pPr>
    </w:p>
    <w:p w14:paraId="79ED5E2C" w14:textId="49FF8D6A" w:rsidR="00BB3A29" w:rsidRPr="00DE2403" w:rsidRDefault="00BB3A29" w:rsidP="00BB3A29">
      <w:r w:rsidRPr="00DE2403">
        <w:t>This table highlights the key differences</w:t>
      </w:r>
      <w:r w:rsidR="00D82D46">
        <w:t>, helping you</w:t>
      </w:r>
      <w:r w:rsidRPr="00DE2403">
        <w:t xml:space="preserve"> choose the most suitable deployment method based on </w:t>
      </w:r>
      <w:r w:rsidR="00A018BB" w:rsidRPr="00DE2403">
        <w:t>workflow</w:t>
      </w:r>
      <w:r w:rsidR="00A018BB">
        <w:t xml:space="preserve"> and </w:t>
      </w:r>
      <w:r w:rsidRPr="00DE2403">
        <w:t>team</w:t>
      </w:r>
      <w:r w:rsidR="00A018BB">
        <w:t xml:space="preserve"> requirements</w:t>
      </w:r>
      <w:r w:rsidRPr="00DE2403">
        <w:t>.</w:t>
      </w:r>
    </w:p>
    <w:p w14:paraId="744AD768" w14:textId="1F08ABD8" w:rsidR="00BB3A29" w:rsidRDefault="00BB3A29" w:rsidP="00BB3A29">
      <w:pPr>
        <w:spacing w:after="0" w:line="257" w:lineRule="auto"/>
      </w:pPr>
      <w:r w:rsidRPr="005E5E56">
        <w:t>While Fabric Deployment Pipelines (Option C) is the target for its integrated features, it currently lacks support for parameter and connection updates and is not production</w:t>
      </w:r>
      <w:r w:rsidR="00D82D46">
        <w:t>-</w:t>
      </w:r>
      <w:r w:rsidRPr="005E5E56">
        <w:t xml:space="preserve">ready. Therefore, </w:t>
      </w:r>
      <w:r w:rsidRPr="002707B9">
        <w:rPr>
          <w:b/>
          <w:bCs/>
        </w:rPr>
        <w:t>we recommend Option A, Git-based Deployment, as a reliable solution</w:t>
      </w:r>
      <w:r w:rsidRPr="005E5E56">
        <w:t>. This approach ensures stability, control, and alignment with Git workflows, enabling a smooth future transition to Option C once it matures.</w:t>
      </w:r>
    </w:p>
    <w:p w14:paraId="798B0E87" w14:textId="77777777" w:rsidR="004B3FED" w:rsidRDefault="004B3FED">
      <w:pPr>
        <w:rPr>
          <w:rFonts w:asciiTheme="majorHAnsi" w:eastAsiaTheme="majorEastAsia" w:hAnsiTheme="majorHAnsi" w:cstheme="majorBidi"/>
          <w:color w:val="004F8A"/>
          <w:sz w:val="28"/>
          <w:szCs w:val="26"/>
          <w:lang w:eastAsia="ja-JP"/>
        </w:rPr>
      </w:pPr>
      <w:r>
        <w:br w:type="page"/>
      </w:r>
    </w:p>
    <w:p w14:paraId="2B1C6620" w14:textId="1363DFBD" w:rsidR="00BB3A29" w:rsidRPr="00CA41D2" w:rsidRDefault="00BB3A29" w:rsidP="00AC1587">
      <w:pPr>
        <w:pStyle w:val="Heading2"/>
        <w:rPr>
          <w:lang w:val="en-AU"/>
        </w:rPr>
      </w:pPr>
      <w:bookmarkStart w:id="783" w:name="_Toc227142085"/>
      <w:r w:rsidRPr="00CA41D2">
        <w:rPr>
          <w:lang w:val="en-AU"/>
        </w:rPr>
        <w:lastRenderedPageBreak/>
        <w:t>Fabric Development Rules</w:t>
      </w:r>
      <w:bookmarkEnd w:id="783"/>
    </w:p>
    <w:p w14:paraId="7B86A992" w14:textId="081A9BE4" w:rsidR="00BB3A29" w:rsidRDefault="00BB3A29" w:rsidP="00760DCB">
      <w:pPr>
        <w:pStyle w:val="ListParagraph"/>
        <w:numPr>
          <w:ilvl w:val="0"/>
          <w:numId w:val="21"/>
        </w:numPr>
      </w:pPr>
      <w:r>
        <w:t>Whe</w:t>
      </w:r>
      <w:r w:rsidR="009C3A8C">
        <w:t>n</w:t>
      </w:r>
      <w:r>
        <w:t xml:space="preserve">ever code is </w:t>
      </w:r>
      <w:r w:rsidR="009C38C8">
        <w:t>pushed</w:t>
      </w:r>
      <w:r>
        <w:t xml:space="preserve"> to Dev, make sure to share all the involved connections with all the team members.</w:t>
      </w:r>
    </w:p>
    <w:p w14:paraId="78243EF8" w14:textId="0F2FFD13" w:rsidR="00BB3A29" w:rsidRDefault="00BB3A29" w:rsidP="00760DCB">
      <w:pPr>
        <w:pStyle w:val="ListParagraph"/>
        <w:numPr>
          <w:ilvl w:val="0"/>
          <w:numId w:val="21"/>
        </w:numPr>
      </w:pPr>
      <w:r>
        <w:t xml:space="preserve">Artifacts in </w:t>
      </w:r>
      <w:r w:rsidR="004B3FED">
        <w:t xml:space="preserve">the </w:t>
      </w:r>
      <w:r>
        <w:t>Git synced workspace should not be deleted manually. Instead</w:t>
      </w:r>
      <w:r w:rsidR="004B3FED">
        <w:t>,</w:t>
      </w:r>
      <w:r>
        <w:t xml:space="preserve"> delete the related folders in </w:t>
      </w:r>
      <w:r w:rsidR="004B3FED">
        <w:t xml:space="preserve">the </w:t>
      </w:r>
      <w:r>
        <w:t>Git branch and sync the branch.</w:t>
      </w:r>
    </w:p>
    <w:p w14:paraId="2190B6E4" w14:textId="436BC60A" w:rsidR="00BB3A29" w:rsidRPr="008751ED" w:rsidRDefault="00BB3A29" w:rsidP="00760DCB">
      <w:pPr>
        <w:pStyle w:val="ListParagraph"/>
        <w:numPr>
          <w:ilvl w:val="0"/>
          <w:numId w:val="21"/>
        </w:numPr>
      </w:pPr>
      <w:r>
        <w:t xml:space="preserve">Make sure to </w:t>
      </w:r>
      <w:r w:rsidR="004B3FED">
        <w:t>commit</w:t>
      </w:r>
      <w:r>
        <w:t xml:space="preserve"> changes</w:t>
      </w:r>
      <w:r w:rsidR="009C38C8">
        <w:t xml:space="preserve"> via the Workspace Interface</w:t>
      </w:r>
      <w:r w:rsidR="004B3FED">
        <w:t>,</w:t>
      </w:r>
      <w:r>
        <w:t xml:space="preserve"> as </w:t>
      </w:r>
      <w:r w:rsidR="009C38C8">
        <w:t xml:space="preserve">clicking </w:t>
      </w:r>
      <w:r>
        <w:t xml:space="preserve">Save will not </w:t>
      </w:r>
      <w:r w:rsidR="004B3FED">
        <w:t>commit</w:t>
      </w:r>
      <w:r>
        <w:t>.</w:t>
      </w:r>
    </w:p>
    <w:p w14:paraId="47C519FA" w14:textId="77777777" w:rsidR="00BB3A29" w:rsidRDefault="00BB3A29" w:rsidP="00BB3A29"/>
    <w:p w14:paraId="788468F8" w14:textId="77777777" w:rsidR="004B3FED" w:rsidRDefault="004B3FED">
      <w:pPr>
        <w:rPr>
          <w:rFonts w:ascii="Calibri Light" w:eastAsia="Calibri Light" w:hAnsi="Calibri Light" w:cs="Calibri Light"/>
          <w:noProof/>
          <w:color w:val="004F8A"/>
          <w:sz w:val="32"/>
          <w:szCs w:val="24"/>
        </w:rPr>
      </w:pPr>
      <w:r>
        <w:rPr>
          <w:rFonts w:ascii="Calibri Light" w:eastAsia="Calibri Light" w:hAnsi="Calibri Light" w:cs="Calibri Light"/>
        </w:rPr>
        <w:br w:type="page"/>
      </w:r>
    </w:p>
    <w:p w14:paraId="6F825ACB" w14:textId="636017F8" w:rsidR="00BB3A29" w:rsidRDefault="00BB3A29" w:rsidP="00BB3A29">
      <w:pPr>
        <w:pStyle w:val="Heading1"/>
        <w:rPr>
          <w:rFonts w:ascii="Calibri Light" w:eastAsia="Calibri Light" w:hAnsi="Calibri Light" w:cs="Calibri Light"/>
        </w:rPr>
      </w:pPr>
      <w:bookmarkStart w:id="784" w:name="_Toc227142086"/>
      <w:r w:rsidRPr="625A8CD2">
        <w:rPr>
          <w:rFonts w:ascii="Calibri Light" w:eastAsia="Calibri Light" w:hAnsi="Calibri Light" w:cs="Calibri Light"/>
        </w:rPr>
        <w:lastRenderedPageBreak/>
        <w:t>Power BI Reports Documentation</w:t>
      </w:r>
      <w:bookmarkEnd w:id="784"/>
    </w:p>
    <w:p w14:paraId="76E208D1" w14:textId="06FAEA43" w:rsidR="00BB3A29" w:rsidRDefault="00BB3A29" w:rsidP="00BB3A29">
      <w:pPr>
        <w:spacing w:line="257" w:lineRule="auto"/>
        <w:rPr>
          <w:rFonts w:ascii="Calibri" w:eastAsia="Calibri" w:hAnsi="Calibri" w:cs="Calibri"/>
        </w:rPr>
      </w:pPr>
      <w:r w:rsidRPr="44BE487D">
        <w:rPr>
          <w:rFonts w:ascii="Calibri" w:eastAsia="Calibri" w:hAnsi="Calibri" w:cs="Calibri"/>
        </w:rPr>
        <w:t xml:space="preserve">List of </w:t>
      </w:r>
      <w:r w:rsidR="004B3FED">
        <w:rPr>
          <w:rFonts w:ascii="Calibri" w:eastAsia="Calibri" w:hAnsi="Calibri" w:cs="Calibri"/>
        </w:rPr>
        <w:t>Power</w:t>
      </w:r>
      <w:r w:rsidRPr="44BE487D">
        <w:rPr>
          <w:rFonts w:ascii="Calibri" w:eastAsia="Calibri" w:hAnsi="Calibri" w:cs="Calibri"/>
        </w:rPr>
        <w:t xml:space="preserve"> BI workspaces, semantic models, and </w:t>
      </w:r>
      <w:r w:rsidR="004B3FED">
        <w:rPr>
          <w:rFonts w:ascii="Calibri" w:eastAsia="Calibri" w:hAnsi="Calibri" w:cs="Calibri"/>
        </w:rPr>
        <w:t>dependent</w:t>
      </w:r>
      <w:r w:rsidRPr="44BE487D">
        <w:rPr>
          <w:rFonts w:ascii="Calibri" w:eastAsia="Calibri" w:hAnsi="Calibri" w:cs="Calibri"/>
        </w:rPr>
        <w:t xml:space="preserve"> reports that </w:t>
      </w:r>
      <w:r w:rsidR="4D475C7C" w:rsidRPr="6B9D37D7">
        <w:rPr>
          <w:rFonts w:ascii="Calibri" w:eastAsia="Calibri" w:hAnsi="Calibri" w:cs="Calibri"/>
        </w:rPr>
        <w:t>have been</w:t>
      </w:r>
      <w:r w:rsidRPr="44BE487D">
        <w:rPr>
          <w:rFonts w:ascii="Calibri" w:eastAsia="Calibri" w:hAnsi="Calibri" w:cs="Calibri"/>
        </w:rPr>
        <w:t xml:space="preserve"> moved to Fabric workspaces and connections.</w:t>
      </w:r>
    </w:p>
    <w:p w14:paraId="5879297E" w14:textId="77777777" w:rsidR="00BB3A29" w:rsidRPr="00CA41D2" w:rsidRDefault="00BB3A29" w:rsidP="00AC1587">
      <w:pPr>
        <w:pStyle w:val="Heading2"/>
        <w:rPr>
          <w:lang w:val="en-AU"/>
        </w:rPr>
      </w:pPr>
      <w:bookmarkStart w:id="785" w:name="_Toc227142087"/>
      <w:r w:rsidRPr="00CA41D2">
        <w:rPr>
          <w:lang w:val="en-AU"/>
        </w:rPr>
        <w:t>Current State</w:t>
      </w:r>
      <w:bookmarkEnd w:id="785"/>
    </w:p>
    <w:p w14:paraId="3B39B272" w14:textId="1BE9041F" w:rsidR="00BB3A29" w:rsidRDefault="00BB3A29" w:rsidP="00BB3A29">
      <w:pPr>
        <w:spacing w:line="257" w:lineRule="auto"/>
      </w:pPr>
      <w:r w:rsidRPr="41013EC9">
        <w:rPr>
          <w:rFonts w:ascii="Calibri" w:eastAsia="Calibri" w:hAnsi="Calibri" w:cs="Calibri"/>
        </w:rPr>
        <w:t>The following workspaces are</w:t>
      </w:r>
      <w:r w:rsidRPr="76B70221">
        <w:rPr>
          <w:rFonts w:ascii="Calibri" w:eastAsia="Calibri" w:hAnsi="Calibri" w:cs="Calibri"/>
        </w:rPr>
        <w:t xml:space="preserve"> currently in use for Power BI reporting </w:t>
      </w:r>
      <w:r w:rsidR="67ACF3AC" w:rsidRPr="6B9D37D7">
        <w:rPr>
          <w:rFonts w:ascii="Calibri" w:eastAsia="Calibri" w:hAnsi="Calibri" w:cs="Calibri"/>
        </w:rPr>
        <w:t xml:space="preserve">and dataflows sharing </w:t>
      </w:r>
      <w:r w:rsidRPr="76B70221">
        <w:rPr>
          <w:rFonts w:ascii="Calibri" w:eastAsia="Calibri" w:hAnsi="Calibri" w:cs="Calibri"/>
        </w:rPr>
        <w:t>in the organization:</w:t>
      </w:r>
    </w:p>
    <w:p w14:paraId="2F7F99EE" w14:textId="77777777" w:rsidR="00BB3A29" w:rsidRPr="00CA41D2" w:rsidRDefault="00BB3A29" w:rsidP="00A549FD">
      <w:pPr>
        <w:pStyle w:val="Heading3"/>
        <w:rPr>
          <w:lang w:val="en-AU"/>
        </w:rPr>
      </w:pPr>
      <w:r w:rsidRPr="00CA41D2">
        <w:rPr>
          <w:lang w:val="en-AU"/>
        </w:rPr>
        <w:t>Production Workspaces:</w:t>
      </w:r>
    </w:p>
    <w:p w14:paraId="4D41031F" w14:textId="77777777" w:rsidR="00BB3A29" w:rsidRDefault="00BB3A29" w:rsidP="00760DCB">
      <w:pPr>
        <w:pStyle w:val="ListParagraph"/>
        <w:numPr>
          <w:ilvl w:val="1"/>
          <w:numId w:val="20"/>
        </w:numPr>
        <w:spacing w:after="0" w:line="257" w:lineRule="auto"/>
        <w:rPr>
          <w:rFonts w:ascii="Calibri" w:eastAsia="Calibri" w:hAnsi="Calibri" w:cs="Calibri"/>
          <w:b/>
          <w:bCs/>
        </w:rPr>
      </w:pPr>
      <w:r w:rsidRPr="76B70221">
        <w:rPr>
          <w:rFonts w:ascii="Calibri" w:eastAsia="Calibri" w:hAnsi="Calibri" w:cs="Calibri"/>
          <w:b/>
          <w:bCs/>
        </w:rPr>
        <w:t>DCEEW Bio Reforms</w:t>
      </w:r>
    </w:p>
    <w:p w14:paraId="522196ED" w14:textId="5E2566F9" w:rsidR="00BB3A29" w:rsidRDefault="00BB3A29" w:rsidP="00760DCB">
      <w:pPr>
        <w:pStyle w:val="ListParagraph"/>
        <w:numPr>
          <w:ilvl w:val="1"/>
          <w:numId w:val="20"/>
        </w:numPr>
        <w:spacing w:after="0" w:line="257" w:lineRule="auto"/>
        <w:rPr>
          <w:rFonts w:ascii="Calibri" w:eastAsia="Calibri" w:hAnsi="Calibri" w:cs="Calibri"/>
          <w:b/>
          <w:bCs/>
        </w:rPr>
      </w:pPr>
      <w:r w:rsidRPr="3D914908">
        <w:rPr>
          <w:rFonts w:ascii="Calibri" w:eastAsia="Calibri" w:hAnsi="Calibri" w:cs="Calibri"/>
          <w:b/>
          <w:bCs/>
        </w:rPr>
        <w:t>DCCEEW BOS and Planning Data Sharing</w:t>
      </w:r>
      <w:r w:rsidR="0B4AECB2" w:rsidRPr="3D914908">
        <w:rPr>
          <w:rFonts w:ascii="Calibri" w:eastAsia="Calibri" w:hAnsi="Calibri" w:cs="Calibri"/>
          <w:b/>
          <w:bCs/>
        </w:rPr>
        <w:t xml:space="preserve"> </w:t>
      </w:r>
      <w:r w:rsidR="0B4AECB2" w:rsidRPr="627CF164">
        <w:rPr>
          <w:rFonts w:ascii="Calibri" w:eastAsia="Calibri" w:hAnsi="Calibri" w:cs="Calibri"/>
        </w:rPr>
        <w:t>(</w:t>
      </w:r>
      <w:r w:rsidR="38BE581B" w:rsidRPr="3D914908">
        <w:rPr>
          <w:rFonts w:ascii="Calibri" w:eastAsia="Calibri" w:hAnsi="Calibri" w:cs="Calibri"/>
        </w:rPr>
        <w:t>U</w:t>
      </w:r>
      <w:r w:rsidR="38BE581B" w:rsidRPr="0BB2096C">
        <w:t xml:space="preserve">sed </w:t>
      </w:r>
      <w:r w:rsidR="15BFE420" w:rsidRPr="0BB2096C">
        <w:t xml:space="preserve">exclusively for </w:t>
      </w:r>
      <w:r w:rsidR="15BFE420" w:rsidRPr="0BB2096C">
        <w:rPr>
          <w:b/>
          <w:bCs/>
        </w:rPr>
        <w:t>dataflow sharing purposes</w:t>
      </w:r>
      <w:r w:rsidR="15BFE420" w:rsidRPr="0BB2096C">
        <w:t>;</w:t>
      </w:r>
      <w:r w:rsidR="38BE581B" w:rsidRPr="0BB2096C">
        <w:t xml:space="preserve"> no reporting </w:t>
      </w:r>
      <w:r w:rsidR="15BFE420" w:rsidRPr="0BB2096C">
        <w:t xml:space="preserve">assets are maintained </w:t>
      </w:r>
      <w:r w:rsidR="38BE581B" w:rsidRPr="0BB2096C">
        <w:t xml:space="preserve">in this </w:t>
      </w:r>
      <w:r w:rsidR="15BFE420" w:rsidRPr="2002969A">
        <w:t>workspace</w:t>
      </w:r>
      <w:r w:rsidR="0B4AECB2" w:rsidRPr="2B63EBE8">
        <w:rPr>
          <w:rFonts w:ascii="Calibri" w:eastAsia="Calibri" w:hAnsi="Calibri" w:cs="Calibri"/>
        </w:rPr>
        <w:t>)</w:t>
      </w:r>
    </w:p>
    <w:p w14:paraId="6DA7D3B1" w14:textId="77777777" w:rsidR="00BB3A29" w:rsidRDefault="00BB3A29" w:rsidP="00760DCB">
      <w:pPr>
        <w:pStyle w:val="ListParagraph"/>
        <w:numPr>
          <w:ilvl w:val="1"/>
          <w:numId w:val="20"/>
        </w:numPr>
        <w:spacing w:after="0" w:line="257" w:lineRule="auto"/>
        <w:rPr>
          <w:rFonts w:ascii="Calibri" w:eastAsia="Calibri" w:hAnsi="Calibri" w:cs="Calibri"/>
          <w:b/>
          <w:bCs/>
        </w:rPr>
      </w:pPr>
      <w:r w:rsidRPr="76B70221">
        <w:rPr>
          <w:rFonts w:ascii="Calibri" w:eastAsia="Calibri" w:hAnsi="Calibri" w:cs="Calibri"/>
          <w:b/>
          <w:bCs/>
        </w:rPr>
        <w:t>DCCEEW BOS Credits Transaction</w:t>
      </w:r>
    </w:p>
    <w:p w14:paraId="5A712615" w14:textId="77777777" w:rsidR="00BB3A29" w:rsidRPr="00CA41D2" w:rsidRDefault="00BB3A29" w:rsidP="00A549FD">
      <w:pPr>
        <w:pStyle w:val="Heading3"/>
        <w:rPr>
          <w:lang w:val="en-AU"/>
        </w:rPr>
      </w:pPr>
      <w:r w:rsidRPr="00CA41D2">
        <w:rPr>
          <w:lang w:val="en-AU"/>
        </w:rPr>
        <w:t>User Acceptance Testing (UAT) Workspace:</w:t>
      </w:r>
    </w:p>
    <w:p w14:paraId="41CEEC57" w14:textId="77777777" w:rsidR="00BB3A29" w:rsidRDefault="00BB3A29" w:rsidP="00760DCB">
      <w:pPr>
        <w:pStyle w:val="ListParagraph"/>
        <w:numPr>
          <w:ilvl w:val="1"/>
          <w:numId w:val="19"/>
        </w:numPr>
        <w:spacing w:after="0" w:line="257" w:lineRule="auto"/>
        <w:rPr>
          <w:rFonts w:ascii="Calibri" w:eastAsia="Calibri" w:hAnsi="Calibri" w:cs="Calibri"/>
          <w:b/>
          <w:bCs/>
        </w:rPr>
      </w:pPr>
      <w:r w:rsidRPr="76B70221">
        <w:rPr>
          <w:rFonts w:ascii="Calibri" w:eastAsia="Calibri" w:hAnsi="Calibri" w:cs="Calibri"/>
          <w:b/>
          <w:bCs/>
        </w:rPr>
        <w:t>Biodiversity Offsets Scheme [UAT]</w:t>
      </w:r>
    </w:p>
    <w:p w14:paraId="3A4D90FC" w14:textId="77777777" w:rsidR="00BB3A29" w:rsidRPr="00CA41D2" w:rsidRDefault="00BB3A29" w:rsidP="00AC1587">
      <w:pPr>
        <w:pStyle w:val="Heading2"/>
        <w:rPr>
          <w:lang w:val="en-AU"/>
        </w:rPr>
      </w:pPr>
      <w:bookmarkStart w:id="786" w:name="_Toc227142088"/>
      <w:r w:rsidRPr="00CA41D2">
        <w:rPr>
          <w:lang w:val="en-AU"/>
        </w:rPr>
        <w:t>Semantic Models and Dataflows</w:t>
      </w:r>
      <w:bookmarkEnd w:id="786"/>
    </w:p>
    <w:p w14:paraId="3FBE558E" w14:textId="6805F6DF" w:rsidR="5E1C9E42" w:rsidRDefault="004B3FED" w:rsidP="2002969A">
      <w:pPr>
        <w:spacing w:line="257" w:lineRule="auto"/>
      </w:pPr>
      <w:r>
        <w:rPr>
          <w:rFonts w:ascii="Calibri" w:eastAsia="Calibri" w:hAnsi="Calibri" w:cs="Calibri"/>
        </w:rPr>
        <w:t>As part of the transition process, the</w:t>
      </w:r>
      <w:r w:rsidR="5E1C9E42" w:rsidRPr="2002969A">
        <w:rPr>
          <w:rFonts w:ascii="Calibri" w:eastAsia="Calibri" w:hAnsi="Calibri" w:cs="Calibri"/>
        </w:rPr>
        <w:t xml:space="preserve"> following semantic models and dataflows have had their connections updated to point to the Fabric Warehouse.</w:t>
      </w:r>
    </w:p>
    <w:p w14:paraId="7876127B" w14:textId="74396A0D" w:rsidR="00BB3A29" w:rsidRPr="00CA41D2" w:rsidRDefault="00BB3A29" w:rsidP="00A549FD">
      <w:pPr>
        <w:pStyle w:val="Heading3"/>
        <w:rPr>
          <w:lang w:val="en-AU"/>
        </w:rPr>
      </w:pPr>
      <w:r w:rsidRPr="00CA41D2">
        <w:rPr>
          <w:lang w:val="en-AU"/>
        </w:rPr>
        <w:t>DCEEW Bio Reforms</w:t>
      </w:r>
    </w:p>
    <w:p w14:paraId="64AFF1B1" w14:textId="77777777" w:rsidR="00BB3A29" w:rsidRDefault="00BB3A29" w:rsidP="00760DCB">
      <w:pPr>
        <w:pStyle w:val="ListParagraph"/>
        <w:numPr>
          <w:ilvl w:val="1"/>
          <w:numId w:val="18"/>
        </w:numPr>
        <w:spacing w:after="0" w:line="257" w:lineRule="auto"/>
        <w:ind w:left="851" w:hanging="567"/>
        <w:rPr>
          <w:rFonts w:ascii="Calibri" w:eastAsia="Calibri" w:hAnsi="Calibri" w:cs="Calibri"/>
        </w:rPr>
      </w:pPr>
      <w:r w:rsidRPr="76B70221">
        <w:rPr>
          <w:rFonts w:ascii="Calibri" w:eastAsia="Calibri" w:hAnsi="Calibri" w:cs="Calibri"/>
        </w:rPr>
        <w:t>Semantic Models:</w:t>
      </w:r>
    </w:p>
    <w:p w14:paraId="4DC7FA91" w14:textId="4495FED8" w:rsidR="00BB3A29" w:rsidRDefault="00BB3A29" w:rsidP="00760DCB">
      <w:pPr>
        <w:pStyle w:val="ListParagraph"/>
        <w:numPr>
          <w:ilvl w:val="2"/>
          <w:numId w:val="18"/>
        </w:numPr>
        <w:spacing w:after="0" w:line="257" w:lineRule="auto"/>
        <w:ind w:left="1353"/>
        <w:rPr>
          <w:rFonts w:ascii="Calibri" w:eastAsia="Calibri" w:hAnsi="Calibri" w:cs="Calibri"/>
        </w:rPr>
      </w:pPr>
      <w:r w:rsidRPr="76B70221">
        <w:rPr>
          <w:rFonts w:ascii="Calibri" w:eastAsia="Calibri" w:hAnsi="Calibri" w:cs="Calibri"/>
        </w:rPr>
        <w:t>Data Team Requests</w:t>
      </w:r>
    </w:p>
    <w:p w14:paraId="0BE46C83" w14:textId="2F986610" w:rsidR="00BB3A29" w:rsidRDefault="00BB3A29" w:rsidP="00760DCB">
      <w:pPr>
        <w:pStyle w:val="ListParagraph"/>
        <w:numPr>
          <w:ilvl w:val="2"/>
          <w:numId w:val="18"/>
        </w:numPr>
        <w:spacing w:after="0" w:line="257" w:lineRule="auto"/>
        <w:ind w:left="1353"/>
        <w:rPr>
          <w:rFonts w:ascii="Calibri" w:eastAsia="Calibri" w:hAnsi="Calibri" w:cs="Calibri"/>
        </w:rPr>
      </w:pPr>
      <w:r w:rsidRPr="76B70221">
        <w:rPr>
          <w:rFonts w:ascii="Calibri" w:eastAsia="Calibri" w:hAnsi="Calibri" w:cs="Calibri"/>
        </w:rPr>
        <w:t>ETL Failure Warning</w:t>
      </w:r>
    </w:p>
    <w:p w14:paraId="7BDDAE85" w14:textId="574575E3" w:rsidR="3D93B95A" w:rsidRDefault="3D93B95A" w:rsidP="52D98A6D">
      <w:pPr>
        <w:pStyle w:val="ListParagraph"/>
        <w:spacing w:after="0" w:line="257" w:lineRule="auto"/>
        <w:ind w:left="1353"/>
        <w:rPr>
          <w:rFonts w:ascii="Calibri" w:eastAsia="Calibri" w:hAnsi="Calibri" w:cs="Calibri"/>
        </w:rPr>
      </w:pPr>
    </w:p>
    <w:p w14:paraId="1AADFE7E" w14:textId="668CB31A" w:rsidR="3D93B95A" w:rsidRDefault="4D447239" w:rsidP="00760DCB">
      <w:pPr>
        <w:pStyle w:val="ListParagraph"/>
        <w:numPr>
          <w:ilvl w:val="1"/>
          <w:numId w:val="18"/>
        </w:numPr>
        <w:spacing w:after="0" w:line="257" w:lineRule="auto"/>
        <w:ind w:left="851" w:hanging="567"/>
        <w:rPr>
          <w:rFonts w:ascii="Calibri" w:eastAsia="Calibri" w:hAnsi="Calibri" w:cs="Calibri"/>
        </w:rPr>
      </w:pPr>
      <w:r w:rsidRPr="52D98A6D">
        <w:rPr>
          <w:rFonts w:ascii="Calibri" w:eastAsia="Calibri" w:hAnsi="Calibri" w:cs="Calibri"/>
        </w:rPr>
        <w:t>Reports:</w:t>
      </w:r>
    </w:p>
    <w:p w14:paraId="32ADFF46" w14:textId="2D9E8694" w:rsidR="3D93B95A" w:rsidRDefault="4D447239" w:rsidP="00760DCB">
      <w:pPr>
        <w:pStyle w:val="ListParagraph"/>
        <w:numPr>
          <w:ilvl w:val="2"/>
          <w:numId w:val="18"/>
        </w:numPr>
        <w:spacing w:after="0" w:line="257" w:lineRule="auto"/>
        <w:ind w:left="1353"/>
        <w:rPr>
          <w:rFonts w:ascii="Calibri" w:eastAsia="Calibri" w:hAnsi="Calibri" w:cs="Calibri"/>
        </w:rPr>
      </w:pPr>
      <w:r w:rsidRPr="52D98A6D">
        <w:rPr>
          <w:rFonts w:ascii="Calibri" w:eastAsia="Calibri" w:hAnsi="Calibri" w:cs="Calibri"/>
        </w:rPr>
        <w:t>BCT_BOS Credit Transactions</w:t>
      </w:r>
    </w:p>
    <w:p w14:paraId="3725E9B5" w14:textId="2B61B603" w:rsidR="19B89F17" w:rsidRDefault="19B89F17" w:rsidP="52D98A6D">
      <w:pPr>
        <w:spacing w:after="0" w:line="257" w:lineRule="auto"/>
        <w:ind w:left="567"/>
        <w:rPr>
          <w:rFonts w:ascii="Calibri" w:eastAsia="Calibri" w:hAnsi="Calibri" w:cs="Calibri"/>
        </w:rPr>
      </w:pPr>
    </w:p>
    <w:p w14:paraId="364B0BFD" w14:textId="77777777" w:rsidR="00BB3A29" w:rsidRDefault="00BB3A29" w:rsidP="00760DCB">
      <w:pPr>
        <w:pStyle w:val="ListParagraph"/>
        <w:numPr>
          <w:ilvl w:val="1"/>
          <w:numId w:val="18"/>
        </w:numPr>
        <w:spacing w:after="0" w:line="257" w:lineRule="auto"/>
        <w:ind w:left="567" w:hanging="283"/>
        <w:rPr>
          <w:rFonts w:ascii="Calibri" w:eastAsia="Calibri" w:hAnsi="Calibri" w:cs="Calibri"/>
        </w:rPr>
      </w:pPr>
      <w:r w:rsidRPr="76B70221">
        <w:rPr>
          <w:rFonts w:ascii="Calibri" w:eastAsia="Calibri" w:hAnsi="Calibri" w:cs="Calibri"/>
        </w:rPr>
        <w:t>Dataflows:</w:t>
      </w:r>
    </w:p>
    <w:p w14:paraId="4297116C" w14:textId="57237228" w:rsidR="00BB3A29" w:rsidRDefault="00BB3A29" w:rsidP="00760DCB">
      <w:pPr>
        <w:pStyle w:val="ListParagraph"/>
        <w:numPr>
          <w:ilvl w:val="2"/>
          <w:numId w:val="18"/>
        </w:numPr>
        <w:spacing w:after="0" w:line="257" w:lineRule="auto"/>
        <w:ind w:left="1353"/>
        <w:rPr>
          <w:rFonts w:ascii="Calibri" w:eastAsia="Calibri" w:hAnsi="Calibri" w:cs="Calibri"/>
        </w:rPr>
      </w:pPr>
      <w:r w:rsidRPr="2BE30BFA">
        <w:rPr>
          <w:rFonts w:ascii="Calibri" w:eastAsia="Calibri" w:hAnsi="Calibri" w:cs="Calibri"/>
        </w:rPr>
        <w:t>BioNet TECs</w:t>
      </w:r>
      <w:r w:rsidR="2135ED21" w:rsidRPr="2BE30BFA">
        <w:rPr>
          <w:rFonts w:ascii="Calibri" w:eastAsia="Calibri" w:hAnsi="Calibri" w:cs="Calibri"/>
        </w:rPr>
        <w:t xml:space="preserve"> (</w:t>
      </w:r>
      <w:r w:rsidR="0CE36591" w:rsidRPr="2BE30BFA">
        <w:rPr>
          <w:rFonts w:ascii="Calibri" w:eastAsia="Calibri" w:hAnsi="Calibri" w:cs="Calibri"/>
        </w:rPr>
        <w:t>Data i</w:t>
      </w:r>
      <w:r w:rsidR="2135ED21" w:rsidRPr="2BE30BFA">
        <w:rPr>
          <w:rFonts w:ascii="Calibri" w:eastAsia="Calibri" w:hAnsi="Calibri" w:cs="Calibri"/>
        </w:rPr>
        <w:t>ngested in Fabric -&gt; Gold layer schema BioNet)</w:t>
      </w:r>
    </w:p>
    <w:p w14:paraId="492A0EA0" w14:textId="6C4FA88B" w:rsidR="27189C83" w:rsidRDefault="27189C83" w:rsidP="2BE30BFA">
      <w:pPr>
        <w:pStyle w:val="ListParagraph"/>
        <w:spacing w:after="0" w:line="257" w:lineRule="auto"/>
        <w:ind w:left="1353"/>
        <w:rPr>
          <w:rFonts w:ascii="Calibri" w:eastAsia="Calibri" w:hAnsi="Calibri" w:cs="Calibri"/>
        </w:rPr>
      </w:pPr>
    </w:p>
    <w:p w14:paraId="388435C6" w14:textId="5FE1CB19" w:rsidR="00BB3A29" w:rsidRPr="00CA41D2" w:rsidRDefault="00BB3A29" w:rsidP="00A549FD">
      <w:pPr>
        <w:pStyle w:val="Heading3"/>
        <w:rPr>
          <w:lang w:val="en-AU"/>
        </w:rPr>
      </w:pPr>
      <w:r w:rsidRPr="00CA41D2">
        <w:rPr>
          <w:lang w:val="en-AU"/>
        </w:rPr>
        <w:t>DCCEEW BOS and Planning Data Sharing</w:t>
      </w:r>
    </w:p>
    <w:p w14:paraId="430FC917" w14:textId="77777777" w:rsidR="00BB3A29" w:rsidRDefault="00BB3A29" w:rsidP="00BB3A29">
      <w:pPr>
        <w:spacing w:line="257" w:lineRule="auto"/>
      </w:pPr>
      <w:r w:rsidRPr="76B70221">
        <w:rPr>
          <w:rFonts w:ascii="Calibri" w:eastAsia="Calibri" w:hAnsi="Calibri" w:cs="Calibri"/>
        </w:rPr>
        <w:t xml:space="preserve">This workspace is used for the sharing of planning data through dataflows and only contains dataflows. </w:t>
      </w:r>
    </w:p>
    <w:p w14:paraId="4FA2613A" w14:textId="77777777" w:rsidR="00BB3A29" w:rsidRDefault="00BB3A29" w:rsidP="00760DCB">
      <w:pPr>
        <w:pStyle w:val="ListParagraph"/>
        <w:numPr>
          <w:ilvl w:val="1"/>
          <w:numId w:val="18"/>
        </w:numPr>
        <w:spacing w:after="0" w:line="257" w:lineRule="auto"/>
        <w:rPr>
          <w:rFonts w:ascii="Calibri" w:eastAsia="Calibri" w:hAnsi="Calibri" w:cs="Calibri"/>
        </w:rPr>
      </w:pPr>
      <w:r w:rsidRPr="6C05E1F7">
        <w:rPr>
          <w:rFonts w:ascii="Calibri" w:eastAsia="Calibri" w:hAnsi="Calibri" w:cs="Calibri"/>
        </w:rPr>
        <w:t>Dataflows:</w:t>
      </w:r>
    </w:p>
    <w:p w14:paraId="2378E12A" w14:textId="77777777" w:rsidR="00BB3A29" w:rsidRDefault="00BB3A29" w:rsidP="00760DCB">
      <w:pPr>
        <w:pStyle w:val="ListParagraph"/>
        <w:numPr>
          <w:ilvl w:val="2"/>
          <w:numId w:val="18"/>
        </w:numPr>
        <w:spacing w:after="0" w:line="257" w:lineRule="auto"/>
        <w:rPr>
          <w:rFonts w:ascii="Calibri" w:eastAsia="Calibri" w:hAnsi="Calibri" w:cs="Calibri"/>
        </w:rPr>
      </w:pPr>
      <w:r w:rsidRPr="0478A4CC">
        <w:rPr>
          <w:rFonts w:ascii="Calibri" w:eastAsia="Calibri" w:hAnsi="Calibri" w:cs="Calibri"/>
        </w:rPr>
        <w:t>MP_Dataflow</w:t>
      </w:r>
    </w:p>
    <w:p w14:paraId="6F62BBBB" w14:textId="77777777" w:rsidR="00BB3A29" w:rsidRDefault="00BB3A29" w:rsidP="00760DCB">
      <w:pPr>
        <w:pStyle w:val="ListParagraph"/>
        <w:numPr>
          <w:ilvl w:val="2"/>
          <w:numId w:val="18"/>
        </w:numPr>
        <w:spacing w:after="0" w:line="257" w:lineRule="auto"/>
        <w:rPr>
          <w:rFonts w:ascii="Calibri" w:eastAsia="Calibri" w:hAnsi="Calibri" w:cs="Calibri"/>
        </w:rPr>
      </w:pPr>
      <w:r w:rsidRPr="0478A4CC">
        <w:rPr>
          <w:rFonts w:ascii="Calibri" w:eastAsia="Calibri" w:hAnsi="Calibri" w:cs="Calibri"/>
        </w:rPr>
        <w:t>Planning_Assessment_Data</w:t>
      </w:r>
    </w:p>
    <w:p w14:paraId="39C8ECF8" w14:textId="5B9435D3" w:rsidR="00BB3A29" w:rsidRPr="00CA41D2" w:rsidRDefault="00BB3A29" w:rsidP="00A549FD">
      <w:pPr>
        <w:pStyle w:val="Heading3"/>
        <w:rPr>
          <w:lang w:val="en-AU"/>
        </w:rPr>
      </w:pPr>
      <w:r w:rsidRPr="00CA41D2">
        <w:rPr>
          <w:lang w:val="en-AU"/>
        </w:rPr>
        <w:t>DCCEEW BOS Credits Transaction</w:t>
      </w:r>
    </w:p>
    <w:p w14:paraId="6C37BFA1" w14:textId="77777777" w:rsidR="00BB3A29" w:rsidRDefault="00BB3A29" w:rsidP="00760DCB">
      <w:pPr>
        <w:pStyle w:val="ListParagraph"/>
        <w:numPr>
          <w:ilvl w:val="1"/>
          <w:numId w:val="18"/>
        </w:numPr>
        <w:spacing w:after="0" w:line="257" w:lineRule="auto"/>
        <w:rPr>
          <w:rFonts w:ascii="Calibri" w:eastAsia="Calibri" w:hAnsi="Calibri" w:cs="Calibri"/>
        </w:rPr>
      </w:pPr>
      <w:r w:rsidRPr="00ED110B">
        <w:rPr>
          <w:rFonts w:ascii="Calibri" w:eastAsia="Calibri" w:hAnsi="Calibri" w:cs="Calibri"/>
        </w:rPr>
        <w:t>S</w:t>
      </w:r>
      <w:r w:rsidRPr="57AB2261">
        <w:rPr>
          <w:rFonts w:ascii="Calibri" w:eastAsia="Calibri" w:hAnsi="Calibri" w:cs="Calibri"/>
        </w:rPr>
        <w:t>emantic Models:</w:t>
      </w:r>
    </w:p>
    <w:p w14:paraId="31BF8604" w14:textId="77777777" w:rsidR="00BB3A29" w:rsidRDefault="00BB3A29" w:rsidP="00760DCB">
      <w:pPr>
        <w:pStyle w:val="ListParagraph"/>
        <w:numPr>
          <w:ilvl w:val="2"/>
          <w:numId w:val="18"/>
        </w:numPr>
        <w:spacing w:after="0" w:line="257" w:lineRule="auto"/>
        <w:rPr>
          <w:rFonts w:eastAsiaTheme="minorEastAsia"/>
        </w:rPr>
      </w:pPr>
      <w:r w:rsidRPr="72B48EEC">
        <w:rPr>
          <w:rFonts w:eastAsiaTheme="minorEastAsia"/>
        </w:rPr>
        <w:t>BAM Credit Transactions_Data Model</w:t>
      </w:r>
    </w:p>
    <w:p w14:paraId="1B850B1E"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Credit Life Cycle-POC Paginated Report</w:t>
      </w:r>
    </w:p>
    <w:p w14:paraId="5A083232" w14:textId="3B943144"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BAM Credit Tran</w:t>
      </w:r>
      <w:r w:rsidR="00581F1D">
        <w:rPr>
          <w:rFonts w:eastAsiaTheme="minorEastAsia"/>
        </w:rPr>
        <w:t>s</w:t>
      </w:r>
      <w:r w:rsidRPr="72B48EEC">
        <w:rPr>
          <w:rFonts w:eastAsiaTheme="minorEastAsia"/>
        </w:rPr>
        <w:t>actions_EOM_rep Report</w:t>
      </w:r>
    </w:p>
    <w:p w14:paraId="077AA021" w14:textId="6944FDC9"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BAM Credit Tra</w:t>
      </w:r>
      <w:r w:rsidR="00581F1D">
        <w:rPr>
          <w:rFonts w:eastAsiaTheme="minorEastAsia"/>
        </w:rPr>
        <w:t>ns</w:t>
      </w:r>
      <w:r w:rsidRPr="72B48EEC">
        <w:rPr>
          <w:rFonts w:eastAsiaTheme="minorEastAsia"/>
        </w:rPr>
        <w:t>actions_EOQ_rep Report</w:t>
      </w:r>
    </w:p>
    <w:p w14:paraId="065DBE0D"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Credit Life Cycle-POC Report</w:t>
      </w:r>
    </w:p>
    <w:p w14:paraId="5550A4B4"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lastRenderedPageBreak/>
        <w:t>Ecosystem Credit Life Cycle-BCS Report</w:t>
      </w:r>
    </w:p>
    <w:p w14:paraId="11CB7F23"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Credit Life cycle-With Agreements Nos Report</w:t>
      </w:r>
    </w:p>
    <w:p w14:paraId="46D90ADA" w14:textId="77777777" w:rsidR="00BB3A29" w:rsidRDefault="00BB3A29" w:rsidP="00760DCB">
      <w:pPr>
        <w:pStyle w:val="ListParagraph"/>
        <w:numPr>
          <w:ilvl w:val="2"/>
          <w:numId w:val="18"/>
        </w:numPr>
        <w:spacing w:after="0" w:line="257" w:lineRule="auto"/>
        <w:rPr>
          <w:rFonts w:ascii="Calibri" w:eastAsia="Calibri" w:hAnsi="Calibri" w:cs="Calibri"/>
        </w:rPr>
      </w:pPr>
      <w:r w:rsidRPr="57AB2261">
        <w:rPr>
          <w:rFonts w:ascii="Calibri" w:eastAsia="Calibri" w:hAnsi="Calibri" w:cs="Calibri"/>
        </w:rPr>
        <w:t>B</w:t>
      </w:r>
      <w:r w:rsidRPr="17F0CFB0">
        <w:rPr>
          <w:rFonts w:eastAsiaTheme="minorEastAsia"/>
        </w:rPr>
        <w:t>OS Credit Transactions Register Report - internal</w:t>
      </w:r>
    </w:p>
    <w:p w14:paraId="0F821C53" w14:textId="77777777" w:rsidR="00BB3A29" w:rsidRDefault="00BB3A29" w:rsidP="00760DCB">
      <w:pPr>
        <w:pStyle w:val="ListParagraph"/>
        <w:numPr>
          <w:ilvl w:val="2"/>
          <w:numId w:val="18"/>
        </w:numPr>
        <w:spacing w:after="0" w:line="257" w:lineRule="auto"/>
        <w:rPr>
          <w:rFonts w:ascii="Calibri" w:eastAsia="Calibri" w:hAnsi="Calibri" w:cs="Calibri"/>
        </w:rPr>
      </w:pPr>
      <w:r w:rsidRPr="72B48EEC">
        <w:rPr>
          <w:rFonts w:ascii="Calibri" w:eastAsia="Calibri" w:hAnsi="Calibri" w:cs="Calibri"/>
        </w:rPr>
        <w:t>BOS Credit Transactions Register Report – summary</w:t>
      </w:r>
    </w:p>
    <w:p w14:paraId="0D854870" w14:textId="77777777" w:rsidR="00BB3A29" w:rsidRDefault="00BB3A29" w:rsidP="00760DCB">
      <w:pPr>
        <w:pStyle w:val="ListParagraph"/>
        <w:numPr>
          <w:ilvl w:val="1"/>
          <w:numId w:val="18"/>
        </w:numPr>
        <w:spacing w:after="0" w:line="257" w:lineRule="auto"/>
        <w:rPr>
          <w:rFonts w:ascii="Calibri" w:eastAsia="Calibri" w:hAnsi="Calibri" w:cs="Calibri"/>
        </w:rPr>
      </w:pPr>
      <w:r w:rsidRPr="167DFC7F">
        <w:rPr>
          <w:rFonts w:ascii="Calibri" w:eastAsia="Calibri" w:hAnsi="Calibri" w:cs="Calibri"/>
        </w:rPr>
        <w:t>Dataflows:</w:t>
      </w:r>
    </w:p>
    <w:p w14:paraId="4D38B193" w14:textId="77777777" w:rsidR="00BB3A29" w:rsidRDefault="00BB3A29" w:rsidP="00760DCB">
      <w:pPr>
        <w:pStyle w:val="ListParagraph"/>
        <w:numPr>
          <w:ilvl w:val="2"/>
          <w:numId w:val="18"/>
        </w:numPr>
        <w:spacing w:after="0" w:line="257" w:lineRule="auto"/>
        <w:rPr>
          <w:rFonts w:ascii="Calibri" w:eastAsia="Calibri" w:hAnsi="Calibri" w:cs="Calibri"/>
        </w:rPr>
      </w:pPr>
      <w:r w:rsidRPr="6248759D">
        <w:rPr>
          <w:rFonts w:ascii="Calibri" w:eastAsia="Calibri" w:hAnsi="Calibri" w:cs="Calibri"/>
        </w:rPr>
        <w:t>XL Sheets-BOS TAS team</w:t>
      </w:r>
    </w:p>
    <w:p w14:paraId="130139C9" w14:textId="77777777" w:rsidR="00BB3A29" w:rsidRDefault="00BB3A29" w:rsidP="00BB3A29">
      <w:pPr>
        <w:spacing w:line="257" w:lineRule="auto"/>
      </w:pPr>
      <w:r w:rsidRPr="76B70221">
        <w:rPr>
          <w:rFonts w:ascii="Calibri" w:eastAsia="Calibri" w:hAnsi="Calibri" w:cs="Calibri"/>
        </w:rPr>
        <w:t xml:space="preserve"> </w:t>
      </w:r>
    </w:p>
    <w:p w14:paraId="31127E48" w14:textId="3461F5DA" w:rsidR="00BB3A29" w:rsidRPr="00CA41D2" w:rsidRDefault="00BB3A29" w:rsidP="00A549FD">
      <w:pPr>
        <w:pStyle w:val="Heading3"/>
        <w:rPr>
          <w:lang w:val="en-AU"/>
        </w:rPr>
      </w:pPr>
      <w:r w:rsidRPr="00CA41D2">
        <w:rPr>
          <w:lang w:val="en-AU"/>
        </w:rPr>
        <w:t>Biodiversity Offsets Scheme [UAT]</w:t>
      </w:r>
    </w:p>
    <w:p w14:paraId="2D8354B8" w14:textId="77777777" w:rsidR="00BB3A29" w:rsidRDefault="00BB3A29" w:rsidP="00760DCB">
      <w:pPr>
        <w:pStyle w:val="ListParagraph"/>
        <w:numPr>
          <w:ilvl w:val="1"/>
          <w:numId w:val="18"/>
        </w:numPr>
        <w:spacing w:after="0" w:line="257" w:lineRule="auto"/>
        <w:rPr>
          <w:rFonts w:ascii="Calibri" w:eastAsia="Calibri" w:hAnsi="Calibri" w:cs="Calibri"/>
        </w:rPr>
      </w:pPr>
      <w:r w:rsidRPr="20B898EA">
        <w:rPr>
          <w:rFonts w:ascii="Calibri" w:eastAsia="Calibri" w:hAnsi="Calibri" w:cs="Calibri"/>
        </w:rPr>
        <w:t>Semantic Models:</w:t>
      </w:r>
    </w:p>
    <w:p w14:paraId="0D118C00" w14:textId="77777777" w:rsidR="00BB3A29" w:rsidRDefault="00BB3A29" w:rsidP="00760DCB">
      <w:pPr>
        <w:pStyle w:val="ListParagraph"/>
        <w:numPr>
          <w:ilvl w:val="2"/>
          <w:numId w:val="18"/>
        </w:numPr>
        <w:spacing w:after="0" w:line="257" w:lineRule="auto"/>
        <w:rPr>
          <w:rFonts w:ascii="Calibri" w:eastAsia="Calibri" w:hAnsi="Calibri" w:cs="Calibri"/>
        </w:rPr>
      </w:pPr>
      <w:r w:rsidRPr="6A0343B3">
        <w:rPr>
          <w:rFonts w:ascii="Calibri" w:eastAsia="Calibri" w:hAnsi="Calibri" w:cs="Calibri"/>
        </w:rPr>
        <w:t>E-Planning Data</w:t>
      </w:r>
    </w:p>
    <w:p w14:paraId="75348415" w14:textId="79283695" w:rsidR="00BB3A29" w:rsidRDefault="00A92C90" w:rsidP="00760DCB">
      <w:pPr>
        <w:pStyle w:val="ListParagraph"/>
        <w:numPr>
          <w:ilvl w:val="2"/>
          <w:numId w:val="18"/>
        </w:numPr>
        <w:spacing w:after="0" w:line="257" w:lineRule="auto"/>
        <w:rPr>
          <w:rFonts w:ascii="Calibri" w:eastAsia="Calibri" w:hAnsi="Calibri" w:cs="Calibri"/>
        </w:rPr>
      </w:pPr>
      <w:r>
        <w:rPr>
          <w:rFonts w:ascii="Calibri" w:eastAsia="Calibri" w:hAnsi="Calibri" w:cs="Calibri"/>
        </w:rPr>
        <w:t>DEV_</w:t>
      </w:r>
      <w:r w:rsidR="00BB3A29" w:rsidRPr="72B48EEC">
        <w:rPr>
          <w:rFonts w:ascii="Calibri" w:eastAsia="Calibri" w:hAnsi="Calibri" w:cs="Calibri"/>
        </w:rPr>
        <w:t>Supply Demand and Transaction registers</w:t>
      </w:r>
    </w:p>
    <w:p w14:paraId="0294FF8C" w14:textId="506E4B2F" w:rsidR="009130FA" w:rsidRDefault="009130FA" w:rsidP="00760DCB">
      <w:pPr>
        <w:pStyle w:val="ListParagraph"/>
        <w:numPr>
          <w:ilvl w:val="2"/>
          <w:numId w:val="18"/>
        </w:numPr>
        <w:spacing w:after="0" w:line="257" w:lineRule="auto"/>
        <w:rPr>
          <w:rFonts w:ascii="Calibri" w:eastAsia="Calibri" w:hAnsi="Calibri" w:cs="Calibri"/>
        </w:rPr>
      </w:pPr>
      <w:r w:rsidRPr="009130FA">
        <w:rPr>
          <w:rFonts w:ascii="Calibri" w:eastAsia="Calibri" w:hAnsi="Calibri" w:cs="Calibri"/>
        </w:rPr>
        <w:t>End to End Life Cycle</w:t>
      </w:r>
    </w:p>
    <w:p w14:paraId="08A58CF4" w14:textId="77777777" w:rsidR="00742964" w:rsidRDefault="00742964">
      <w:pPr>
        <w:rPr>
          <w:rFonts w:asciiTheme="majorHAnsi" w:eastAsiaTheme="majorEastAsia" w:hAnsiTheme="majorHAnsi" w:cstheme="majorBidi"/>
          <w:color w:val="004F8A"/>
          <w:sz w:val="28"/>
          <w:szCs w:val="26"/>
          <w:lang w:eastAsia="ja-JP"/>
        </w:rPr>
      </w:pPr>
      <w:r>
        <w:br w:type="page"/>
      </w:r>
    </w:p>
    <w:p w14:paraId="726A5F78" w14:textId="51A56ACB" w:rsidR="00890654" w:rsidRDefault="00890654" w:rsidP="00AC1587">
      <w:pPr>
        <w:pStyle w:val="Heading2"/>
        <w:rPr>
          <w:lang w:val="en-AU"/>
        </w:rPr>
      </w:pPr>
      <w:bookmarkStart w:id="787" w:name="_Toc227142089"/>
      <w:r>
        <w:rPr>
          <w:lang w:val="en-AU"/>
        </w:rPr>
        <w:lastRenderedPageBreak/>
        <w:t xml:space="preserve">Semantic Model </w:t>
      </w:r>
      <w:r w:rsidR="00F44038">
        <w:rPr>
          <w:lang w:val="en-AU"/>
        </w:rPr>
        <w:t>O</w:t>
      </w:r>
      <w:r>
        <w:rPr>
          <w:lang w:val="en-AU"/>
        </w:rPr>
        <w:t>wnership</w:t>
      </w:r>
      <w:bookmarkEnd w:id="787"/>
    </w:p>
    <w:p w14:paraId="5EF6A21E" w14:textId="38D6C72C" w:rsidR="00C17FD6" w:rsidRPr="00C17FD6" w:rsidRDefault="00C17FD6" w:rsidP="00C17FD6">
      <w:pPr>
        <w:rPr>
          <w:lang w:eastAsia="ja-JP"/>
        </w:rPr>
      </w:pPr>
      <w:r>
        <w:rPr>
          <w:lang w:eastAsia="ja-JP"/>
        </w:rPr>
        <w:t xml:space="preserve">Note that </w:t>
      </w:r>
      <w:r w:rsidR="00676297">
        <w:rPr>
          <w:lang w:eastAsia="ja-JP"/>
        </w:rPr>
        <w:t>if using the ‘Take over’ button to manage a semantic model:</w:t>
      </w:r>
    </w:p>
    <w:p w14:paraId="6CA4EDDF" w14:textId="056BE4FF" w:rsidR="00890654" w:rsidRDefault="00C17FD6" w:rsidP="00890654">
      <w:pPr>
        <w:rPr>
          <w:lang w:eastAsia="ja-JP"/>
        </w:rPr>
      </w:pPr>
      <w:r>
        <w:rPr>
          <w:noProof/>
        </w:rPr>
        <w:drawing>
          <wp:inline distT="0" distB="0" distL="0" distR="0" wp14:anchorId="173CBB1E" wp14:editId="00C37FEF">
            <wp:extent cx="5850890" cy="1851025"/>
            <wp:effectExtent l="0" t="0" r="0" b="0"/>
            <wp:docPr id="1105423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3266" name="Picture 1" descr="A screenshot of a computer&#10;&#10;AI-generated content may be incorrect."/>
                    <pic:cNvPicPr/>
                  </pic:nvPicPr>
                  <pic:blipFill>
                    <a:blip r:embed="rId75"/>
                    <a:stretch>
                      <a:fillRect/>
                    </a:stretch>
                  </pic:blipFill>
                  <pic:spPr>
                    <a:xfrm>
                      <a:off x="0" y="0"/>
                      <a:ext cx="5850890" cy="1851025"/>
                    </a:xfrm>
                    <a:prstGeom prst="rect">
                      <a:avLst/>
                    </a:prstGeom>
                  </pic:spPr>
                </pic:pic>
              </a:graphicData>
            </a:graphic>
          </wp:inline>
        </w:drawing>
      </w:r>
    </w:p>
    <w:p w14:paraId="7CC990C1" w14:textId="350BF5B8" w:rsidR="00676297" w:rsidRDefault="00676297" w:rsidP="00890654">
      <w:pPr>
        <w:rPr>
          <w:lang w:eastAsia="ja-JP"/>
        </w:rPr>
      </w:pPr>
      <w:r>
        <w:rPr>
          <w:lang w:eastAsia="ja-JP"/>
        </w:rPr>
        <w:t xml:space="preserve">Ensure that the data sources </w:t>
      </w:r>
      <w:r w:rsidR="00352BE0">
        <w:rPr>
          <w:lang w:eastAsia="ja-JP"/>
        </w:rPr>
        <w:t xml:space="preserve">are </w:t>
      </w:r>
      <w:r>
        <w:rPr>
          <w:lang w:eastAsia="ja-JP"/>
        </w:rPr>
        <w:t>map</w:t>
      </w:r>
      <w:r w:rsidR="00352BE0">
        <w:rPr>
          <w:lang w:eastAsia="ja-JP"/>
        </w:rPr>
        <w:t>ped</w:t>
      </w:r>
      <w:r>
        <w:rPr>
          <w:lang w:eastAsia="ja-JP"/>
        </w:rPr>
        <w:t xml:space="preserve"> to fdwh_gold which is Power BI’s connection to Fabric Gold:</w:t>
      </w:r>
    </w:p>
    <w:p w14:paraId="693F83CD" w14:textId="62EDC656" w:rsidR="00676297" w:rsidRPr="00890654" w:rsidRDefault="00352BE0" w:rsidP="00890654">
      <w:pPr>
        <w:rPr>
          <w:lang w:eastAsia="ja-JP"/>
        </w:rPr>
      </w:pPr>
      <w:r>
        <w:rPr>
          <w:noProof/>
        </w:rPr>
        <w:drawing>
          <wp:inline distT="0" distB="0" distL="0" distR="0" wp14:anchorId="56DEB01A" wp14:editId="7F17CD9A">
            <wp:extent cx="5850890" cy="2959100"/>
            <wp:effectExtent l="0" t="0" r="0" b="0"/>
            <wp:docPr id="524411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11148" name="Picture 1" descr="A screenshot of a computer&#10;&#10;AI-generated content may be incorrect."/>
                    <pic:cNvPicPr/>
                  </pic:nvPicPr>
                  <pic:blipFill>
                    <a:blip r:embed="rId76"/>
                    <a:stretch>
                      <a:fillRect/>
                    </a:stretch>
                  </pic:blipFill>
                  <pic:spPr>
                    <a:xfrm>
                      <a:off x="0" y="0"/>
                      <a:ext cx="5850890" cy="2959100"/>
                    </a:xfrm>
                    <a:prstGeom prst="rect">
                      <a:avLst/>
                    </a:prstGeom>
                  </pic:spPr>
                </pic:pic>
              </a:graphicData>
            </a:graphic>
          </wp:inline>
        </w:drawing>
      </w:r>
    </w:p>
    <w:p w14:paraId="7ABC20A5" w14:textId="42F95623" w:rsidR="00BB3A29" w:rsidRPr="00CA41D2" w:rsidRDefault="31A66936" w:rsidP="00AC1587">
      <w:pPr>
        <w:pStyle w:val="Heading2"/>
        <w:rPr>
          <w:lang w:val="en-AU"/>
        </w:rPr>
      </w:pPr>
      <w:bookmarkStart w:id="788" w:name="_Toc227142090"/>
      <w:r w:rsidRPr="00CA41D2">
        <w:rPr>
          <w:lang w:val="en-AU"/>
        </w:rPr>
        <w:t>Fabric Migration – Completed Transition Summary</w:t>
      </w:r>
      <w:bookmarkEnd w:id="788"/>
    </w:p>
    <w:p w14:paraId="1B97DCFF" w14:textId="4C842F5F" w:rsidR="31A66936" w:rsidRDefault="31A66936" w:rsidP="5DD067E9">
      <w:pPr>
        <w:spacing w:line="257" w:lineRule="auto"/>
      </w:pPr>
      <w:r w:rsidRPr="5DD067E9">
        <w:rPr>
          <w:rFonts w:ascii="Calibri" w:eastAsia="Calibri" w:hAnsi="Calibri" w:cs="Calibri"/>
        </w:rPr>
        <w:t>This section outlines the completed approach for transitioning Power BI workspaces, semantic models, and dataflows to the new Microsoft Fabric environment. The migration has been executed with a focus on structure, clarity, and minimal disruption to users.</w:t>
      </w:r>
    </w:p>
    <w:p w14:paraId="348F79FB" w14:textId="61323FA7" w:rsidR="00BB3A29" w:rsidRPr="00CA41D2" w:rsidRDefault="31A66936" w:rsidP="00A549FD">
      <w:pPr>
        <w:pStyle w:val="Heading3"/>
        <w:rPr>
          <w:lang w:val="en-AU"/>
        </w:rPr>
      </w:pPr>
      <w:r w:rsidRPr="00CA41D2">
        <w:rPr>
          <w:lang w:val="en-AU"/>
        </w:rPr>
        <w:t>Workspace Publishing Structure</w:t>
      </w:r>
    </w:p>
    <w:p w14:paraId="128A3EF7" w14:textId="02809CAE" w:rsidR="07BFDCD3" w:rsidRDefault="07BFDCD3" w:rsidP="3E50A6F6">
      <w:pPr>
        <w:spacing w:before="240" w:after="240"/>
      </w:pPr>
      <w:r w:rsidRPr="3E50A6F6">
        <w:rPr>
          <w:rFonts w:ascii="Calibri" w:eastAsia="Calibri" w:hAnsi="Calibri" w:cs="Calibri"/>
        </w:rPr>
        <w:t xml:space="preserve">To support a clean deployment process and safe validation, we implemented a </w:t>
      </w:r>
      <w:r w:rsidRPr="3E50A6F6">
        <w:rPr>
          <w:rFonts w:ascii="Calibri" w:eastAsia="Calibri" w:hAnsi="Calibri" w:cs="Calibri"/>
          <w:b/>
          <w:bCs/>
        </w:rPr>
        <w:t>dual-workspace publishing model</w:t>
      </w:r>
      <w:r w:rsidRPr="3E50A6F6">
        <w:rPr>
          <w:rFonts w:ascii="Calibri" w:eastAsia="Calibri" w:hAnsi="Calibri" w:cs="Calibri"/>
        </w:rPr>
        <w:t>:</w:t>
      </w:r>
    </w:p>
    <w:p w14:paraId="5B46F30B" w14:textId="41DBF6C7" w:rsidR="07BFDCD3" w:rsidRDefault="00742964" w:rsidP="3E50A6F6">
      <w:pPr>
        <w:pStyle w:val="ListParagraph"/>
        <w:spacing w:before="240" w:after="240"/>
        <w:rPr>
          <w:rFonts w:ascii="Calibri" w:eastAsia="Calibri" w:hAnsi="Calibri" w:cs="Calibri"/>
        </w:rPr>
      </w:pPr>
      <w:r>
        <w:rPr>
          <w:rFonts w:ascii="Calibri" w:eastAsia="Calibri" w:hAnsi="Calibri" w:cs="Calibri"/>
        </w:rPr>
        <w:t>A</w:t>
      </w:r>
      <w:r w:rsidR="07BFDCD3" w:rsidRPr="3E50A6F6">
        <w:rPr>
          <w:rFonts w:ascii="Calibri" w:eastAsia="Calibri" w:hAnsi="Calibri" w:cs="Calibri"/>
        </w:rPr>
        <w:t xml:space="preserve"> </w:t>
      </w:r>
      <w:r w:rsidR="07BFDCD3">
        <w:rPr>
          <w:rFonts w:ascii="Calibri" w:eastAsia="Calibri" w:hAnsi="Calibri" w:cs="Calibri"/>
        </w:rPr>
        <w:t>dedicated UAT Fabric workspace</w:t>
      </w:r>
      <w:r w:rsidR="07BFDCD3" w:rsidRPr="3E50A6F6">
        <w:rPr>
          <w:rFonts w:ascii="Calibri" w:eastAsia="Calibri" w:hAnsi="Calibri" w:cs="Calibri"/>
        </w:rPr>
        <w:t xml:space="preserve"> was created</w:t>
      </w:r>
      <w:r>
        <w:rPr>
          <w:rFonts w:ascii="Calibri" w:eastAsia="Calibri" w:hAnsi="Calibri" w:cs="Calibri"/>
        </w:rPr>
        <w:t xml:space="preserve"> for each existing production workspace.</w:t>
      </w:r>
      <w:r w:rsidR="07BFDCD3" w:rsidRPr="35EBDB48">
        <w:rPr>
          <w:rFonts w:ascii="Calibri" w:eastAsia="Calibri" w:hAnsi="Calibri" w:cs="Calibri"/>
        </w:rPr>
        <w:t xml:space="preserve"> </w:t>
      </w:r>
      <w:r w:rsidR="07BFDCD3" w:rsidRPr="3D7E187D">
        <w:rPr>
          <w:rFonts w:ascii="Calibri" w:eastAsia="Calibri" w:hAnsi="Calibri" w:cs="Calibri"/>
        </w:rPr>
        <w:t>Going forward, the</w:t>
      </w:r>
      <w:r w:rsidR="07BFDCD3" w:rsidRPr="67CED2AB">
        <w:rPr>
          <w:rFonts w:ascii="Calibri" w:eastAsia="Calibri" w:hAnsi="Calibri" w:cs="Calibri"/>
        </w:rPr>
        <w:t xml:space="preserve"> UAT workspace should </w:t>
      </w:r>
      <w:r w:rsidR="07BFDCD3" w:rsidRPr="37D4A131">
        <w:rPr>
          <w:rFonts w:ascii="Calibri" w:eastAsia="Calibri" w:hAnsi="Calibri" w:cs="Calibri"/>
        </w:rPr>
        <w:t xml:space="preserve">always be used </w:t>
      </w:r>
      <w:r>
        <w:rPr>
          <w:rFonts w:ascii="Calibri" w:eastAsia="Calibri" w:hAnsi="Calibri" w:cs="Calibri"/>
        </w:rPr>
        <w:t>to develop</w:t>
      </w:r>
      <w:r w:rsidR="07BFDCD3" w:rsidRPr="44C42500">
        <w:rPr>
          <w:rFonts w:ascii="Calibri" w:eastAsia="Calibri" w:hAnsi="Calibri" w:cs="Calibri"/>
        </w:rPr>
        <w:t xml:space="preserve"> semantic </w:t>
      </w:r>
      <w:r w:rsidR="07BFDCD3" w:rsidRPr="0DED3535">
        <w:rPr>
          <w:rFonts w:ascii="Calibri" w:eastAsia="Calibri" w:hAnsi="Calibri" w:cs="Calibri"/>
        </w:rPr>
        <w:t xml:space="preserve">models and reports while </w:t>
      </w:r>
      <w:r w:rsidR="07BFDCD3" w:rsidRPr="39924A4A">
        <w:rPr>
          <w:rFonts w:ascii="Calibri" w:eastAsia="Calibri" w:hAnsi="Calibri" w:cs="Calibri"/>
        </w:rPr>
        <w:t xml:space="preserve">they </w:t>
      </w:r>
      <w:r>
        <w:rPr>
          <w:rFonts w:ascii="Calibri" w:eastAsia="Calibri" w:hAnsi="Calibri" w:cs="Calibri"/>
        </w:rPr>
        <w:t>are</w:t>
      </w:r>
      <w:r w:rsidR="07BFDCD3" w:rsidRPr="39924A4A">
        <w:rPr>
          <w:rFonts w:ascii="Calibri" w:eastAsia="Calibri" w:hAnsi="Calibri" w:cs="Calibri"/>
        </w:rPr>
        <w:t xml:space="preserve"> in their develop</w:t>
      </w:r>
      <w:r w:rsidR="7167A5F7" w:rsidRPr="39924A4A">
        <w:rPr>
          <w:rFonts w:ascii="Calibri" w:eastAsia="Calibri" w:hAnsi="Calibri" w:cs="Calibri"/>
        </w:rPr>
        <w:t>ment phase</w:t>
      </w:r>
      <w:r w:rsidR="7167A5F7" w:rsidRPr="6B3AFD3A">
        <w:rPr>
          <w:rFonts w:ascii="Calibri" w:eastAsia="Calibri" w:hAnsi="Calibri" w:cs="Calibri"/>
        </w:rPr>
        <w:t>.</w:t>
      </w:r>
    </w:p>
    <w:p w14:paraId="4FDABB46" w14:textId="38A25939" w:rsidR="07BFDCD3" w:rsidRDefault="07BFDCD3" w:rsidP="3E50A6F6">
      <w:pPr>
        <w:pStyle w:val="ListParagraph"/>
        <w:spacing w:before="240" w:after="240"/>
        <w:rPr>
          <w:rFonts w:ascii="Calibri" w:eastAsia="Calibri" w:hAnsi="Calibri" w:cs="Calibri"/>
        </w:rPr>
      </w:pPr>
      <w:r w:rsidRPr="3E50A6F6">
        <w:rPr>
          <w:rFonts w:ascii="Calibri" w:eastAsia="Calibri" w:hAnsi="Calibri" w:cs="Calibri"/>
        </w:rPr>
        <w:lastRenderedPageBreak/>
        <w:t xml:space="preserve">Reports and semantic models were first published to UAT, tested, </w:t>
      </w:r>
      <w:r w:rsidR="00742964">
        <w:rPr>
          <w:rFonts w:ascii="Calibri" w:eastAsia="Calibri" w:hAnsi="Calibri" w:cs="Calibri"/>
        </w:rPr>
        <w:t xml:space="preserve">and </w:t>
      </w:r>
      <w:r w:rsidRPr="3E50A6F6">
        <w:rPr>
          <w:rFonts w:ascii="Calibri" w:eastAsia="Calibri" w:hAnsi="Calibri" w:cs="Calibri"/>
        </w:rPr>
        <w:t>then promoted to production.</w:t>
      </w:r>
    </w:p>
    <w:p w14:paraId="26BFD878" w14:textId="239274B2" w:rsidR="07BFDCD3" w:rsidRDefault="07BFDCD3" w:rsidP="3E50A6F6">
      <w:pPr>
        <w:pStyle w:val="ListParagraph"/>
        <w:spacing w:before="240" w:after="240"/>
        <w:rPr>
          <w:rFonts w:ascii="Calibri" w:eastAsia="Calibri" w:hAnsi="Calibri" w:cs="Calibri"/>
        </w:rPr>
      </w:pPr>
      <w:r w:rsidRPr="3E50A6F6">
        <w:rPr>
          <w:rFonts w:ascii="Calibri" w:eastAsia="Calibri" w:hAnsi="Calibri" w:cs="Calibri"/>
        </w:rPr>
        <w:t xml:space="preserve">In production, all Fabric-connected assets were placed in a clearly </w:t>
      </w:r>
      <w:r w:rsidR="00742964">
        <w:rPr>
          <w:rFonts w:ascii="Calibri" w:eastAsia="Calibri" w:hAnsi="Calibri" w:cs="Calibri"/>
        </w:rPr>
        <w:t>labelled</w:t>
      </w:r>
      <w:r w:rsidRPr="3E50A6F6">
        <w:rPr>
          <w:rFonts w:ascii="Calibri" w:eastAsia="Calibri" w:hAnsi="Calibri" w:cs="Calibri"/>
        </w:rPr>
        <w:t xml:space="preserve"> subfolder:</w:t>
      </w:r>
      <w:r>
        <w:br/>
      </w:r>
      <w:r w:rsidRPr="3E50A6F6">
        <w:rPr>
          <w:rFonts w:ascii="Calibri" w:eastAsia="Calibri" w:hAnsi="Calibri" w:cs="Calibri"/>
        </w:rPr>
        <w:t xml:space="preserve"> ➤ </w:t>
      </w:r>
      <w:r w:rsidRPr="3E50A6F6">
        <w:rPr>
          <w:rFonts w:ascii="Calibri" w:eastAsia="Calibri" w:hAnsi="Calibri" w:cs="Calibri"/>
          <w:b/>
          <w:bCs/>
        </w:rPr>
        <w:t>Fabric Reports</w:t>
      </w:r>
      <w:r>
        <w:br/>
      </w:r>
      <w:r w:rsidRPr="3E50A6F6">
        <w:rPr>
          <w:rFonts w:ascii="Calibri" w:eastAsia="Calibri" w:hAnsi="Calibri" w:cs="Calibri"/>
        </w:rPr>
        <w:t xml:space="preserve"> This allows users to temporarily access both </w:t>
      </w:r>
      <w:r w:rsidRPr="3E50A6F6">
        <w:rPr>
          <w:rFonts w:ascii="Calibri" w:eastAsia="Calibri" w:hAnsi="Calibri" w:cs="Calibri"/>
          <w:b/>
          <w:bCs/>
        </w:rPr>
        <w:t>legacy and Fabric versions</w:t>
      </w:r>
      <w:r w:rsidRPr="3E50A6F6">
        <w:rPr>
          <w:rFonts w:ascii="Calibri" w:eastAsia="Calibri" w:hAnsi="Calibri" w:cs="Calibri"/>
        </w:rPr>
        <w:t xml:space="preserve"> of reports during the transition period.</w:t>
      </w:r>
    </w:p>
    <w:p w14:paraId="0931D6AF" w14:textId="0B23C10D" w:rsidR="6FB41999" w:rsidRDefault="692D34E3" w:rsidP="1246FB7F">
      <w:pPr>
        <w:spacing w:before="240" w:after="240"/>
        <w:rPr>
          <w:rFonts w:ascii="Calibri" w:eastAsia="Calibri" w:hAnsi="Calibri" w:cs="Calibri"/>
        </w:rPr>
      </w:pPr>
      <w:r w:rsidRPr="1246FB7F">
        <w:rPr>
          <w:rFonts w:ascii="Calibri" w:eastAsia="Calibri" w:hAnsi="Calibri" w:cs="Calibri"/>
        </w:rPr>
        <w:t>Workspaces Involved:</w:t>
      </w:r>
    </w:p>
    <w:p w14:paraId="346197BE" w14:textId="6EB52CC2" w:rsidR="692D34E3" w:rsidRDefault="692D34E3" w:rsidP="00760DCB">
      <w:pPr>
        <w:pStyle w:val="ListParagraph"/>
        <w:numPr>
          <w:ilvl w:val="0"/>
          <w:numId w:val="25"/>
        </w:numPr>
        <w:spacing w:before="240" w:after="240"/>
        <w:rPr>
          <w:rFonts w:ascii="Calibri" w:eastAsia="Calibri" w:hAnsi="Calibri" w:cs="Calibri"/>
          <w:b/>
          <w:bCs/>
        </w:rPr>
      </w:pPr>
      <w:r w:rsidRPr="1246FB7F">
        <w:rPr>
          <w:rFonts w:ascii="Calibri" w:eastAsia="Calibri" w:hAnsi="Calibri" w:cs="Calibri"/>
          <w:b/>
          <w:bCs/>
        </w:rPr>
        <w:t>DCCEEW Bio Reforms</w:t>
      </w:r>
    </w:p>
    <w:p w14:paraId="6A983B55" w14:textId="3B002FB3" w:rsidR="692D34E3" w:rsidRDefault="692D34E3" w:rsidP="00760DCB">
      <w:pPr>
        <w:pStyle w:val="ListParagraph"/>
        <w:numPr>
          <w:ilvl w:val="0"/>
          <w:numId w:val="25"/>
        </w:numPr>
        <w:spacing w:before="240" w:after="240"/>
        <w:rPr>
          <w:rFonts w:ascii="Calibri" w:eastAsia="Calibri" w:hAnsi="Calibri" w:cs="Calibri"/>
        </w:rPr>
      </w:pPr>
      <w:r w:rsidRPr="1246FB7F">
        <w:rPr>
          <w:rFonts w:ascii="Calibri" w:eastAsia="Calibri" w:hAnsi="Calibri" w:cs="Calibri"/>
          <w:b/>
          <w:bCs/>
        </w:rPr>
        <w:t>DCCEEW BOS and Planning Data Sharing</w:t>
      </w:r>
      <w:r w:rsidRPr="1246FB7F">
        <w:rPr>
          <w:rFonts w:ascii="Calibri" w:eastAsia="Calibri" w:hAnsi="Calibri" w:cs="Calibri"/>
        </w:rPr>
        <w:t xml:space="preserve"> (used exclusively for sharing dataflows; no reporting assets maintained)</w:t>
      </w:r>
    </w:p>
    <w:p w14:paraId="6CFA29EB" w14:textId="12C240C3" w:rsidR="1246FB7F" w:rsidRDefault="692D34E3" w:rsidP="00760DCB">
      <w:pPr>
        <w:pStyle w:val="ListParagraph"/>
        <w:numPr>
          <w:ilvl w:val="0"/>
          <w:numId w:val="25"/>
        </w:numPr>
        <w:spacing w:before="240" w:after="240"/>
        <w:rPr>
          <w:rFonts w:ascii="Calibri" w:eastAsia="Calibri" w:hAnsi="Calibri" w:cs="Calibri"/>
          <w:b/>
        </w:rPr>
      </w:pPr>
      <w:r w:rsidRPr="1246FB7F">
        <w:rPr>
          <w:rFonts w:ascii="Calibri" w:eastAsia="Calibri" w:hAnsi="Calibri" w:cs="Calibri"/>
          <w:b/>
          <w:bCs/>
        </w:rPr>
        <w:t>DCCEEW BOS Credits Transaction</w:t>
      </w:r>
    </w:p>
    <w:p w14:paraId="50B3C538" w14:textId="4DC7ED55" w:rsidR="3E50A6F6" w:rsidRDefault="3E50A6F6" w:rsidP="3E50A6F6">
      <w:pPr>
        <w:spacing w:after="0" w:line="257" w:lineRule="auto"/>
        <w:rPr>
          <w:rFonts w:ascii="Calibri" w:eastAsia="Calibri" w:hAnsi="Calibri" w:cs="Calibri"/>
          <w:b/>
          <w:bCs/>
        </w:rPr>
      </w:pPr>
    </w:p>
    <w:p w14:paraId="5A428BDB" w14:textId="313672F3" w:rsidR="00BB3A29" w:rsidRPr="00CA41D2" w:rsidRDefault="00BB3A29" w:rsidP="00A549FD">
      <w:pPr>
        <w:pStyle w:val="Heading3"/>
        <w:rPr>
          <w:lang w:val="en-AU"/>
        </w:rPr>
      </w:pPr>
      <w:r w:rsidRPr="00CA41D2">
        <w:rPr>
          <w:lang w:val="en-AU"/>
        </w:rPr>
        <w:t xml:space="preserve">Semantic Models </w:t>
      </w:r>
      <w:r w:rsidR="4398D31A" w:rsidRPr="00CA41D2">
        <w:rPr>
          <w:lang w:val="en-AU"/>
        </w:rPr>
        <w:t xml:space="preserve">and dataflows </w:t>
      </w:r>
      <w:r w:rsidRPr="00CA41D2">
        <w:rPr>
          <w:lang w:val="en-AU"/>
        </w:rPr>
        <w:t>Transition</w:t>
      </w:r>
    </w:p>
    <w:p w14:paraId="3AC85B23" w14:textId="4082B7D6" w:rsidR="4EB40E55" w:rsidRDefault="4EB40E55" w:rsidP="170B3ABB">
      <w:pPr>
        <w:spacing w:before="240" w:after="240"/>
      </w:pPr>
      <w:r w:rsidRPr="170B3ABB">
        <w:rPr>
          <w:rFonts w:ascii="Calibri" w:eastAsia="Calibri" w:hAnsi="Calibri" w:cs="Calibri"/>
        </w:rPr>
        <w:t>All relevant semantic models have been successfully reconfigured to connect directly to the Fabric Warehouse. Dataflows have been fully ingested into the Fabric Warehouse, eliminating the need for direct connections to dataflows within the reports.</w:t>
      </w:r>
    </w:p>
    <w:p w14:paraId="68A280FB" w14:textId="7D4828F7" w:rsidR="170B3ABB" w:rsidRDefault="4EB40E55" w:rsidP="13CEA8BA">
      <w:pPr>
        <w:spacing w:before="240" w:after="240"/>
      </w:pPr>
      <w:r w:rsidRPr="170B3ABB">
        <w:rPr>
          <w:rFonts w:ascii="Calibri" w:eastAsia="Calibri" w:hAnsi="Calibri" w:cs="Calibri"/>
        </w:rPr>
        <w:t>The following conventions were applied throughout the migration:</w:t>
      </w:r>
    </w:p>
    <w:p w14:paraId="29157FD7" w14:textId="4D2B00D9" w:rsidR="742F5AF4" w:rsidRDefault="742F5AF4" w:rsidP="00760DCB">
      <w:pPr>
        <w:pStyle w:val="ListParagraph"/>
        <w:numPr>
          <w:ilvl w:val="0"/>
          <w:numId w:val="17"/>
        </w:numPr>
        <w:spacing w:before="240" w:after="240"/>
      </w:pPr>
      <w:r w:rsidRPr="59B42068">
        <w:rPr>
          <w:b/>
          <w:bCs/>
        </w:rPr>
        <w:t>Prefix Naming</w:t>
      </w:r>
      <w:r w:rsidRPr="59B42068">
        <w:t xml:space="preserve">: All updated reports and models were prefixed with </w:t>
      </w:r>
      <w:r w:rsidRPr="59B42068">
        <w:rPr>
          <w:b/>
          <w:bCs/>
        </w:rPr>
        <w:t>"Fabric"</w:t>
      </w:r>
      <w:r w:rsidRPr="59B42068">
        <w:t xml:space="preserve"> to distinguish them.</w:t>
      </w:r>
    </w:p>
    <w:p w14:paraId="6F0FFFD1" w14:textId="6BEF2059" w:rsidR="742F5AF4" w:rsidRDefault="00742964" w:rsidP="00760DCB">
      <w:pPr>
        <w:pStyle w:val="ListParagraph"/>
        <w:numPr>
          <w:ilvl w:val="0"/>
          <w:numId w:val="17"/>
        </w:numPr>
        <w:spacing w:before="240" w:after="240"/>
      </w:pPr>
      <w:r>
        <w:rPr>
          <w:b/>
          <w:bCs/>
        </w:rPr>
        <w:t>Parameterisation</w:t>
      </w:r>
      <w:r w:rsidR="742F5AF4" w:rsidRPr="59B42068">
        <w:t xml:space="preserve">: Server and database names were </w:t>
      </w:r>
      <w:r>
        <w:t>parameterised</w:t>
      </w:r>
      <w:r w:rsidR="742F5AF4" w:rsidRPr="59B42068">
        <w:t xml:space="preserve"> (</w:t>
      </w:r>
      <w:r w:rsidR="742F5AF4" w:rsidRPr="24CE10D2">
        <w:rPr>
          <w:rFonts w:ascii="Consolas" w:eastAsia="Consolas" w:hAnsi="Consolas" w:cs="Consolas"/>
        </w:rPr>
        <w:t>Server</w:t>
      </w:r>
      <w:r w:rsidR="742F5AF4" w:rsidRPr="24CE10D2">
        <w:t xml:space="preserve">, </w:t>
      </w:r>
      <w:r w:rsidR="31BA7E49" w:rsidRPr="5ED834F6">
        <w:rPr>
          <w:rFonts w:ascii="Consolas" w:eastAsia="Consolas" w:hAnsi="Consolas" w:cs="Consolas"/>
        </w:rPr>
        <w:t>Gold Database</w:t>
      </w:r>
      <w:r w:rsidR="742F5AF4" w:rsidRPr="59B42068">
        <w:t>) to streamline environment management.</w:t>
      </w:r>
    </w:p>
    <w:p w14:paraId="7D9AD873" w14:textId="1F943455" w:rsidR="742F5AF4" w:rsidRDefault="742F5AF4" w:rsidP="00760DCB">
      <w:pPr>
        <w:pStyle w:val="ListParagraph"/>
        <w:numPr>
          <w:ilvl w:val="0"/>
          <w:numId w:val="17"/>
        </w:numPr>
        <w:spacing w:before="240" w:after="240"/>
      </w:pPr>
      <w:r w:rsidRPr="59B42068">
        <w:rPr>
          <w:b/>
          <w:bCs/>
        </w:rPr>
        <w:t>Batch Updates</w:t>
      </w:r>
      <w:r w:rsidRPr="59B42068">
        <w:t>: Tabular Editor and Power BI REST API were used for batch connection changes</w:t>
      </w:r>
      <w:r w:rsidR="2540AA68" w:rsidRPr="17F15B2A">
        <w:t xml:space="preserve"> when </w:t>
      </w:r>
      <w:r w:rsidR="2540AA68" w:rsidRPr="5E238E4F">
        <w:t>applicable.</w:t>
      </w:r>
    </w:p>
    <w:p w14:paraId="4A0195A7" w14:textId="56A83AEB" w:rsidR="59B42068" w:rsidRDefault="742F5AF4" w:rsidP="00760DCB">
      <w:pPr>
        <w:pStyle w:val="ListParagraph"/>
        <w:numPr>
          <w:ilvl w:val="0"/>
          <w:numId w:val="17"/>
        </w:numPr>
        <w:spacing w:before="240" w:after="240"/>
      </w:pPr>
      <w:r w:rsidRPr="59B42068">
        <w:rPr>
          <w:b/>
          <w:bCs/>
        </w:rPr>
        <w:t>Schema Alignment</w:t>
      </w:r>
      <w:r w:rsidRPr="59B42068">
        <w:t>: All schema mismatches (e.g., renamed tables or columns) were resolved during testing.</w:t>
      </w:r>
    </w:p>
    <w:p w14:paraId="3035B40B" w14:textId="77777777" w:rsidR="002328BE" w:rsidRDefault="002328BE" w:rsidP="002328BE">
      <w:pPr>
        <w:pStyle w:val="ListParagraph"/>
        <w:spacing w:after="0" w:line="257" w:lineRule="auto"/>
        <w:ind w:left="1440"/>
        <w:rPr>
          <w:rFonts w:ascii="Calibri" w:eastAsia="Calibri" w:hAnsi="Calibri" w:cs="Calibri"/>
        </w:rPr>
      </w:pPr>
    </w:p>
    <w:p w14:paraId="542D2D98" w14:textId="77777777" w:rsidR="00BB3A29" w:rsidRPr="00CA41D2" w:rsidRDefault="00BB3A29" w:rsidP="00A549FD">
      <w:pPr>
        <w:pStyle w:val="Heading3"/>
        <w:rPr>
          <w:lang w:val="en-AU"/>
        </w:rPr>
      </w:pPr>
      <w:r w:rsidRPr="00CA41D2">
        <w:rPr>
          <w:lang w:val="en-AU"/>
        </w:rPr>
        <w:t>Testing and Validation</w:t>
      </w:r>
    </w:p>
    <w:p w14:paraId="3F40393A" w14:textId="2F9AE093" w:rsidR="0617E20B" w:rsidRDefault="0617E20B" w:rsidP="132A57AC">
      <w:pPr>
        <w:spacing w:before="240" w:after="240"/>
      </w:pPr>
      <w:r w:rsidRPr="132A57AC">
        <w:rPr>
          <w:rFonts w:ascii="Calibri" w:eastAsia="Calibri" w:hAnsi="Calibri" w:cs="Calibri"/>
        </w:rPr>
        <w:t>Reports were first published to the UAT workspace, where we:</w:t>
      </w:r>
    </w:p>
    <w:p w14:paraId="0B93F7BE" w14:textId="3128D73D" w:rsidR="0A923F9B" w:rsidRDefault="0617E20B" w:rsidP="15860124">
      <w:pPr>
        <w:pStyle w:val="ListParagraph"/>
        <w:spacing w:before="240" w:after="240"/>
        <w:rPr>
          <w:rFonts w:ascii="Calibri" w:eastAsia="Calibri" w:hAnsi="Calibri" w:cs="Calibri"/>
        </w:rPr>
      </w:pPr>
      <w:r w:rsidRPr="0A923F9B">
        <w:rPr>
          <w:rFonts w:ascii="Calibri" w:eastAsia="Calibri" w:hAnsi="Calibri" w:cs="Calibri"/>
        </w:rPr>
        <w:t>Set up Gateways connections and refresh time on each semantic models</w:t>
      </w:r>
    </w:p>
    <w:p w14:paraId="521EC508" w14:textId="3B0C815F" w:rsidR="0617E20B" w:rsidRDefault="0617E20B" w:rsidP="132A57AC">
      <w:pPr>
        <w:pStyle w:val="ListParagraph"/>
        <w:spacing w:before="240" w:after="240"/>
        <w:rPr>
          <w:rFonts w:ascii="Calibri" w:eastAsia="Calibri" w:hAnsi="Calibri" w:cs="Calibri"/>
        </w:rPr>
      </w:pPr>
      <w:r w:rsidRPr="132A57AC">
        <w:rPr>
          <w:rFonts w:ascii="Calibri" w:eastAsia="Calibri" w:hAnsi="Calibri" w:cs="Calibri"/>
        </w:rPr>
        <w:t>Validated report visuals and metrics against the legacy models</w:t>
      </w:r>
    </w:p>
    <w:p w14:paraId="217BCA17" w14:textId="40CA7B49" w:rsidR="0617E20B" w:rsidRDefault="0617E20B" w:rsidP="132A57AC">
      <w:pPr>
        <w:pStyle w:val="ListParagraph"/>
        <w:spacing w:before="240" w:after="240"/>
        <w:rPr>
          <w:rFonts w:ascii="Calibri" w:eastAsia="Calibri" w:hAnsi="Calibri" w:cs="Calibri"/>
        </w:rPr>
      </w:pPr>
      <w:r w:rsidRPr="132A57AC">
        <w:rPr>
          <w:rFonts w:ascii="Calibri" w:eastAsia="Calibri" w:hAnsi="Calibri" w:cs="Calibri"/>
        </w:rPr>
        <w:t>Resolved bugs, inconsistencies, and formatting issues</w:t>
      </w:r>
    </w:p>
    <w:p w14:paraId="664358C8" w14:textId="1557399C" w:rsidR="0617E20B" w:rsidRDefault="0617E20B" w:rsidP="132A57AC">
      <w:pPr>
        <w:pStyle w:val="ListParagraph"/>
        <w:spacing w:before="240" w:after="240"/>
        <w:rPr>
          <w:rFonts w:ascii="Calibri" w:eastAsia="Calibri" w:hAnsi="Calibri" w:cs="Calibri"/>
        </w:rPr>
      </w:pPr>
      <w:r w:rsidRPr="132A57AC">
        <w:rPr>
          <w:rFonts w:ascii="Calibri" w:eastAsia="Calibri" w:hAnsi="Calibri" w:cs="Calibri"/>
        </w:rPr>
        <w:t>Verified that filters, slicers worked as expected</w:t>
      </w:r>
    </w:p>
    <w:p w14:paraId="240BED76" w14:textId="6D3B85D8" w:rsidR="73E24C98" w:rsidRDefault="0617E20B" w:rsidP="3EF82E39">
      <w:pPr>
        <w:spacing w:before="240" w:after="240"/>
      </w:pPr>
      <w:r w:rsidRPr="132A57AC">
        <w:rPr>
          <w:rFonts w:ascii="Calibri" w:eastAsia="Calibri" w:hAnsi="Calibri" w:cs="Calibri"/>
        </w:rPr>
        <w:t xml:space="preserve">Following successful UAT, Fabric reports were then deployed to Production in a </w:t>
      </w:r>
      <w:r w:rsidRPr="132A57AC">
        <w:rPr>
          <w:rFonts w:ascii="Calibri" w:eastAsia="Calibri" w:hAnsi="Calibri" w:cs="Calibri"/>
          <w:b/>
          <w:bCs/>
        </w:rPr>
        <w:t>Fabric Reports</w:t>
      </w:r>
      <w:r w:rsidRPr="132A57AC">
        <w:rPr>
          <w:rFonts w:ascii="Calibri" w:eastAsia="Calibri" w:hAnsi="Calibri" w:cs="Calibri"/>
        </w:rPr>
        <w:t xml:space="preserve"> folder.</w:t>
      </w:r>
    </w:p>
    <w:p w14:paraId="1C1AEE2E" w14:textId="46E8E889" w:rsidR="2C66072B" w:rsidRPr="00CA41D2" w:rsidRDefault="6D868951" w:rsidP="00AC1587">
      <w:pPr>
        <w:pStyle w:val="Heading2"/>
        <w:rPr>
          <w:lang w:val="en-AU"/>
        </w:rPr>
      </w:pPr>
      <w:bookmarkStart w:id="789" w:name="_Toc227142091"/>
      <w:r w:rsidRPr="00CA41D2">
        <w:rPr>
          <w:lang w:val="en-AU"/>
        </w:rPr>
        <w:lastRenderedPageBreak/>
        <w:t>Fabric Reports</w:t>
      </w:r>
      <w:r w:rsidR="7C4B50F2" w:rsidRPr="00CA41D2">
        <w:rPr>
          <w:lang w:val="en-AU"/>
        </w:rPr>
        <w:t xml:space="preserve"> links</w:t>
      </w:r>
      <w:bookmarkEnd w:id="789"/>
    </w:p>
    <w:p w14:paraId="08D5DA17" w14:textId="6EBD5CDA" w:rsidR="0FF07378" w:rsidRPr="00CA41D2" w:rsidRDefault="379F725A" w:rsidP="00A549FD">
      <w:pPr>
        <w:pStyle w:val="Heading3"/>
        <w:rPr>
          <w:lang w:val="en-AU"/>
        </w:rPr>
      </w:pPr>
      <w:r w:rsidRPr="6CC613DC">
        <w:rPr>
          <w:lang w:val="en-AU"/>
        </w:rPr>
        <w:t>UAT Semantic Models</w:t>
      </w:r>
    </w:p>
    <w:p w14:paraId="3A6DE0B0" w14:textId="4FAD2E29" w:rsidR="53A1F4C9" w:rsidRDefault="53A1F4C9" w:rsidP="0C15282D">
      <w:r>
        <w:t>List of original semantic model link</w:t>
      </w:r>
      <w:r w:rsidR="3C91CFAE">
        <w:t>s</w:t>
      </w:r>
      <w:r>
        <w:t xml:space="preserve"> and </w:t>
      </w:r>
      <w:r w:rsidR="14DCB2C8">
        <w:t>their</w:t>
      </w:r>
      <w:r>
        <w:t xml:space="preserve"> Fabric equivalent in UAT:</w:t>
      </w:r>
    </w:p>
    <w:tbl>
      <w:tblPr>
        <w:tblStyle w:val="ListTable4-Accent51"/>
        <w:tblW w:w="0" w:type="auto"/>
        <w:tblLayout w:type="fixed"/>
        <w:tblLook w:val="06A0" w:firstRow="1" w:lastRow="0" w:firstColumn="1" w:lastColumn="0" w:noHBand="1" w:noVBand="1"/>
      </w:tblPr>
      <w:tblGrid>
        <w:gridCol w:w="2604"/>
        <w:gridCol w:w="2591"/>
        <w:gridCol w:w="2276"/>
        <w:gridCol w:w="1739"/>
      </w:tblGrid>
      <w:tr w:rsidR="38DF0BA5" w:rsidRPr="00D25B2D" w14:paraId="23A51F40"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4" w:type="dxa"/>
          </w:tcPr>
          <w:p w14:paraId="1282D30B" w14:textId="4EBAD22C" w:rsidR="38DF0BA5" w:rsidRPr="00D25B2D" w:rsidRDefault="38DF0BA5" w:rsidP="00E95A3C">
            <w:pPr>
              <w:rPr>
                <w:rFonts w:ascii="Aptos Narrow" w:eastAsia="Aptos Narrow" w:hAnsi="Aptos Narrow" w:cs="Aptos Narrow"/>
                <w:b w:val="0"/>
                <w:bCs w:val="0"/>
                <w:szCs w:val="18"/>
              </w:rPr>
            </w:pPr>
            <w:r w:rsidRPr="00D25B2D">
              <w:rPr>
                <w:rFonts w:ascii="Aptos Narrow" w:eastAsia="Aptos Narrow" w:hAnsi="Aptos Narrow" w:cs="Aptos Narrow"/>
                <w:szCs w:val="18"/>
              </w:rPr>
              <w:t>UAT semantic model (and report) Link</w:t>
            </w:r>
          </w:p>
        </w:tc>
        <w:tc>
          <w:tcPr>
            <w:tcW w:w="2591" w:type="dxa"/>
          </w:tcPr>
          <w:p w14:paraId="3BB7BADE" w14:textId="316DB96D" w:rsidR="38DF0BA5" w:rsidRPr="00D25B2D" w:rsidRDefault="38DF0BA5" w:rsidP="00E95A3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szCs w:val="18"/>
              </w:rPr>
            </w:pPr>
            <w:r w:rsidRPr="00D25B2D">
              <w:rPr>
                <w:rFonts w:ascii="Aptos Narrow" w:eastAsia="Aptos Narrow" w:hAnsi="Aptos Narrow" w:cs="Aptos Narrow"/>
                <w:szCs w:val="18"/>
              </w:rPr>
              <w:t>UAT Workspace</w:t>
            </w:r>
          </w:p>
        </w:tc>
        <w:tc>
          <w:tcPr>
            <w:tcW w:w="2276" w:type="dxa"/>
          </w:tcPr>
          <w:p w14:paraId="6BCC98F6" w14:textId="15649CD9" w:rsidR="38DF0BA5" w:rsidRPr="00D25B2D" w:rsidRDefault="38DF0BA5" w:rsidP="00E95A3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szCs w:val="18"/>
              </w:rPr>
            </w:pPr>
            <w:r w:rsidRPr="00D25B2D">
              <w:rPr>
                <w:rFonts w:ascii="Aptos Narrow" w:eastAsia="Aptos Narrow" w:hAnsi="Aptos Narrow" w:cs="Aptos Narrow"/>
                <w:szCs w:val="18"/>
              </w:rPr>
              <w:t>Original semantic model link</w:t>
            </w:r>
          </w:p>
        </w:tc>
        <w:tc>
          <w:tcPr>
            <w:tcW w:w="1739" w:type="dxa"/>
          </w:tcPr>
          <w:p w14:paraId="22F2407E" w14:textId="55595733" w:rsidR="38DF0BA5" w:rsidRPr="00D25B2D" w:rsidRDefault="38DF0BA5" w:rsidP="00E95A3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szCs w:val="18"/>
              </w:rPr>
            </w:pPr>
            <w:r w:rsidRPr="00D25B2D">
              <w:rPr>
                <w:rFonts w:ascii="Aptos Narrow" w:eastAsia="Aptos Narrow" w:hAnsi="Aptos Narrow" w:cs="Aptos Narrow"/>
                <w:szCs w:val="18"/>
              </w:rPr>
              <w:t>Original Workspace</w:t>
            </w:r>
          </w:p>
        </w:tc>
      </w:tr>
      <w:tr w:rsidR="38DF0BA5" w:rsidRPr="00D25B2D" w14:paraId="27CC29F5"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1B407711" w14:textId="5F25B218" w:rsidR="38DF0BA5" w:rsidRPr="00D25B2D" w:rsidRDefault="754DF2DC" w:rsidP="6CC613DC">
            <w:pPr>
              <w:rPr>
                <w:rStyle w:val="Hyperlink"/>
                <w:rFonts w:ascii="Aptos Narrow" w:eastAsia="Aptos Narrow" w:hAnsi="Aptos Narrow" w:cs="Aptos Narrow"/>
                <w:b w:val="0"/>
                <w:bCs w:val="0"/>
                <w:color w:val="467886"/>
              </w:rPr>
            </w:pPr>
            <w:hyperlink r:id="rId77">
              <w:r w:rsidRPr="6CC613DC">
                <w:rPr>
                  <w:rStyle w:val="Hyperlink"/>
                  <w:rFonts w:ascii="Aptos Narrow" w:eastAsia="Aptos Narrow" w:hAnsi="Aptos Narrow" w:cs="Aptos Narrow"/>
                  <w:b w:val="0"/>
                  <w:bCs w:val="0"/>
                  <w:color w:val="467886"/>
                </w:rPr>
                <w:t>Fabric BAM Credit Transactions_Data Model</w:t>
              </w:r>
            </w:hyperlink>
          </w:p>
        </w:tc>
        <w:tc>
          <w:tcPr>
            <w:tcW w:w="2591" w:type="dxa"/>
          </w:tcPr>
          <w:p w14:paraId="34D10BD5" w14:textId="17F67ABA"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76" w:type="dxa"/>
          </w:tcPr>
          <w:p w14:paraId="5F6DCA4D" w14:textId="7215DE3F"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78">
              <w:r w:rsidRPr="6CC613DC">
                <w:rPr>
                  <w:rStyle w:val="Hyperlink"/>
                  <w:rFonts w:ascii="Aptos Narrow" w:eastAsia="Aptos Narrow" w:hAnsi="Aptos Narrow" w:cs="Aptos Narrow"/>
                  <w:color w:val="467886"/>
                </w:rPr>
                <w:t>BAM Credit Transactions_Data Model</w:t>
              </w:r>
            </w:hyperlink>
          </w:p>
        </w:tc>
        <w:tc>
          <w:tcPr>
            <w:tcW w:w="1739" w:type="dxa"/>
          </w:tcPr>
          <w:p w14:paraId="65C52884" w14:textId="029D42E0"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8DF0BA5" w:rsidRPr="00D25B2D" w14:paraId="1C979532"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60DF61AC" w14:textId="071BE1A3" w:rsidR="38DF0BA5" w:rsidRPr="00D25B2D" w:rsidRDefault="2616BDEE" w:rsidP="6CC613DC">
            <w:pPr>
              <w:rPr>
                <w:rStyle w:val="Hyperlink"/>
                <w:rFonts w:ascii="Aptos Narrow" w:eastAsia="Aptos Narrow" w:hAnsi="Aptos Narrow" w:cs="Aptos Narrow"/>
                <w:b w:val="0"/>
                <w:bCs w:val="0"/>
                <w:color w:val="467886"/>
              </w:rPr>
            </w:pPr>
            <w:hyperlink r:id="rId79">
              <w:r w:rsidRPr="6CC613DC">
                <w:rPr>
                  <w:rStyle w:val="Hyperlink"/>
                  <w:rFonts w:ascii="Aptos Narrow" w:eastAsia="Aptos Narrow" w:hAnsi="Aptos Narrow" w:cs="Aptos Narrow"/>
                  <w:b w:val="0"/>
                  <w:bCs w:val="0"/>
                  <w:color w:val="467886"/>
                </w:rPr>
                <w:t>Fabric End to End Life Cycle</w:t>
              </w:r>
            </w:hyperlink>
          </w:p>
        </w:tc>
        <w:tc>
          <w:tcPr>
            <w:tcW w:w="2591" w:type="dxa"/>
          </w:tcPr>
          <w:p w14:paraId="46A14FC6" w14:textId="7354E569"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Fabric Data Consolidation Project Non-Prod</w:t>
            </w:r>
          </w:p>
        </w:tc>
        <w:tc>
          <w:tcPr>
            <w:tcW w:w="2276" w:type="dxa"/>
          </w:tcPr>
          <w:p w14:paraId="4A340F2B" w14:textId="34AA9039" w:rsidR="38DF0BA5" w:rsidRPr="00D25B2D" w:rsidRDefault="2616BDEE"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80">
              <w:r w:rsidRPr="6CC613DC">
                <w:rPr>
                  <w:rStyle w:val="Hyperlink"/>
                  <w:rFonts w:ascii="Aptos Narrow" w:eastAsia="Aptos Narrow" w:hAnsi="Aptos Narrow" w:cs="Aptos Narrow"/>
                  <w:color w:val="467886"/>
                </w:rPr>
                <w:t>End to End Life Cycle</w:t>
              </w:r>
            </w:hyperlink>
          </w:p>
        </w:tc>
        <w:tc>
          <w:tcPr>
            <w:tcW w:w="1739" w:type="dxa"/>
          </w:tcPr>
          <w:p w14:paraId="04B91724" w14:textId="78E300A1"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Biodiversity Offsets Scheme [UAT] </w:t>
            </w:r>
          </w:p>
        </w:tc>
      </w:tr>
      <w:tr w:rsidR="0C04C68C" w:rsidRPr="00D25B2D" w14:paraId="4F55204F"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3C93ECFF" w14:textId="7B0F146C" w:rsidR="0C04C68C" w:rsidRPr="00D25B2D" w:rsidRDefault="718E3737" w:rsidP="6CC613DC">
            <w:pPr>
              <w:rPr>
                <w:rFonts w:ascii="Aptos Narrow" w:eastAsia="Aptos Narrow" w:hAnsi="Aptos Narrow" w:cs="Aptos Narrow"/>
                <w:b w:val="0"/>
                <w:bCs w:val="0"/>
                <w:color w:val="467886"/>
              </w:rPr>
            </w:pPr>
            <w:hyperlink r:id="rId81">
              <w:r w:rsidRPr="6CC613DC">
                <w:rPr>
                  <w:rStyle w:val="Hyperlink"/>
                  <w:rFonts w:ascii="Aptos Narrow" w:eastAsia="Aptos Narrow" w:hAnsi="Aptos Narrow" w:cs="Aptos Narrow"/>
                  <w:b w:val="0"/>
                  <w:bCs w:val="0"/>
                  <w:color w:val="467886"/>
                </w:rPr>
                <w:t>Fabric E-Planning Data</w:t>
              </w:r>
            </w:hyperlink>
          </w:p>
        </w:tc>
        <w:tc>
          <w:tcPr>
            <w:tcW w:w="2591" w:type="dxa"/>
          </w:tcPr>
          <w:p w14:paraId="03486D3D" w14:textId="6E797C92" w:rsidR="0C04C68C" w:rsidRPr="00D25B2D" w:rsidRDefault="676F2053"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Fabric Data Consolidation Project Non-Prod</w:t>
            </w:r>
          </w:p>
        </w:tc>
        <w:tc>
          <w:tcPr>
            <w:tcW w:w="2276" w:type="dxa"/>
          </w:tcPr>
          <w:p w14:paraId="32448321" w14:textId="28756450" w:rsidR="0C04C68C" w:rsidRPr="00D25B2D" w:rsidRDefault="676F2053"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82">
              <w:r w:rsidRPr="6CC613DC">
                <w:rPr>
                  <w:rStyle w:val="Hyperlink"/>
                  <w:rFonts w:ascii="Aptos Narrow" w:eastAsia="Aptos Narrow" w:hAnsi="Aptos Narrow" w:cs="Aptos Narrow"/>
                  <w:color w:val="467886"/>
                </w:rPr>
                <w:t>E-Planning Data</w:t>
              </w:r>
            </w:hyperlink>
          </w:p>
        </w:tc>
        <w:tc>
          <w:tcPr>
            <w:tcW w:w="1739" w:type="dxa"/>
          </w:tcPr>
          <w:p w14:paraId="63458AE4" w14:textId="1AFDAB13" w:rsidR="0C04C68C" w:rsidRPr="00D25B2D" w:rsidRDefault="676F2053"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38DF0BA5" w:rsidRPr="00D25B2D" w14:paraId="1D598F8A"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52B815D0" w14:textId="70581261" w:rsidR="38DF0BA5" w:rsidRPr="00D25B2D" w:rsidRDefault="2616BDEE" w:rsidP="6CC613DC">
            <w:pPr>
              <w:rPr>
                <w:rStyle w:val="Hyperlink"/>
                <w:rFonts w:ascii="Aptos Narrow" w:eastAsia="Aptos Narrow" w:hAnsi="Aptos Narrow" w:cs="Aptos Narrow"/>
                <w:b w:val="0"/>
                <w:bCs w:val="0"/>
                <w:color w:val="467886"/>
              </w:rPr>
            </w:pPr>
            <w:hyperlink r:id="rId83">
              <w:r w:rsidRPr="6CC613DC">
                <w:rPr>
                  <w:rStyle w:val="Hyperlink"/>
                  <w:rFonts w:ascii="Aptos Narrow" w:eastAsia="Aptos Narrow" w:hAnsi="Aptos Narrow" w:cs="Aptos Narrow"/>
                  <w:b w:val="0"/>
                  <w:bCs w:val="0"/>
                  <w:color w:val="467886"/>
                </w:rPr>
                <w:t>Fabric DEV_Supply Demand and Transaction registers</w:t>
              </w:r>
            </w:hyperlink>
          </w:p>
        </w:tc>
        <w:tc>
          <w:tcPr>
            <w:tcW w:w="2591" w:type="dxa"/>
          </w:tcPr>
          <w:p w14:paraId="1758316C" w14:textId="6FB5D322"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Fabric Data Consolidation Project Non-Prod</w:t>
            </w:r>
          </w:p>
        </w:tc>
        <w:tc>
          <w:tcPr>
            <w:tcW w:w="2276" w:type="dxa"/>
          </w:tcPr>
          <w:p w14:paraId="51863A0F" w14:textId="313509C0" w:rsidR="38DF0BA5" w:rsidRPr="00D25B2D" w:rsidRDefault="2616BDEE"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84">
              <w:r w:rsidRPr="6CC613DC">
                <w:rPr>
                  <w:rStyle w:val="Hyperlink"/>
                  <w:rFonts w:ascii="Aptos Narrow" w:eastAsia="Aptos Narrow" w:hAnsi="Aptos Narrow" w:cs="Aptos Narrow"/>
                  <w:color w:val="467886"/>
                </w:rPr>
                <w:t>DEV_Supply Demand and Transaction registers</w:t>
              </w:r>
            </w:hyperlink>
          </w:p>
        </w:tc>
        <w:tc>
          <w:tcPr>
            <w:tcW w:w="1739" w:type="dxa"/>
          </w:tcPr>
          <w:p w14:paraId="07EC09F7" w14:textId="203AF1CE"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70D80E1D" w:rsidRPr="00D25B2D" w14:paraId="25F60618"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25BEEB52" w14:textId="7D9D1D1A" w:rsidR="70D80E1D" w:rsidRPr="00D25B2D" w:rsidRDefault="1C3ABFBA" w:rsidP="6CC613DC">
            <w:pPr>
              <w:rPr>
                <w:rFonts w:ascii="Aptos Narrow" w:eastAsia="Aptos Narrow" w:hAnsi="Aptos Narrow" w:cs="Aptos Narrow"/>
                <w:b w:val="0"/>
                <w:bCs w:val="0"/>
                <w:color w:val="467886"/>
              </w:rPr>
            </w:pPr>
            <w:hyperlink r:id="rId85">
              <w:r w:rsidRPr="6CC613DC">
                <w:rPr>
                  <w:rStyle w:val="Hyperlink"/>
                  <w:rFonts w:ascii="Aptos Narrow" w:eastAsia="Aptos Narrow" w:hAnsi="Aptos Narrow" w:cs="Aptos Narrow"/>
                  <w:b w:val="0"/>
                  <w:bCs w:val="0"/>
                  <w:color w:val="467886"/>
                </w:rPr>
                <w:t>Fabric ETL Failure Warning - Power BI</w:t>
              </w:r>
            </w:hyperlink>
          </w:p>
        </w:tc>
        <w:tc>
          <w:tcPr>
            <w:tcW w:w="2591" w:type="dxa"/>
          </w:tcPr>
          <w:p w14:paraId="7EF941B5" w14:textId="062C9E24" w:rsidR="70D80E1D" w:rsidRPr="00D25B2D" w:rsidRDefault="1C3ABFB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 Non-Prod</w:t>
            </w:r>
          </w:p>
        </w:tc>
        <w:tc>
          <w:tcPr>
            <w:tcW w:w="2276" w:type="dxa"/>
          </w:tcPr>
          <w:p w14:paraId="44D1D95A" w14:textId="3712C424" w:rsidR="70D80E1D" w:rsidRPr="00D25B2D" w:rsidRDefault="272F0BFD"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86">
              <w:r w:rsidRPr="6CC613DC">
                <w:rPr>
                  <w:rStyle w:val="Hyperlink"/>
                  <w:rFonts w:ascii="Aptos Narrow" w:eastAsia="Aptos Narrow" w:hAnsi="Aptos Narrow" w:cs="Aptos Narrow"/>
                  <w:color w:val="467886"/>
                </w:rPr>
                <w:t>ETL Failure Warning</w:t>
              </w:r>
            </w:hyperlink>
          </w:p>
        </w:tc>
        <w:tc>
          <w:tcPr>
            <w:tcW w:w="1739" w:type="dxa"/>
          </w:tcPr>
          <w:p w14:paraId="1AD09FEC" w14:textId="34A26876" w:rsidR="70D80E1D" w:rsidRPr="00D25B2D" w:rsidRDefault="744D0F1E"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550FEF93" w:rsidRPr="00D25B2D" w14:paraId="3ECA8E7D"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45DC98A9" w14:textId="00BC9FFD" w:rsidR="550FEF93" w:rsidRPr="00D25B2D" w:rsidRDefault="1C3ABFBA" w:rsidP="6CC613DC">
            <w:pPr>
              <w:rPr>
                <w:rFonts w:ascii="Aptos Narrow" w:eastAsia="Aptos Narrow" w:hAnsi="Aptos Narrow" w:cs="Aptos Narrow"/>
                <w:b w:val="0"/>
                <w:bCs w:val="0"/>
                <w:color w:val="467886"/>
              </w:rPr>
            </w:pPr>
            <w:hyperlink r:id="rId87">
              <w:r w:rsidRPr="6CC613DC">
                <w:rPr>
                  <w:rStyle w:val="Hyperlink"/>
                  <w:rFonts w:ascii="Aptos Narrow" w:eastAsia="Aptos Narrow" w:hAnsi="Aptos Narrow" w:cs="Aptos Narrow"/>
                  <w:b w:val="0"/>
                  <w:bCs w:val="0"/>
                  <w:color w:val="467886"/>
                </w:rPr>
                <w:t>Fabric Data Team Requests - Power BI</w:t>
              </w:r>
            </w:hyperlink>
          </w:p>
        </w:tc>
        <w:tc>
          <w:tcPr>
            <w:tcW w:w="2591" w:type="dxa"/>
          </w:tcPr>
          <w:p w14:paraId="22F53196" w14:textId="44FDAC4A" w:rsidR="550FEF93" w:rsidRPr="00D25B2D" w:rsidRDefault="1C3ABFB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 Non-Prod</w:t>
            </w:r>
          </w:p>
        </w:tc>
        <w:tc>
          <w:tcPr>
            <w:tcW w:w="2276" w:type="dxa"/>
          </w:tcPr>
          <w:p w14:paraId="1F256F3A" w14:textId="26494374" w:rsidR="550FEF93" w:rsidRPr="00D25B2D" w:rsidRDefault="442BC85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88">
              <w:r w:rsidRPr="6CC613DC">
                <w:rPr>
                  <w:rStyle w:val="Hyperlink"/>
                  <w:rFonts w:ascii="Aptos Narrow" w:eastAsia="Aptos Narrow" w:hAnsi="Aptos Narrow" w:cs="Aptos Narrow"/>
                  <w:color w:val="467886"/>
                </w:rPr>
                <w:t>Data Team Requests</w:t>
              </w:r>
            </w:hyperlink>
          </w:p>
        </w:tc>
        <w:tc>
          <w:tcPr>
            <w:tcW w:w="1739" w:type="dxa"/>
          </w:tcPr>
          <w:p w14:paraId="3D551863" w14:textId="38A08BCB" w:rsidR="550FEF93" w:rsidRPr="00D25B2D" w:rsidRDefault="04E290F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27EC299B" w:rsidRPr="00D25B2D" w14:paraId="662FC25C"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3503DCAC" w14:textId="626F5414" w:rsidR="27EC299B" w:rsidRPr="00D25B2D" w:rsidRDefault="715FFBBE" w:rsidP="6CC613DC">
            <w:pPr>
              <w:rPr>
                <w:rFonts w:ascii="Aptos Narrow" w:eastAsia="Aptos Narrow" w:hAnsi="Aptos Narrow" w:cs="Aptos Narrow"/>
                <w:b w:val="0"/>
                <w:bCs w:val="0"/>
                <w:color w:val="467886"/>
              </w:rPr>
            </w:pPr>
            <w:hyperlink r:id="rId89">
              <w:r w:rsidRPr="6CC613DC">
                <w:rPr>
                  <w:rStyle w:val="Hyperlink"/>
                  <w:rFonts w:ascii="Aptos Narrow" w:eastAsia="Aptos Narrow" w:hAnsi="Aptos Narrow" w:cs="Aptos Narrow"/>
                  <w:b w:val="0"/>
                  <w:bCs w:val="0"/>
                  <w:color w:val="467886"/>
                </w:rPr>
                <w:t>Fabric BOS Credit Transactions Register Report - internal</w:t>
              </w:r>
            </w:hyperlink>
          </w:p>
        </w:tc>
        <w:tc>
          <w:tcPr>
            <w:tcW w:w="2591" w:type="dxa"/>
          </w:tcPr>
          <w:p w14:paraId="6E6E8B8C" w14:textId="33BFADFF" w:rsidR="27EC299B" w:rsidRPr="00D25B2D" w:rsidRDefault="3F59A420"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76" w:type="dxa"/>
          </w:tcPr>
          <w:p w14:paraId="2027128E" w14:textId="0B572521" w:rsidR="27EC299B"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90">
              <w:r w:rsidRPr="6CC613DC">
                <w:rPr>
                  <w:rStyle w:val="Hyperlink"/>
                  <w:rFonts w:ascii="Aptos Narrow" w:eastAsia="Aptos Narrow" w:hAnsi="Aptos Narrow" w:cs="Aptos Narrow"/>
                  <w:color w:val="467886"/>
                </w:rPr>
                <w:t>BOS Credit Transactions Register Report - internal</w:t>
              </w:r>
            </w:hyperlink>
          </w:p>
        </w:tc>
        <w:tc>
          <w:tcPr>
            <w:tcW w:w="1739" w:type="dxa"/>
          </w:tcPr>
          <w:p w14:paraId="0C2DA32E" w14:textId="1414E7DB" w:rsidR="27EC299B"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49E34F5E" w:rsidRPr="00D25B2D" w14:paraId="7A0431F4" w14:textId="77777777" w:rsidTr="6CC613DC">
        <w:trPr>
          <w:trHeight w:val="555"/>
        </w:trPr>
        <w:tc>
          <w:tcPr>
            <w:cnfStyle w:val="001000000000" w:firstRow="0" w:lastRow="0" w:firstColumn="1" w:lastColumn="0" w:oddVBand="0" w:evenVBand="0" w:oddHBand="0" w:evenHBand="0" w:firstRowFirstColumn="0" w:firstRowLastColumn="0" w:lastRowFirstColumn="0" w:lastRowLastColumn="0"/>
            <w:tcW w:w="2604" w:type="dxa"/>
          </w:tcPr>
          <w:p w14:paraId="3385C649" w14:textId="5B8EBA0E" w:rsidR="49E34F5E" w:rsidRPr="00D25B2D" w:rsidRDefault="2B4E7C7A" w:rsidP="6CC613DC">
            <w:pPr>
              <w:rPr>
                <w:rFonts w:ascii="Aptos Narrow" w:eastAsia="Aptos Narrow" w:hAnsi="Aptos Narrow" w:cs="Aptos Narrow"/>
                <w:b w:val="0"/>
                <w:bCs w:val="0"/>
                <w:color w:val="467886"/>
              </w:rPr>
            </w:pPr>
            <w:hyperlink r:id="rId91">
              <w:r w:rsidRPr="6CC613DC">
                <w:rPr>
                  <w:rStyle w:val="Hyperlink"/>
                  <w:rFonts w:ascii="Aptos Narrow" w:eastAsia="Aptos Narrow" w:hAnsi="Aptos Narrow" w:cs="Aptos Narrow"/>
                  <w:b w:val="0"/>
                  <w:bCs w:val="0"/>
                  <w:color w:val="467886"/>
                </w:rPr>
                <w:t>Fabric BOS Credit Transactions Register Report - summary</w:t>
              </w:r>
            </w:hyperlink>
          </w:p>
        </w:tc>
        <w:tc>
          <w:tcPr>
            <w:tcW w:w="2591" w:type="dxa"/>
          </w:tcPr>
          <w:p w14:paraId="5DC55699" w14:textId="21688119" w:rsidR="49E34F5E" w:rsidRPr="00D25B2D" w:rsidRDefault="4C9B7FFD"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76" w:type="dxa"/>
          </w:tcPr>
          <w:p w14:paraId="68955F44" w14:textId="48412029" w:rsidR="49E34F5E"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92">
              <w:r w:rsidRPr="6CC613DC">
                <w:rPr>
                  <w:rStyle w:val="Hyperlink"/>
                  <w:rFonts w:ascii="Aptos Narrow" w:eastAsia="Aptos Narrow" w:hAnsi="Aptos Narrow" w:cs="Aptos Narrow"/>
                  <w:color w:val="467886"/>
                </w:rPr>
                <w:t>BOS Credit Transactions Register Report - summary</w:t>
              </w:r>
            </w:hyperlink>
          </w:p>
        </w:tc>
        <w:tc>
          <w:tcPr>
            <w:tcW w:w="1739" w:type="dxa"/>
          </w:tcPr>
          <w:p w14:paraId="7AB4FC25" w14:textId="6D36D969" w:rsidR="49E34F5E"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bl>
    <w:p w14:paraId="7FB21DFA" w14:textId="06B5CBF0" w:rsidR="6245C202" w:rsidRDefault="6245C202" w:rsidP="6245C202"/>
    <w:p w14:paraId="04BDBDF5" w14:textId="4F861174" w:rsidR="1810CE18" w:rsidRPr="00CA41D2" w:rsidRDefault="4057DBE2" w:rsidP="00A549FD">
      <w:pPr>
        <w:pStyle w:val="Heading3"/>
        <w:rPr>
          <w:lang w:val="en-AU"/>
        </w:rPr>
      </w:pPr>
      <w:r w:rsidRPr="00CA41D2">
        <w:rPr>
          <w:lang w:val="en-AU"/>
        </w:rPr>
        <w:t>UAT Reports</w:t>
      </w:r>
    </w:p>
    <w:p w14:paraId="6EF8E6E2" w14:textId="63C319FB" w:rsidR="01DCBCF0" w:rsidRDefault="4FFC8570" w:rsidP="01DCBCF0">
      <w:r>
        <w:t xml:space="preserve">List of original power BI report links and </w:t>
      </w:r>
      <w:r w:rsidR="1477B719">
        <w:t xml:space="preserve">their </w:t>
      </w:r>
      <w:r>
        <w:t>Fabric equivalent in UAT:</w:t>
      </w:r>
    </w:p>
    <w:tbl>
      <w:tblPr>
        <w:tblStyle w:val="ListTable4-Accent51"/>
        <w:tblW w:w="0" w:type="auto"/>
        <w:tblLayout w:type="fixed"/>
        <w:tblLook w:val="06A0" w:firstRow="1" w:lastRow="0" w:firstColumn="1" w:lastColumn="0" w:noHBand="1" w:noVBand="1"/>
      </w:tblPr>
      <w:tblGrid>
        <w:gridCol w:w="2569"/>
        <w:gridCol w:w="2569"/>
        <w:gridCol w:w="2236"/>
        <w:gridCol w:w="1836"/>
      </w:tblGrid>
      <w:tr w:rsidR="3AFB354C" w:rsidRPr="00D25B2D" w14:paraId="3F6F2EB5"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9" w:type="dxa"/>
          </w:tcPr>
          <w:p w14:paraId="550445E6" w14:textId="7715A15A" w:rsidR="3AFB354C" w:rsidRPr="00D25B2D" w:rsidRDefault="3AFB354C">
            <w:pPr>
              <w:rPr>
                <w:rFonts w:ascii="Aptos Narrow" w:eastAsia="Aptos Narrow" w:hAnsi="Aptos Narrow" w:cs="Aptos Narrow"/>
                <w:b w:val="0"/>
                <w:szCs w:val="18"/>
              </w:rPr>
            </w:pPr>
            <w:r w:rsidRPr="00D25B2D">
              <w:rPr>
                <w:rFonts w:ascii="Aptos Narrow" w:eastAsia="Aptos Narrow" w:hAnsi="Aptos Narrow" w:cs="Aptos Narrow"/>
                <w:szCs w:val="18"/>
              </w:rPr>
              <w:t>UAT report only Link</w:t>
            </w:r>
          </w:p>
        </w:tc>
        <w:tc>
          <w:tcPr>
            <w:tcW w:w="2569" w:type="dxa"/>
          </w:tcPr>
          <w:p w14:paraId="65D475AB" w14:textId="7F35E982" w:rsidR="3AFB354C" w:rsidRPr="00D25B2D" w:rsidRDefault="3AFB354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szCs w:val="18"/>
              </w:rPr>
            </w:pPr>
            <w:r w:rsidRPr="00D25B2D">
              <w:rPr>
                <w:rFonts w:ascii="Aptos Narrow" w:eastAsia="Aptos Narrow" w:hAnsi="Aptos Narrow" w:cs="Aptos Narrow"/>
                <w:szCs w:val="18"/>
              </w:rPr>
              <w:t>UAT Workspace</w:t>
            </w:r>
          </w:p>
        </w:tc>
        <w:tc>
          <w:tcPr>
            <w:tcW w:w="2236" w:type="dxa"/>
          </w:tcPr>
          <w:p w14:paraId="61AF6025" w14:textId="23EF0DC3" w:rsidR="3AFB354C" w:rsidRPr="00D25B2D" w:rsidRDefault="3AFB354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szCs w:val="18"/>
              </w:rPr>
            </w:pPr>
            <w:r w:rsidRPr="00D25B2D">
              <w:rPr>
                <w:rFonts w:ascii="Aptos Narrow" w:eastAsia="Aptos Narrow" w:hAnsi="Aptos Narrow" w:cs="Aptos Narrow"/>
                <w:szCs w:val="18"/>
              </w:rPr>
              <w:t>Original report Link</w:t>
            </w:r>
          </w:p>
        </w:tc>
        <w:tc>
          <w:tcPr>
            <w:tcW w:w="1836" w:type="dxa"/>
          </w:tcPr>
          <w:p w14:paraId="5A2FC2C3" w14:textId="74800681" w:rsidR="3AFB354C" w:rsidRPr="00D25B2D" w:rsidRDefault="3AFB354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szCs w:val="18"/>
              </w:rPr>
            </w:pPr>
            <w:r w:rsidRPr="00D25B2D">
              <w:rPr>
                <w:rFonts w:ascii="Aptos Narrow" w:eastAsia="Aptos Narrow" w:hAnsi="Aptos Narrow" w:cs="Aptos Narrow"/>
                <w:szCs w:val="18"/>
              </w:rPr>
              <w:t>Original Workspace</w:t>
            </w:r>
          </w:p>
        </w:tc>
      </w:tr>
      <w:tr w:rsidR="3AFB354C" w:rsidRPr="00D25B2D" w14:paraId="6D2F1499"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1603C241" w14:textId="4E314927" w:rsidR="3AFB354C" w:rsidRPr="00D25B2D" w:rsidRDefault="449D0452" w:rsidP="6CC613DC">
            <w:pPr>
              <w:rPr>
                <w:rStyle w:val="Hyperlink"/>
                <w:rFonts w:ascii="Aptos Narrow" w:eastAsia="Aptos Narrow" w:hAnsi="Aptos Narrow" w:cs="Aptos Narrow"/>
                <w:b w:val="0"/>
                <w:bCs w:val="0"/>
                <w:color w:val="467886"/>
              </w:rPr>
            </w:pPr>
            <w:hyperlink r:id="rId93">
              <w:r w:rsidRPr="6CC613DC">
                <w:rPr>
                  <w:rStyle w:val="Hyperlink"/>
                  <w:rFonts w:ascii="Aptos Narrow" w:eastAsia="Aptos Narrow" w:hAnsi="Aptos Narrow" w:cs="Aptos Narrow"/>
                  <w:b w:val="0"/>
                  <w:bCs w:val="0"/>
                  <w:color w:val="467886"/>
                </w:rPr>
                <w:t>Fabric BAM Credit Transactions_EOM_rep</w:t>
              </w:r>
            </w:hyperlink>
          </w:p>
        </w:tc>
        <w:tc>
          <w:tcPr>
            <w:tcW w:w="2569" w:type="dxa"/>
          </w:tcPr>
          <w:p w14:paraId="3EABACF2" w14:textId="0D4C2539"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65E1AF6B" w14:textId="48518E9F"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94">
              <w:r w:rsidRPr="6CC613DC">
                <w:rPr>
                  <w:rStyle w:val="Hyperlink"/>
                  <w:rFonts w:ascii="Aptos Narrow" w:eastAsia="Aptos Narrow" w:hAnsi="Aptos Narrow" w:cs="Aptos Narrow"/>
                  <w:color w:val="467886"/>
                </w:rPr>
                <w:t>BAM Credit Transactions_EOM_rep</w:t>
              </w:r>
            </w:hyperlink>
          </w:p>
        </w:tc>
        <w:tc>
          <w:tcPr>
            <w:tcW w:w="1836" w:type="dxa"/>
          </w:tcPr>
          <w:p w14:paraId="14961B30" w14:textId="465695AF"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4D38333F"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408D8B9F" w14:textId="3CA88CB6" w:rsidR="3AFB354C" w:rsidRPr="00D25B2D" w:rsidRDefault="449D0452" w:rsidP="6CC613DC">
            <w:pPr>
              <w:rPr>
                <w:rStyle w:val="Hyperlink"/>
                <w:rFonts w:ascii="Aptos Narrow" w:eastAsia="Aptos Narrow" w:hAnsi="Aptos Narrow" w:cs="Aptos Narrow"/>
                <w:b w:val="0"/>
                <w:bCs w:val="0"/>
                <w:color w:val="467886"/>
              </w:rPr>
            </w:pPr>
            <w:hyperlink r:id="rId95">
              <w:r w:rsidRPr="6CC613DC">
                <w:rPr>
                  <w:rStyle w:val="Hyperlink"/>
                  <w:rFonts w:ascii="Aptos Narrow" w:eastAsia="Aptos Narrow" w:hAnsi="Aptos Narrow" w:cs="Aptos Narrow"/>
                  <w:b w:val="0"/>
                  <w:bCs w:val="0"/>
                  <w:color w:val="467886"/>
                </w:rPr>
                <w:t>Fabric BAM Credit Transactions_EOQ_rep</w:t>
              </w:r>
            </w:hyperlink>
          </w:p>
        </w:tc>
        <w:tc>
          <w:tcPr>
            <w:tcW w:w="2569" w:type="dxa"/>
          </w:tcPr>
          <w:p w14:paraId="10159B35" w14:textId="4B580927"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4652AF2B" w14:textId="17188E2D"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96">
              <w:r w:rsidRPr="6CC613DC">
                <w:rPr>
                  <w:rStyle w:val="Hyperlink"/>
                  <w:rFonts w:ascii="Aptos Narrow" w:eastAsia="Aptos Narrow" w:hAnsi="Aptos Narrow" w:cs="Aptos Narrow"/>
                  <w:color w:val="467886"/>
                </w:rPr>
                <w:t>BAM Credit Transactions_EOQ_rep</w:t>
              </w:r>
            </w:hyperlink>
          </w:p>
        </w:tc>
        <w:tc>
          <w:tcPr>
            <w:tcW w:w="1836" w:type="dxa"/>
          </w:tcPr>
          <w:p w14:paraId="150F4233" w14:textId="13FBB8E2"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6E68BD9D"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44E72484" w14:textId="55F68891" w:rsidR="3AFB354C" w:rsidRPr="00D25B2D" w:rsidRDefault="449D0452" w:rsidP="6CC613DC">
            <w:pPr>
              <w:rPr>
                <w:rStyle w:val="Hyperlink"/>
                <w:rFonts w:ascii="Aptos Narrow" w:eastAsia="Aptos Narrow" w:hAnsi="Aptos Narrow" w:cs="Aptos Narrow"/>
                <w:b w:val="0"/>
                <w:bCs w:val="0"/>
                <w:color w:val="467886"/>
              </w:rPr>
            </w:pPr>
            <w:hyperlink r:id="rId97">
              <w:r w:rsidRPr="6CC613DC">
                <w:rPr>
                  <w:rStyle w:val="Hyperlink"/>
                  <w:rFonts w:ascii="Aptos Narrow" w:eastAsia="Aptos Narrow" w:hAnsi="Aptos Narrow" w:cs="Aptos Narrow"/>
                  <w:b w:val="0"/>
                  <w:bCs w:val="0"/>
                  <w:color w:val="467886"/>
                </w:rPr>
                <w:t>Fabric Credit Life cycle POC</w:t>
              </w:r>
            </w:hyperlink>
          </w:p>
        </w:tc>
        <w:tc>
          <w:tcPr>
            <w:tcW w:w="2569" w:type="dxa"/>
          </w:tcPr>
          <w:p w14:paraId="180EC960" w14:textId="7F6564D6"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0F4A9E3F" w14:textId="093C5380"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98">
              <w:r w:rsidRPr="6CC613DC">
                <w:rPr>
                  <w:rStyle w:val="Hyperlink"/>
                  <w:rFonts w:ascii="Aptos Narrow" w:eastAsia="Aptos Narrow" w:hAnsi="Aptos Narrow" w:cs="Aptos Narrow"/>
                  <w:color w:val="467886"/>
                </w:rPr>
                <w:t>Credit Life cycle POC</w:t>
              </w:r>
            </w:hyperlink>
          </w:p>
        </w:tc>
        <w:tc>
          <w:tcPr>
            <w:tcW w:w="1836" w:type="dxa"/>
          </w:tcPr>
          <w:p w14:paraId="05A2B2E4" w14:textId="02E4970C"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4C11C6D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6655A610" w14:textId="1356BA01" w:rsidR="3AFB354C" w:rsidRPr="00D25B2D" w:rsidRDefault="449D0452" w:rsidP="6CC613DC">
            <w:pPr>
              <w:rPr>
                <w:rStyle w:val="Hyperlink"/>
                <w:rFonts w:ascii="Aptos Narrow" w:eastAsia="Aptos Narrow" w:hAnsi="Aptos Narrow" w:cs="Aptos Narrow"/>
                <w:b w:val="0"/>
                <w:bCs w:val="0"/>
                <w:color w:val="467886"/>
              </w:rPr>
            </w:pPr>
            <w:hyperlink r:id="rId99">
              <w:r w:rsidRPr="6CC613DC">
                <w:rPr>
                  <w:rStyle w:val="Hyperlink"/>
                  <w:rFonts w:ascii="Aptos Narrow" w:eastAsia="Aptos Narrow" w:hAnsi="Aptos Narrow" w:cs="Aptos Narrow"/>
                  <w:b w:val="0"/>
                  <w:bCs w:val="0"/>
                  <w:color w:val="467886"/>
                </w:rPr>
                <w:t>Fabric Credit Life cycle-With Agreement Nos</w:t>
              </w:r>
            </w:hyperlink>
          </w:p>
        </w:tc>
        <w:tc>
          <w:tcPr>
            <w:tcW w:w="2569" w:type="dxa"/>
          </w:tcPr>
          <w:p w14:paraId="7379546F" w14:textId="28DA385D"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2387FDD7" w14:textId="085CCB71"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0">
              <w:r w:rsidRPr="6CC613DC">
                <w:rPr>
                  <w:rStyle w:val="Hyperlink"/>
                  <w:rFonts w:ascii="Aptos Narrow" w:eastAsia="Aptos Narrow" w:hAnsi="Aptos Narrow" w:cs="Aptos Narrow"/>
                  <w:color w:val="467886"/>
                </w:rPr>
                <w:t>Credit Life cycle-With Agreement Nos</w:t>
              </w:r>
            </w:hyperlink>
          </w:p>
        </w:tc>
        <w:tc>
          <w:tcPr>
            <w:tcW w:w="1836" w:type="dxa"/>
          </w:tcPr>
          <w:p w14:paraId="42AA3494" w14:textId="0E7103E0"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36ABDA2A"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6F57886D" w14:textId="2CA92541" w:rsidR="3AFB354C" w:rsidRPr="00D25B2D" w:rsidRDefault="449D0452" w:rsidP="6CC613DC">
            <w:pPr>
              <w:rPr>
                <w:rStyle w:val="Hyperlink"/>
                <w:rFonts w:ascii="Aptos Narrow" w:eastAsia="Aptos Narrow" w:hAnsi="Aptos Narrow" w:cs="Aptos Narrow"/>
                <w:b w:val="0"/>
                <w:bCs w:val="0"/>
                <w:color w:val="467886"/>
              </w:rPr>
            </w:pPr>
            <w:hyperlink r:id="rId101">
              <w:r w:rsidRPr="6CC613DC">
                <w:rPr>
                  <w:rStyle w:val="Hyperlink"/>
                  <w:rFonts w:ascii="Aptos Narrow" w:eastAsia="Aptos Narrow" w:hAnsi="Aptos Narrow" w:cs="Aptos Narrow"/>
                  <w:b w:val="0"/>
                  <w:bCs w:val="0"/>
                  <w:color w:val="467886"/>
                </w:rPr>
                <w:t>Fabric Ecosystem Credit Life Cycle-BCS</w:t>
              </w:r>
            </w:hyperlink>
          </w:p>
        </w:tc>
        <w:tc>
          <w:tcPr>
            <w:tcW w:w="2569" w:type="dxa"/>
          </w:tcPr>
          <w:p w14:paraId="48DA6E86" w14:textId="37C94AB2"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11D96CAE" w14:textId="69030FB1"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2">
              <w:r w:rsidRPr="6CC613DC">
                <w:rPr>
                  <w:rStyle w:val="Hyperlink"/>
                  <w:rFonts w:ascii="Aptos Narrow" w:eastAsia="Aptos Narrow" w:hAnsi="Aptos Narrow" w:cs="Aptos Narrow"/>
                  <w:color w:val="467886"/>
                </w:rPr>
                <w:t>Ecosystem Credit Life Cycle-BCS</w:t>
              </w:r>
            </w:hyperlink>
          </w:p>
        </w:tc>
        <w:tc>
          <w:tcPr>
            <w:tcW w:w="1836" w:type="dxa"/>
          </w:tcPr>
          <w:p w14:paraId="08A8E332" w14:textId="5AF69D05"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3DC8BA8F"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09616F2A" w14:textId="15C777B5" w:rsidR="3AFB354C" w:rsidRPr="00D25B2D" w:rsidRDefault="116F7EC5">
            <w:pPr>
              <w:rPr>
                <w:rStyle w:val="Hyperlink"/>
                <w:rFonts w:ascii="Aptos Narrow" w:eastAsia="Aptos Narrow" w:hAnsi="Aptos Narrow" w:cs="Aptos Narrow"/>
                <w:b w:val="0"/>
                <w:bCs w:val="0"/>
                <w:color w:val="467886"/>
              </w:rPr>
            </w:pPr>
            <w:hyperlink r:id="rId103">
              <w:r w:rsidRPr="6CC613DC">
                <w:rPr>
                  <w:rStyle w:val="Hyperlink"/>
                  <w:rFonts w:ascii="Aptos Narrow" w:eastAsia="Aptos Narrow" w:hAnsi="Aptos Narrow" w:cs="Aptos Narrow"/>
                  <w:b w:val="0"/>
                  <w:bCs w:val="0"/>
                  <w:color w:val="467886"/>
                </w:rPr>
                <w:t>Fabric BCT_BOS Credit Transactions</w:t>
              </w:r>
            </w:hyperlink>
          </w:p>
        </w:tc>
        <w:tc>
          <w:tcPr>
            <w:tcW w:w="2569" w:type="dxa"/>
          </w:tcPr>
          <w:p w14:paraId="34D46D0E" w14:textId="02645C0A"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 Non-Prod</w:t>
            </w:r>
          </w:p>
        </w:tc>
        <w:tc>
          <w:tcPr>
            <w:tcW w:w="2236" w:type="dxa"/>
          </w:tcPr>
          <w:p w14:paraId="3B7E6872" w14:textId="5D6216F9" w:rsidR="3AFB354C" w:rsidRPr="00D25B2D" w:rsidRDefault="116F7EC5">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4">
              <w:r w:rsidRPr="6CC613DC">
                <w:rPr>
                  <w:rStyle w:val="Hyperlink"/>
                  <w:rFonts w:ascii="Aptos Narrow" w:eastAsia="Aptos Narrow" w:hAnsi="Aptos Narrow" w:cs="Aptos Narrow"/>
                  <w:color w:val="467886"/>
                </w:rPr>
                <w:t>BCT_BOS Credit Transactions</w:t>
              </w:r>
            </w:hyperlink>
          </w:p>
        </w:tc>
        <w:tc>
          <w:tcPr>
            <w:tcW w:w="1836" w:type="dxa"/>
          </w:tcPr>
          <w:p w14:paraId="68A875EC" w14:textId="3A29547A"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bl>
    <w:p w14:paraId="26D5515A" w14:textId="42402131" w:rsidR="771BDF7B" w:rsidRDefault="771BDF7B" w:rsidP="733A5F92"/>
    <w:p w14:paraId="30625787" w14:textId="6D23FF7B" w:rsidR="771BDF7B" w:rsidRPr="00CA41D2" w:rsidRDefault="5020C77E" w:rsidP="2A59EE57">
      <w:pPr>
        <w:pStyle w:val="Heading3"/>
        <w:spacing w:line="257" w:lineRule="auto"/>
        <w:rPr>
          <w:lang w:val="en-AU"/>
        </w:rPr>
      </w:pPr>
      <w:r w:rsidRPr="00CA41D2">
        <w:rPr>
          <w:lang w:val="en-AU"/>
        </w:rPr>
        <w:t>Production Semantic Models</w:t>
      </w:r>
    </w:p>
    <w:p w14:paraId="737A6612" w14:textId="21D7148C" w:rsidR="771BDF7B" w:rsidRDefault="69C8395D" w:rsidP="4162497F">
      <w:r>
        <w:t>List of original semantic model links and their Fabric equivalent in production:</w:t>
      </w:r>
    </w:p>
    <w:tbl>
      <w:tblPr>
        <w:tblStyle w:val="ListTable4-Accent51"/>
        <w:tblW w:w="9204" w:type="dxa"/>
        <w:tblLook w:val="06A0" w:firstRow="1" w:lastRow="0" w:firstColumn="1" w:lastColumn="0" w:noHBand="1" w:noVBand="1"/>
      </w:tblPr>
      <w:tblGrid>
        <w:gridCol w:w="2550"/>
        <w:gridCol w:w="2533"/>
        <w:gridCol w:w="2265"/>
        <w:gridCol w:w="1856"/>
      </w:tblGrid>
      <w:tr w:rsidR="67843385" w:rsidRPr="00D25B2D" w14:paraId="5D25FC9B"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CE414E" w14:textId="6B06E8A3" w:rsidR="67843385" w:rsidRPr="00D25B2D" w:rsidRDefault="3A0F9560" w:rsidP="67843385">
            <w:pPr>
              <w:rPr>
                <w:rFonts w:ascii="Aptos Narrow" w:eastAsia="Aptos Narrow" w:hAnsi="Aptos Narrow" w:cs="Aptos Narrow"/>
                <w:b w:val="0"/>
                <w:bCs w:val="0"/>
                <w:szCs w:val="18"/>
              </w:rPr>
            </w:pPr>
            <w:r w:rsidRPr="00D25B2D">
              <w:rPr>
                <w:rFonts w:ascii="Aptos Narrow" w:eastAsia="Aptos Narrow" w:hAnsi="Aptos Narrow" w:cs="Aptos Narrow"/>
                <w:szCs w:val="18"/>
              </w:rPr>
              <w:t>Prod</w:t>
            </w:r>
            <w:r w:rsidR="67843385" w:rsidRPr="00D25B2D">
              <w:rPr>
                <w:rFonts w:ascii="Aptos Narrow" w:eastAsia="Aptos Narrow" w:hAnsi="Aptos Narrow" w:cs="Aptos Narrow"/>
                <w:szCs w:val="18"/>
              </w:rPr>
              <w:t xml:space="preserve"> semantic model (and report) Link</w:t>
            </w:r>
          </w:p>
        </w:tc>
        <w:tc>
          <w:tcPr>
            <w:tcW w:w="2533" w:type="dxa"/>
          </w:tcPr>
          <w:p w14:paraId="4CE77F6F" w14:textId="17222B2F" w:rsidR="67843385" w:rsidRPr="00D25B2D" w:rsidRDefault="04B33536" w:rsidP="67843385">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Cs w:val="18"/>
              </w:rPr>
            </w:pPr>
            <w:r w:rsidRPr="00D25B2D">
              <w:rPr>
                <w:rFonts w:ascii="Aptos Narrow" w:eastAsia="Aptos Narrow" w:hAnsi="Aptos Narrow" w:cs="Aptos Narrow"/>
                <w:szCs w:val="18"/>
              </w:rPr>
              <w:t xml:space="preserve">Prod </w:t>
            </w:r>
            <w:r w:rsidR="65C3848A" w:rsidRPr="00D25B2D">
              <w:rPr>
                <w:rFonts w:ascii="Aptos Narrow" w:eastAsia="Aptos Narrow" w:hAnsi="Aptos Narrow" w:cs="Aptos Narrow"/>
                <w:szCs w:val="18"/>
              </w:rPr>
              <w:t>Workspace</w:t>
            </w:r>
          </w:p>
        </w:tc>
        <w:tc>
          <w:tcPr>
            <w:tcW w:w="2265" w:type="dxa"/>
          </w:tcPr>
          <w:p w14:paraId="375236FE" w14:textId="15649CD9" w:rsidR="67843385" w:rsidRPr="00D25B2D" w:rsidRDefault="67843385" w:rsidP="67843385">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Cs w:val="18"/>
              </w:rPr>
            </w:pPr>
            <w:r w:rsidRPr="00D25B2D">
              <w:rPr>
                <w:rFonts w:ascii="Aptos Narrow" w:eastAsia="Aptos Narrow" w:hAnsi="Aptos Narrow" w:cs="Aptos Narrow"/>
                <w:szCs w:val="18"/>
              </w:rPr>
              <w:t>Original semantic model link</w:t>
            </w:r>
          </w:p>
        </w:tc>
        <w:tc>
          <w:tcPr>
            <w:tcW w:w="1856" w:type="dxa"/>
          </w:tcPr>
          <w:p w14:paraId="4F4E07EB" w14:textId="55595733" w:rsidR="67843385" w:rsidRPr="00D25B2D" w:rsidRDefault="67843385" w:rsidP="67843385">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Cs w:val="18"/>
              </w:rPr>
            </w:pPr>
            <w:r w:rsidRPr="00D25B2D">
              <w:rPr>
                <w:rFonts w:ascii="Aptos Narrow" w:eastAsia="Aptos Narrow" w:hAnsi="Aptos Narrow" w:cs="Aptos Narrow"/>
                <w:szCs w:val="18"/>
              </w:rPr>
              <w:t>Original Workspace</w:t>
            </w:r>
          </w:p>
        </w:tc>
      </w:tr>
      <w:tr w:rsidR="67843385" w:rsidRPr="00D25B2D" w14:paraId="5C4424D4"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7BD863" w14:textId="09B8F262" w:rsidR="67843385" w:rsidRPr="00D25B2D" w:rsidRDefault="748A2BD4" w:rsidP="6CC613DC">
            <w:pPr>
              <w:rPr>
                <w:rFonts w:ascii="Aptos Narrow" w:eastAsia="Aptos Narrow" w:hAnsi="Aptos Narrow" w:cs="Aptos Narrow"/>
                <w:b w:val="0"/>
                <w:bCs w:val="0"/>
                <w:color w:val="467886"/>
              </w:rPr>
            </w:pPr>
            <w:hyperlink r:id="rId105">
              <w:r w:rsidRPr="6CC613DC">
                <w:rPr>
                  <w:rStyle w:val="Hyperlink"/>
                  <w:rFonts w:ascii="Aptos Narrow" w:eastAsia="Aptos Narrow" w:hAnsi="Aptos Narrow" w:cs="Aptos Narrow"/>
                  <w:b w:val="0"/>
                  <w:bCs w:val="0"/>
                  <w:color w:val="467886"/>
                </w:rPr>
                <w:t>Fabric BAM Credit Transactions_Data Model</w:t>
              </w:r>
            </w:hyperlink>
          </w:p>
        </w:tc>
        <w:tc>
          <w:tcPr>
            <w:tcW w:w="2533" w:type="dxa"/>
          </w:tcPr>
          <w:p w14:paraId="6AF5D29F" w14:textId="3FEF553B"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BOS Credits Transactions </w:t>
            </w:r>
            <w:r w:rsidR="0777EBC2" w:rsidRPr="6CC613DC">
              <w:rPr>
                <w:rFonts w:ascii="Aptos Narrow" w:eastAsia="Aptos Narrow" w:hAnsi="Aptos Narrow" w:cs="Aptos Narrow"/>
                <w:color w:val="000000" w:themeColor="text1"/>
              </w:rPr>
              <w:t>[Fabric Reports]</w:t>
            </w:r>
          </w:p>
        </w:tc>
        <w:tc>
          <w:tcPr>
            <w:tcW w:w="2265" w:type="dxa"/>
          </w:tcPr>
          <w:p w14:paraId="5606FA98" w14:textId="7215DE3F"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6">
              <w:r w:rsidRPr="6CC613DC">
                <w:rPr>
                  <w:rStyle w:val="Hyperlink"/>
                  <w:rFonts w:ascii="Aptos Narrow" w:eastAsia="Aptos Narrow" w:hAnsi="Aptos Narrow" w:cs="Aptos Narrow"/>
                  <w:color w:val="467886"/>
                </w:rPr>
                <w:t>BAM Credit Transactions_Data Model</w:t>
              </w:r>
            </w:hyperlink>
          </w:p>
        </w:tc>
        <w:tc>
          <w:tcPr>
            <w:tcW w:w="1856" w:type="dxa"/>
          </w:tcPr>
          <w:p w14:paraId="7EEF79A9" w14:textId="029D42E0"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67843385" w:rsidRPr="00D25B2D" w14:paraId="705B6439"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FEF302" w14:textId="669CC5F8" w:rsidR="67843385" w:rsidRPr="00D25B2D" w:rsidRDefault="48CB6D2A" w:rsidP="6CC613DC">
            <w:pPr>
              <w:rPr>
                <w:rFonts w:ascii="Aptos Narrow" w:eastAsia="Aptos Narrow" w:hAnsi="Aptos Narrow" w:cs="Aptos Narrow"/>
                <w:b w:val="0"/>
                <w:bCs w:val="0"/>
                <w:color w:val="467886"/>
              </w:rPr>
            </w:pPr>
            <w:hyperlink r:id="rId107">
              <w:r w:rsidRPr="6CC613DC">
                <w:rPr>
                  <w:rStyle w:val="Hyperlink"/>
                  <w:rFonts w:ascii="Aptos Narrow" w:eastAsia="Aptos Narrow" w:hAnsi="Aptos Narrow" w:cs="Aptos Narrow"/>
                  <w:b w:val="0"/>
                  <w:bCs w:val="0"/>
                  <w:color w:val="467886"/>
                </w:rPr>
                <w:t>Fabric End to End Life Cycle</w:t>
              </w:r>
            </w:hyperlink>
          </w:p>
        </w:tc>
        <w:tc>
          <w:tcPr>
            <w:tcW w:w="2533" w:type="dxa"/>
          </w:tcPr>
          <w:p w14:paraId="52057089" w14:textId="60E6D12D" w:rsidR="67843385" w:rsidRPr="00D25B2D" w:rsidRDefault="48CB6D2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 [Fabric Reports</w:t>
            </w:r>
            <w:r w:rsidR="19548CA4" w:rsidRPr="6CC613DC">
              <w:rPr>
                <w:rFonts w:ascii="Aptos Narrow" w:eastAsia="Aptos Narrow" w:hAnsi="Aptos Narrow" w:cs="Aptos Narrow"/>
                <w:color w:val="000000" w:themeColor="text1"/>
              </w:rPr>
              <w:t>]</w:t>
            </w:r>
          </w:p>
        </w:tc>
        <w:tc>
          <w:tcPr>
            <w:tcW w:w="2265" w:type="dxa"/>
          </w:tcPr>
          <w:p w14:paraId="35485F49" w14:textId="34AA9039"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8">
              <w:r w:rsidRPr="6CC613DC">
                <w:rPr>
                  <w:rStyle w:val="Hyperlink"/>
                  <w:rFonts w:ascii="Aptos Narrow" w:eastAsia="Aptos Narrow" w:hAnsi="Aptos Narrow" w:cs="Aptos Narrow"/>
                  <w:color w:val="467886"/>
                </w:rPr>
                <w:t>End to End Life Cycle</w:t>
              </w:r>
            </w:hyperlink>
          </w:p>
        </w:tc>
        <w:tc>
          <w:tcPr>
            <w:tcW w:w="1856" w:type="dxa"/>
          </w:tcPr>
          <w:p w14:paraId="3F514764" w14:textId="78E300A1"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Biodiversity Offsets Scheme [UAT] </w:t>
            </w:r>
          </w:p>
        </w:tc>
      </w:tr>
      <w:tr w:rsidR="6CC613DC" w14:paraId="6C7FAA8D"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8C45578" w14:textId="119645B7" w:rsidR="6081BC59" w:rsidRDefault="6081BC59" w:rsidP="6CC613DC">
            <w:pPr>
              <w:rPr>
                <w:rFonts w:ascii="Aptos Narrow" w:eastAsia="Aptos Narrow" w:hAnsi="Aptos Narrow" w:cs="Aptos Narrow"/>
                <w:b w:val="0"/>
                <w:bCs w:val="0"/>
                <w:color w:val="467886"/>
              </w:rPr>
            </w:pPr>
            <w:hyperlink r:id="rId109">
              <w:r w:rsidRPr="6CC613DC">
                <w:rPr>
                  <w:rStyle w:val="Hyperlink"/>
                  <w:rFonts w:ascii="Aptos Narrow" w:eastAsia="Aptos Narrow" w:hAnsi="Aptos Narrow" w:cs="Aptos Narrow"/>
                  <w:b w:val="0"/>
                  <w:bCs w:val="0"/>
                  <w:color w:val="467886"/>
                </w:rPr>
                <w:t>Fabric E-Planning Data</w:t>
              </w:r>
            </w:hyperlink>
          </w:p>
        </w:tc>
        <w:tc>
          <w:tcPr>
            <w:tcW w:w="2533" w:type="dxa"/>
          </w:tcPr>
          <w:p w14:paraId="717249C2" w14:textId="2868B0E9" w:rsidR="6081BC59" w:rsidRDefault="6081BC59"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 [Fabric Reports]</w:t>
            </w:r>
          </w:p>
          <w:p w14:paraId="7243359F" w14:textId="4A7DC94D" w:rsidR="6CC613DC" w:rsidRDefault="6CC613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p>
        </w:tc>
        <w:tc>
          <w:tcPr>
            <w:tcW w:w="2265" w:type="dxa"/>
          </w:tcPr>
          <w:p w14:paraId="59593DED" w14:textId="2402F38A" w:rsidR="6081BC59" w:rsidRDefault="6081BC59"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0">
              <w:r w:rsidRPr="6CC613DC">
                <w:rPr>
                  <w:rStyle w:val="Hyperlink"/>
                  <w:rFonts w:ascii="Aptos Narrow" w:eastAsia="Aptos Narrow" w:hAnsi="Aptos Narrow" w:cs="Aptos Narrow"/>
                  <w:color w:val="467886"/>
                </w:rPr>
                <w:t>E-Planning Data</w:t>
              </w:r>
            </w:hyperlink>
          </w:p>
        </w:tc>
        <w:tc>
          <w:tcPr>
            <w:tcW w:w="1856" w:type="dxa"/>
          </w:tcPr>
          <w:p w14:paraId="02A7FFB8" w14:textId="721F9921" w:rsidR="6081BC59" w:rsidRDefault="6081BC59"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67843385" w:rsidRPr="00D25B2D" w14:paraId="22619E50"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3D76F7" w14:textId="2E6AF1E2" w:rsidR="67843385" w:rsidRPr="00D25B2D" w:rsidRDefault="56E76741" w:rsidP="6CC613DC">
            <w:pPr>
              <w:rPr>
                <w:rFonts w:ascii="Aptos Narrow" w:eastAsia="Aptos Narrow" w:hAnsi="Aptos Narrow" w:cs="Aptos Narrow"/>
                <w:b w:val="0"/>
                <w:bCs w:val="0"/>
                <w:color w:val="467886"/>
              </w:rPr>
            </w:pPr>
            <w:hyperlink r:id="rId111">
              <w:r w:rsidRPr="6CC613DC">
                <w:rPr>
                  <w:rStyle w:val="Hyperlink"/>
                  <w:rFonts w:ascii="Aptos Narrow" w:eastAsia="Aptos Narrow" w:hAnsi="Aptos Narrow" w:cs="Aptos Narrow"/>
                  <w:b w:val="0"/>
                  <w:bCs w:val="0"/>
                  <w:color w:val="467886"/>
                </w:rPr>
                <w:t>Fabric DEV_Supply Demand and Transaction registers</w:t>
              </w:r>
            </w:hyperlink>
          </w:p>
        </w:tc>
        <w:tc>
          <w:tcPr>
            <w:tcW w:w="2533" w:type="dxa"/>
          </w:tcPr>
          <w:p w14:paraId="7A6C3165" w14:textId="396DFF0B" w:rsidR="67843385" w:rsidRPr="00D25B2D" w:rsidRDefault="56E76741"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 [Fabric Reports</w:t>
            </w:r>
            <w:r w:rsidR="63630D90" w:rsidRPr="6CC613DC">
              <w:rPr>
                <w:rFonts w:ascii="Aptos Narrow" w:eastAsia="Aptos Narrow" w:hAnsi="Aptos Narrow" w:cs="Aptos Narrow"/>
                <w:color w:val="000000" w:themeColor="text1"/>
              </w:rPr>
              <w:t>]</w:t>
            </w:r>
          </w:p>
        </w:tc>
        <w:tc>
          <w:tcPr>
            <w:tcW w:w="2265" w:type="dxa"/>
          </w:tcPr>
          <w:p w14:paraId="351D8CFF" w14:textId="313509C0"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12">
              <w:r w:rsidRPr="6CC613DC">
                <w:rPr>
                  <w:rStyle w:val="Hyperlink"/>
                  <w:rFonts w:ascii="Aptos Narrow" w:eastAsia="Aptos Narrow" w:hAnsi="Aptos Narrow" w:cs="Aptos Narrow"/>
                  <w:color w:val="467886"/>
                </w:rPr>
                <w:t>DEV_Supply Demand and Transaction registers</w:t>
              </w:r>
            </w:hyperlink>
          </w:p>
        </w:tc>
        <w:tc>
          <w:tcPr>
            <w:tcW w:w="1856" w:type="dxa"/>
          </w:tcPr>
          <w:p w14:paraId="56692D4A" w14:textId="203AF1CE"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67843385" w:rsidRPr="00D25B2D" w14:paraId="5B5BD148"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384D38B" w14:textId="1E00AAD9" w:rsidR="67843385" w:rsidRPr="00D25B2D" w:rsidRDefault="235A4AD0" w:rsidP="6CC613DC">
            <w:pPr>
              <w:rPr>
                <w:rFonts w:ascii="Aptos Narrow" w:eastAsia="Aptos Narrow" w:hAnsi="Aptos Narrow" w:cs="Aptos Narrow"/>
                <w:b w:val="0"/>
                <w:bCs w:val="0"/>
                <w:color w:val="467886"/>
              </w:rPr>
            </w:pPr>
            <w:hyperlink r:id="rId113">
              <w:r w:rsidRPr="6CC613DC">
                <w:rPr>
                  <w:rStyle w:val="Hyperlink"/>
                  <w:rFonts w:ascii="Aptos Narrow" w:eastAsia="Aptos Narrow" w:hAnsi="Aptos Narrow" w:cs="Aptos Narrow"/>
                  <w:b w:val="0"/>
                  <w:bCs w:val="0"/>
                  <w:color w:val="467886"/>
                </w:rPr>
                <w:t>Fabric ETL Failure Warning</w:t>
              </w:r>
            </w:hyperlink>
          </w:p>
        </w:tc>
        <w:tc>
          <w:tcPr>
            <w:tcW w:w="2533" w:type="dxa"/>
          </w:tcPr>
          <w:p w14:paraId="321E06FF" w14:textId="66C24706"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Bio Reforms </w:t>
            </w:r>
            <w:r w:rsidR="7A49640F" w:rsidRPr="6CC613DC">
              <w:rPr>
                <w:rFonts w:ascii="Aptos Narrow" w:eastAsia="Aptos Narrow" w:hAnsi="Aptos Narrow" w:cs="Aptos Narrow"/>
                <w:color w:val="000000" w:themeColor="text1"/>
              </w:rPr>
              <w:t>[Fabric Reports]</w:t>
            </w:r>
          </w:p>
        </w:tc>
        <w:tc>
          <w:tcPr>
            <w:tcW w:w="2265" w:type="dxa"/>
          </w:tcPr>
          <w:p w14:paraId="447EB48C" w14:textId="3712C424"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4">
              <w:r w:rsidRPr="6CC613DC">
                <w:rPr>
                  <w:rStyle w:val="Hyperlink"/>
                  <w:rFonts w:ascii="Aptos Narrow" w:eastAsia="Aptos Narrow" w:hAnsi="Aptos Narrow" w:cs="Aptos Narrow"/>
                  <w:color w:val="467886"/>
                </w:rPr>
                <w:t>ETL Failure Warning</w:t>
              </w:r>
            </w:hyperlink>
          </w:p>
        </w:tc>
        <w:tc>
          <w:tcPr>
            <w:tcW w:w="1856" w:type="dxa"/>
          </w:tcPr>
          <w:p w14:paraId="1DA2FFB5" w14:textId="34A26876"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67843385" w:rsidRPr="00D25B2D" w14:paraId="528359C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624A26C" w14:textId="79538BCD" w:rsidR="67843385" w:rsidRPr="00D25B2D" w:rsidRDefault="2F495C34" w:rsidP="6CC613DC">
            <w:pPr>
              <w:rPr>
                <w:rFonts w:ascii="Aptos Narrow" w:eastAsia="Aptos Narrow" w:hAnsi="Aptos Narrow" w:cs="Aptos Narrow"/>
                <w:b w:val="0"/>
                <w:bCs w:val="0"/>
                <w:color w:val="467886"/>
              </w:rPr>
            </w:pPr>
            <w:hyperlink r:id="rId115">
              <w:r w:rsidRPr="6CC613DC">
                <w:rPr>
                  <w:rStyle w:val="Hyperlink"/>
                  <w:rFonts w:ascii="Aptos Narrow" w:eastAsia="Aptos Narrow" w:hAnsi="Aptos Narrow" w:cs="Aptos Narrow"/>
                  <w:b w:val="0"/>
                  <w:bCs w:val="0"/>
                  <w:color w:val="467886"/>
                </w:rPr>
                <w:t>Fabric Data Team Requests</w:t>
              </w:r>
            </w:hyperlink>
          </w:p>
        </w:tc>
        <w:tc>
          <w:tcPr>
            <w:tcW w:w="2533" w:type="dxa"/>
          </w:tcPr>
          <w:p w14:paraId="43D46D8E" w14:textId="7AB43100"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Bio Reforms </w:t>
            </w:r>
            <w:r w:rsidR="78080743" w:rsidRPr="6CC613DC">
              <w:rPr>
                <w:rFonts w:ascii="Aptos Narrow" w:eastAsia="Aptos Narrow" w:hAnsi="Aptos Narrow" w:cs="Aptos Narrow"/>
                <w:color w:val="000000" w:themeColor="text1"/>
              </w:rPr>
              <w:t>[Fabric Reports]</w:t>
            </w:r>
          </w:p>
        </w:tc>
        <w:tc>
          <w:tcPr>
            <w:tcW w:w="2265" w:type="dxa"/>
          </w:tcPr>
          <w:p w14:paraId="74B0B1EF" w14:textId="26494374"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6">
              <w:r w:rsidRPr="6CC613DC">
                <w:rPr>
                  <w:rStyle w:val="Hyperlink"/>
                  <w:rFonts w:ascii="Aptos Narrow" w:eastAsia="Aptos Narrow" w:hAnsi="Aptos Narrow" w:cs="Aptos Narrow"/>
                  <w:color w:val="467886"/>
                </w:rPr>
                <w:t>Data Team Requests</w:t>
              </w:r>
            </w:hyperlink>
          </w:p>
        </w:tc>
        <w:tc>
          <w:tcPr>
            <w:tcW w:w="1856" w:type="dxa"/>
          </w:tcPr>
          <w:p w14:paraId="3589E189" w14:textId="38A08BCB"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67843385" w:rsidRPr="00D25B2D" w14:paraId="31AA527B"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7BBE244" w14:textId="1EF3C66F" w:rsidR="67843385" w:rsidRPr="00D25B2D" w:rsidRDefault="1EBBF7F6" w:rsidP="6CC613DC">
            <w:pPr>
              <w:rPr>
                <w:rFonts w:ascii="Aptos Narrow" w:eastAsia="Aptos Narrow" w:hAnsi="Aptos Narrow" w:cs="Aptos Narrow"/>
                <w:b w:val="0"/>
                <w:bCs w:val="0"/>
                <w:color w:val="467886"/>
              </w:rPr>
            </w:pPr>
            <w:hyperlink r:id="rId117">
              <w:r w:rsidRPr="6CC613DC">
                <w:rPr>
                  <w:rStyle w:val="Hyperlink"/>
                  <w:rFonts w:ascii="Aptos Narrow" w:eastAsia="Aptos Narrow" w:hAnsi="Aptos Narrow" w:cs="Aptos Narrow"/>
                  <w:b w:val="0"/>
                  <w:bCs w:val="0"/>
                  <w:color w:val="467886"/>
                </w:rPr>
                <w:t>Fabric BOS Credit Transactions Register Report - internal</w:t>
              </w:r>
            </w:hyperlink>
          </w:p>
        </w:tc>
        <w:tc>
          <w:tcPr>
            <w:tcW w:w="2533" w:type="dxa"/>
          </w:tcPr>
          <w:p w14:paraId="3763CA88" w14:textId="7C2FF634"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BOS Credits Transactions </w:t>
            </w:r>
            <w:r w:rsidR="2DDD2844" w:rsidRPr="6CC613DC">
              <w:rPr>
                <w:rFonts w:ascii="Aptos Narrow" w:eastAsia="Aptos Narrow" w:hAnsi="Aptos Narrow" w:cs="Aptos Narrow"/>
                <w:color w:val="000000" w:themeColor="text1"/>
              </w:rPr>
              <w:t>[Fabric Reports]</w:t>
            </w:r>
          </w:p>
        </w:tc>
        <w:tc>
          <w:tcPr>
            <w:tcW w:w="2265" w:type="dxa"/>
          </w:tcPr>
          <w:p w14:paraId="4C379994" w14:textId="0B572521"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8">
              <w:r w:rsidRPr="6CC613DC">
                <w:rPr>
                  <w:rStyle w:val="Hyperlink"/>
                  <w:rFonts w:ascii="Aptos Narrow" w:eastAsia="Aptos Narrow" w:hAnsi="Aptos Narrow" w:cs="Aptos Narrow"/>
                  <w:color w:val="467886"/>
                </w:rPr>
                <w:t>BOS Credit Transactions Register Report - internal</w:t>
              </w:r>
            </w:hyperlink>
          </w:p>
        </w:tc>
        <w:tc>
          <w:tcPr>
            <w:tcW w:w="1856" w:type="dxa"/>
          </w:tcPr>
          <w:p w14:paraId="23F5998F" w14:textId="1414E7DB"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67843385" w:rsidRPr="00D25B2D" w14:paraId="25736B78"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8CA171" w14:textId="2DB2E922" w:rsidR="67843385" w:rsidRPr="00D25B2D" w:rsidRDefault="0BE58E41" w:rsidP="6CC613DC">
            <w:pPr>
              <w:rPr>
                <w:rFonts w:ascii="Aptos Narrow" w:eastAsia="Aptos Narrow" w:hAnsi="Aptos Narrow" w:cs="Aptos Narrow"/>
                <w:b w:val="0"/>
                <w:bCs w:val="0"/>
                <w:color w:val="467886"/>
              </w:rPr>
            </w:pPr>
            <w:hyperlink r:id="rId119">
              <w:r w:rsidRPr="6CC613DC">
                <w:rPr>
                  <w:rStyle w:val="Hyperlink"/>
                  <w:rFonts w:ascii="Aptos Narrow" w:eastAsia="Aptos Narrow" w:hAnsi="Aptos Narrow" w:cs="Aptos Narrow"/>
                  <w:b w:val="0"/>
                  <w:bCs w:val="0"/>
                  <w:color w:val="467886"/>
                </w:rPr>
                <w:t>Fabric BOS Credit Transactions Register Report - summary</w:t>
              </w:r>
            </w:hyperlink>
          </w:p>
        </w:tc>
        <w:tc>
          <w:tcPr>
            <w:tcW w:w="2533" w:type="dxa"/>
          </w:tcPr>
          <w:p w14:paraId="03104E83" w14:textId="77D820DF"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BOS Credits Transactions </w:t>
            </w:r>
            <w:r w:rsidR="16FF4F14" w:rsidRPr="6CC613DC">
              <w:rPr>
                <w:rFonts w:ascii="Aptos Narrow" w:eastAsia="Aptos Narrow" w:hAnsi="Aptos Narrow" w:cs="Aptos Narrow"/>
                <w:color w:val="000000" w:themeColor="text1"/>
              </w:rPr>
              <w:t>[Fabric Reports]</w:t>
            </w:r>
          </w:p>
        </w:tc>
        <w:tc>
          <w:tcPr>
            <w:tcW w:w="2265" w:type="dxa"/>
          </w:tcPr>
          <w:p w14:paraId="4423432F" w14:textId="48412029"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20">
              <w:r w:rsidRPr="6CC613DC">
                <w:rPr>
                  <w:rStyle w:val="Hyperlink"/>
                  <w:rFonts w:ascii="Aptos Narrow" w:eastAsia="Aptos Narrow" w:hAnsi="Aptos Narrow" w:cs="Aptos Narrow"/>
                  <w:color w:val="467886"/>
                </w:rPr>
                <w:t>BOS Credit Transactions Register Report - summary</w:t>
              </w:r>
            </w:hyperlink>
          </w:p>
        </w:tc>
        <w:tc>
          <w:tcPr>
            <w:tcW w:w="1856" w:type="dxa"/>
          </w:tcPr>
          <w:p w14:paraId="25EF8F51" w14:textId="6D36D969"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bl>
    <w:p w14:paraId="4F8BD86D" w14:textId="6DE3F19A" w:rsidR="771BDF7B" w:rsidRDefault="771BDF7B" w:rsidP="771BDF7B">
      <w:pPr>
        <w:spacing w:after="0" w:line="257" w:lineRule="auto"/>
      </w:pPr>
    </w:p>
    <w:p w14:paraId="7B03C16E" w14:textId="3C4FE11B" w:rsidR="771BDF7B" w:rsidRPr="00CA41D2" w:rsidRDefault="265ECCA4" w:rsidP="6EE8A90A">
      <w:pPr>
        <w:pStyle w:val="Heading3"/>
        <w:rPr>
          <w:lang w:val="en-AU"/>
        </w:rPr>
      </w:pPr>
      <w:r w:rsidRPr="00CA41D2">
        <w:rPr>
          <w:lang w:val="en-AU"/>
        </w:rPr>
        <w:t>Production Reports</w:t>
      </w:r>
    </w:p>
    <w:tbl>
      <w:tblPr>
        <w:tblStyle w:val="ListTable4-Accent51"/>
        <w:tblW w:w="9204" w:type="dxa"/>
        <w:tblLook w:val="06A0" w:firstRow="1" w:lastRow="0" w:firstColumn="1" w:lastColumn="0" w:noHBand="1" w:noVBand="1"/>
      </w:tblPr>
      <w:tblGrid>
        <w:gridCol w:w="2568"/>
        <w:gridCol w:w="2460"/>
        <w:gridCol w:w="2341"/>
        <w:gridCol w:w="1835"/>
      </w:tblGrid>
      <w:tr w:rsidR="265335A1" w:rsidRPr="00346EC8" w14:paraId="7740D5C4"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8" w:type="dxa"/>
          </w:tcPr>
          <w:p w14:paraId="708F1D27" w14:textId="3B73BDCB" w:rsidR="265335A1" w:rsidRPr="00346EC8" w:rsidRDefault="6618153E" w:rsidP="6CC613DC">
            <w:pPr>
              <w:pStyle w:val="TableStyle"/>
              <w:rPr>
                <w:b w:val="0"/>
                <w:bCs w:val="0"/>
              </w:rPr>
            </w:pPr>
            <w:r w:rsidRPr="00346EC8">
              <w:t xml:space="preserve">Prod </w:t>
            </w:r>
            <w:r w:rsidR="6A4D3DFB" w:rsidRPr="00346EC8">
              <w:t>report</w:t>
            </w:r>
            <w:r w:rsidR="0FFDEAEB" w:rsidRPr="00346EC8">
              <w:t xml:space="preserve"> only Link</w:t>
            </w:r>
          </w:p>
        </w:tc>
        <w:tc>
          <w:tcPr>
            <w:tcW w:w="2460" w:type="dxa"/>
          </w:tcPr>
          <w:p w14:paraId="0243611D" w14:textId="5794C22A" w:rsidR="265335A1" w:rsidRPr="00346EC8" w:rsidRDefault="0E86E087" w:rsidP="6CC613DC">
            <w:pPr>
              <w:pStyle w:val="TableStyle"/>
              <w:cnfStyle w:val="100000000000" w:firstRow="1" w:lastRow="0" w:firstColumn="0" w:lastColumn="0" w:oddVBand="0" w:evenVBand="0" w:oddHBand="0" w:evenHBand="0" w:firstRowFirstColumn="0" w:firstRowLastColumn="0" w:lastRowFirstColumn="0" w:lastRowLastColumn="0"/>
            </w:pPr>
            <w:r w:rsidRPr="00346EC8">
              <w:t>Prod</w:t>
            </w:r>
            <w:r w:rsidR="0FFDEAEB" w:rsidRPr="00346EC8">
              <w:t xml:space="preserve"> Workspace</w:t>
            </w:r>
          </w:p>
        </w:tc>
        <w:tc>
          <w:tcPr>
            <w:tcW w:w="2341" w:type="dxa"/>
          </w:tcPr>
          <w:p w14:paraId="787D5288" w14:textId="23EF0DC3" w:rsidR="265335A1" w:rsidRPr="00346EC8" w:rsidRDefault="0FFDEAEB" w:rsidP="6CC613DC">
            <w:pPr>
              <w:pStyle w:val="TableStyle"/>
              <w:cnfStyle w:val="100000000000" w:firstRow="1" w:lastRow="0" w:firstColumn="0" w:lastColumn="0" w:oddVBand="0" w:evenVBand="0" w:oddHBand="0" w:evenHBand="0" w:firstRowFirstColumn="0" w:firstRowLastColumn="0" w:lastRowFirstColumn="0" w:lastRowLastColumn="0"/>
            </w:pPr>
            <w:r w:rsidRPr="00346EC8">
              <w:t>Original report Link</w:t>
            </w:r>
          </w:p>
        </w:tc>
        <w:tc>
          <w:tcPr>
            <w:tcW w:w="1835" w:type="dxa"/>
          </w:tcPr>
          <w:p w14:paraId="522A2CD8" w14:textId="74800681" w:rsidR="265335A1" w:rsidRPr="00346EC8" w:rsidRDefault="0FFDEAEB" w:rsidP="6CC613DC">
            <w:pPr>
              <w:pStyle w:val="TableStyle"/>
              <w:cnfStyle w:val="100000000000" w:firstRow="1" w:lastRow="0" w:firstColumn="0" w:lastColumn="0" w:oddVBand="0" w:evenVBand="0" w:oddHBand="0" w:evenHBand="0" w:firstRowFirstColumn="0" w:firstRowLastColumn="0" w:lastRowFirstColumn="0" w:lastRowLastColumn="0"/>
            </w:pPr>
            <w:r w:rsidRPr="00346EC8">
              <w:t>Original Workspace</w:t>
            </w:r>
          </w:p>
        </w:tc>
      </w:tr>
      <w:tr w:rsidR="265335A1" w:rsidRPr="00346EC8" w14:paraId="6D3F5305"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5FF5A176" w14:textId="6170A8CA" w:rsidR="265335A1" w:rsidRPr="00346EC8" w:rsidRDefault="12FEEB16" w:rsidP="6CC613DC">
            <w:pPr>
              <w:pStyle w:val="TableStyle"/>
              <w:rPr>
                <w:b w:val="0"/>
                <w:bCs w:val="0"/>
                <w:color w:val="467886"/>
              </w:rPr>
            </w:pPr>
            <w:hyperlink r:id="rId121">
              <w:r w:rsidRPr="00346EC8">
                <w:rPr>
                  <w:rStyle w:val="Hyperlink"/>
                  <w:rFonts w:eastAsia="Aptos Narrow" w:cs="Aptos Narrow"/>
                  <w:b w:val="0"/>
                  <w:bCs w:val="0"/>
                  <w:color w:val="467886"/>
                </w:rPr>
                <w:t>Fabric BAM Credit Transactions_EOM_rep</w:t>
              </w:r>
            </w:hyperlink>
          </w:p>
        </w:tc>
        <w:tc>
          <w:tcPr>
            <w:tcW w:w="2460" w:type="dxa"/>
          </w:tcPr>
          <w:p w14:paraId="5206A4F0" w14:textId="14E820CA"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27B26BF5" w:rsidRPr="00346EC8">
              <w:rPr>
                <w:color w:val="000000" w:themeColor="text1"/>
              </w:rPr>
              <w:t>[Fabric Reports]</w:t>
            </w:r>
          </w:p>
        </w:tc>
        <w:tc>
          <w:tcPr>
            <w:tcW w:w="2341" w:type="dxa"/>
          </w:tcPr>
          <w:p w14:paraId="74FBCC26" w14:textId="48518E9F"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2">
              <w:r w:rsidRPr="00346EC8">
                <w:rPr>
                  <w:rStyle w:val="Hyperlink"/>
                  <w:rFonts w:eastAsia="Aptos Narrow" w:cs="Aptos Narrow"/>
                  <w:color w:val="467886"/>
                </w:rPr>
                <w:t>BAM Credit Transactions_EOM_rep</w:t>
              </w:r>
            </w:hyperlink>
          </w:p>
        </w:tc>
        <w:tc>
          <w:tcPr>
            <w:tcW w:w="1835" w:type="dxa"/>
          </w:tcPr>
          <w:p w14:paraId="4AA6C2E5" w14:textId="465695AF"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475251E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612A6677" w14:textId="73C5542E" w:rsidR="265335A1" w:rsidRPr="00346EC8" w:rsidRDefault="65961BAF" w:rsidP="6CC613DC">
            <w:pPr>
              <w:pStyle w:val="TableStyle"/>
              <w:rPr>
                <w:b w:val="0"/>
                <w:bCs w:val="0"/>
                <w:color w:val="467886"/>
              </w:rPr>
            </w:pPr>
            <w:hyperlink r:id="rId123">
              <w:r w:rsidRPr="00346EC8">
                <w:rPr>
                  <w:rStyle w:val="Hyperlink"/>
                  <w:rFonts w:eastAsia="Aptos Narrow" w:cs="Aptos Narrow"/>
                  <w:b w:val="0"/>
                  <w:bCs w:val="0"/>
                  <w:color w:val="467886"/>
                </w:rPr>
                <w:t>Fabric BAM Credit Transactions_EOQ_rep</w:t>
              </w:r>
            </w:hyperlink>
          </w:p>
        </w:tc>
        <w:tc>
          <w:tcPr>
            <w:tcW w:w="2460" w:type="dxa"/>
          </w:tcPr>
          <w:p w14:paraId="1E449D91" w14:textId="370EAACA"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3BB0DF75" w:rsidRPr="00346EC8">
              <w:rPr>
                <w:color w:val="000000" w:themeColor="text1"/>
              </w:rPr>
              <w:t>[Fabric Reports]</w:t>
            </w:r>
          </w:p>
        </w:tc>
        <w:tc>
          <w:tcPr>
            <w:tcW w:w="2341" w:type="dxa"/>
          </w:tcPr>
          <w:p w14:paraId="22AE747B" w14:textId="17188E2D"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4">
              <w:r w:rsidRPr="00346EC8">
                <w:rPr>
                  <w:rStyle w:val="Hyperlink"/>
                  <w:rFonts w:eastAsia="Aptos Narrow" w:cs="Aptos Narrow"/>
                  <w:color w:val="467886"/>
                </w:rPr>
                <w:t>BAM Credit Transactions_EOQ_rep</w:t>
              </w:r>
            </w:hyperlink>
          </w:p>
        </w:tc>
        <w:tc>
          <w:tcPr>
            <w:tcW w:w="1835" w:type="dxa"/>
          </w:tcPr>
          <w:p w14:paraId="6385B759" w14:textId="13FBB8E2"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0B2380E7"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3F861DEB" w14:textId="0E7D6A20" w:rsidR="265335A1" w:rsidRPr="00346EC8" w:rsidRDefault="0F523E98" w:rsidP="6CC613DC">
            <w:pPr>
              <w:pStyle w:val="TableStyle"/>
              <w:rPr>
                <w:b w:val="0"/>
                <w:bCs w:val="0"/>
                <w:color w:val="467886"/>
              </w:rPr>
            </w:pPr>
            <w:hyperlink r:id="rId125">
              <w:r w:rsidRPr="00346EC8">
                <w:rPr>
                  <w:rStyle w:val="Hyperlink"/>
                  <w:rFonts w:eastAsia="Aptos Narrow" w:cs="Aptos Narrow"/>
                  <w:b w:val="0"/>
                  <w:bCs w:val="0"/>
                  <w:color w:val="467886"/>
                </w:rPr>
                <w:t>Fabric Credit Life cycle POC</w:t>
              </w:r>
            </w:hyperlink>
          </w:p>
        </w:tc>
        <w:tc>
          <w:tcPr>
            <w:tcW w:w="2460" w:type="dxa"/>
          </w:tcPr>
          <w:p w14:paraId="71F857FE" w14:textId="0C583C62"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2FB7AC73" w:rsidRPr="00346EC8">
              <w:rPr>
                <w:color w:val="000000" w:themeColor="text1"/>
              </w:rPr>
              <w:t>[Fabric Reports]</w:t>
            </w:r>
          </w:p>
        </w:tc>
        <w:tc>
          <w:tcPr>
            <w:tcW w:w="2341" w:type="dxa"/>
          </w:tcPr>
          <w:p w14:paraId="41ED74E6" w14:textId="093C5380"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6">
              <w:r w:rsidRPr="00346EC8">
                <w:rPr>
                  <w:rStyle w:val="Hyperlink"/>
                  <w:rFonts w:eastAsia="Aptos Narrow" w:cs="Aptos Narrow"/>
                  <w:color w:val="467886"/>
                </w:rPr>
                <w:t>Credit Life cycle POC</w:t>
              </w:r>
            </w:hyperlink>
          </w:p>
        </w:tc>
        <w:tc>
          <w:tcPr>
            <w:tcW w:w="1835" w:type="dxa"/>
          </w:tcPr>
          <w:p w14:paraId="1E337E96" w14:textId="02E4970C"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4056CF49"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05B1ED0D" w14:textId="6A024918" w:rsidR="265335A1" w:rsidRPr="00346EC8" w:rsidRDefault="61D40E8E" w:rsidP="6CC613DC">
            <w:pPr>
              <w:pStyle w:val="TableStyle"/>
              <w:rPr>
                <w:b w:val="0"/>
                <w:bCs w:val="0"/>
                <w:color w:val="467886"/>
              </w:rPr>
            </w:pPr>
            <w:hyperlink r:id="rId127">
              <w:r w:rsidRPr="00346EC8">
                <w:rPr>
                  <w:rStyle w:val="Hyperlink"/>
                  <w:rFonts w:eastAsia="Aptos Narrow" w:cs="Aptos Narrow"/>
                  <w:b w:val="0"/>
                  <w:bCs w:val="0"/>
                  <w:color w:val="467886"/>
                </w:rPr>
                <w:t>Fabric Credit Life cycle-With Agreement Nos</w:t>
              </w:r>
            </w:hyperlink>
          </w:p>
        </w:tc>
        <w:tc>
          <w:tcPr>
            <w:tcW w:w="2460" w:type="dxa"/>
          </w:tcPr>
          <w:p w14:paraId="3670125C" w14:textId="64C43FDC"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45F28261" w:rsidRPr="00346EC8">
              <w:rPr>
                <w:color w:val="000000" w:themeColor="text1"/>
              </w:rPr>
              <w:t>[Fabric Reports]</w:t>
            </w:r>
          </w:p>
        </w:tc>
        <w:tc>
          <w:tcPr>
            <w:tcW w:w="2341" w:type="dxa"/>
          </w:tcPr>
          <w:p w14:paraId="178C08C4" w14:textId="085CCB71"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8">
              <w:r w:rsidRPr="00346EC8">
                <w:rPr>
                  <w:rStyle w:val="Hyperlink"/>
                  <w:rFonts w:eastAsia="Aptos Narrow" w:cs="Aptos Narrow"/>
                  <w:color w:val="467886"/>
                </w:rPr>
                <w:t>Credit Life cycle-With Agreement Nos</w:t>
              </w:r>
            </w:hyperlink>
          </w:p>
        </w:tc>
        <w:tc>
          <w:tcPr>
            <w:tcW w:w="1835" w:type="dxa"/>
          </w:tcPr>
          <w:p w14:paraId="3D9CEBD5" w14:textId="0E7103E0"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7153285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451F54FF" w14:textId="3B902C3D" w:rsidR="265335A1" w:rsidRPr="00346EC8" w:rsidRDefault="544C0FAC" w:rsidP="6CC613DC">
            <w:pPr>
              <w:pStyle w:val="TableStyle"/>
              <w:rPr>
                <w:b w:val="0"/>
                <w:bCs w:val="0"/>
                <w:color w:val="467886"/>
              </w:rPr>
            </w:pPr>
            <w:hyperlink r:id="rId129">
              <w:r w:rsidRPr="00346EC8">
                <w:rPr>
                  <w:rStyle w:val="Hyperlink"/>
                  <w:rFonts w:eastAsia="Aptos Narrow" w:cs="Aptos Narrow"/>
                  <w:b w:val="0"/>
                  <w:bCs w:val="0"/>
                  <w:color w:val="467886"/>
                </w:rPr>
                <w:t>Fabric Ecosystem Credit Life Cycle-BCS</w:t>
              </w:r>
            </w:hyperlink>
          </w:p>
        </w:tc>
        <w:tc>
          <w:tcPr>
            <w:tcW w:w="2460" w:type="dxa"/>
          </w:tcPr>
          <w:p w14:paraId="3BCC87F2" w14:textId="4541E46C"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2023C92C" w:rsidRPr="00346EC8">
              <w:rPr>
                <w:color w:val="000000" w:themeColor="text1"/>
              </w:rPr>
              <w:t>[Fabric Reports]</w:t>
            </w:r>
          </w:p>
        </w:tc>
        <w:tc>
          <w:tcPr>
            <w:tcW w:w="2341" w:type="dxa"/>
          </w:tcPr>
          <w:p w14:paraId="4B8B7B5C" w14:textId="69030FB1"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30">
              <w:r w:rsidRPr="00346EC8">
                <w:rPr>
                  <w:rStyle w:val="Hyperlink"/>
                  <w:rFonts w:eastAsia="Aptos Narrow" w:cs="Aptos Narrow"/>
                  <w:color w:val="467886"/>
                </w:rPr>
                <w:t>Ecosystem Credit Life Cycle-BCS</w:t>
              </w:r>
            </w:hyperlink>
          </w:p>
        </w:tc>
        <w:tc>
          <w:tcPr>
            <w:tcW w:w="1835" w:type="dxa"/>
          </w:tcPr>
          <w:p w14:paraId="2FC8DC19" w14:textId="5AF69D05"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48D9FE10"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416E678B" w14:textId="69DBAB26" w:rsidR="265335A1" w:rsidRPr="00346EC8" w:rsidRDefault="3969658A" w:rsidP="6CC613DC">
            <w:pPr>
              <w:pStyle w:val="TableStyle"/>
              <w:rPr>
                <w:b w:val="0"/>
                <w:bCs w:val="0"/>
                <w:color w:val="467886"/>
              </w:rPr>
            </w:pPr>
            <w:hyperlink r:id="rId131">
              <w:r w:rsidRPr="00346EC8">
                <w:rPr>
                  <w:rStyle w:val="Hyperlink"/>
                  <w:rFonts w:eastAsia="Aptos Narrow" w:cs="Aptos Narrow"/>
                  <w:b w:val="0"/>
                  <w:bCs w:val="0"/>
                  <w:color w:val="467886"/>
                </w:rPr>
                <w:t>Fabric BCT_BOS Credit Transactions</w:t>
              </w:r>
            </w:hyperlink>
          </w:p>
        </w:tc>
        <w:tc>
          <w:tcPr>
            <w:tcW w:w="2460" w:type="dxa"/>
          </w:tcPr>
          <w:p w14:paraId="2CA852B4" w14:textId="2FE0D82F"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Bio Reforms </w:t>
            </w:r>
            <w:r w:rsidR="313C4312" w:rsidRPr="00346EC8">
              <w:rPr>
                <w:color w:val="000000" w:themeColor="text1"/>
              </w:rPr>
              <w:t>[Fabric Reports]</w:t>
            </w:r>
          </w:p>
        </w:tc>
        <w:tc>
          <w:tcPr>
            <w:tcW w:w="2341" w:type="dxa"/>
          </w:tcPr>
          <w:p w14:paraId="7AEDAB07" w14:textId="5D6216F9"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32">
              <w:r w:rsidRPr="00346EC8">
                <w:rPr>
                  <w:rStyle w:val="Hyperlink"/>
                  <w:rFonts w:eastAsia="Aptos Narrow" w:cs="Aptos Narrow"/>
                  <w:color w:val="467886"/>
                </w:rPr>
                <w:t>BCT_BOS Credit Transactions</w:t>
              </w:r>
            </w:hyperlink>
          </w:p>
        </w:tc>
        <w:tc>
          <w:tcPr>
            <w:tcW w:w="1835" w:type="dxa"/>
          </w:tcPr>
          <w:p w14:paraId="74134725" w14:textId="3A29547A"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Bio Reforms</w:t>
            </w:r>
          </w:p>
        </w:tc>
      </w:tr>
    </w:tbl>
    <w:p w14:paraId="5A96A3BC" w14:textId="47202D2F" w:rsidR="771BDF7B" w:rsidRDefault="771BDF7B" w:rsidP="771BDF7B">
      <w:pPr>
        <w:spacing w:after="0" w:line="257" w:lineRule="auto"/>
        <w:rPr>
          <w:rFonts w:ascii="Calibri" w:eastAsia="Calibri" w:hAnsi="Calibri" w:cs="Calibri"/>
        </w:rPr>
      </w:pPr>
    </w:p>
    <w:p w14:paraId="23C02618" w14:textId="77777777" w:rsidR="00346EC8" w:rsidRDefault="00346EC8">
      <w:pPr>
        <w:rPr>
          <w:rFonts w:asciiTheme="majorHAnsi" w:eastAsiaTheme="majorEastAsia" w:hAnsiTheme="majorHAnsi" w:cstheme="majorBidi"/>
          <w:noProof/>
          <w:color w:val="004F8A"/>
          <w:sz w:val="32"/>
          <w:szCs w:val="24"/>
        </w:rPr>
      </w:pPr>
      <w:r>
        <w:br w:type="page"/>
      </w:r>
    </w:p>
    <w:p w14:paraId="60B55588" w14:textId="106592DF" w:rsidR="002D2912" w:rsidRDefault="005C4AE7" w:rsidP="005C4AE7">
      <w:pPr>
        <w:pStyle w:val="Heading1"/>
      </w:pPr>
      <w:bookmarkStart w:id="790" w:name="_Toc227142092"/>
      <w:r>
        <w:lastRenderedPageBreak/>
        <w:t>Standard Operating Procedures</w:t>
      </w:r>
      <w:bookmarkEnd w:id="790"/>
    </w:p>
    <w:p w14:paraId="29D84854" w14:textId="7669B92F" w:rsidR="009447B0" w:rsidRDefault="009447B0" w:rsidP="009447B0">
      <w:pPr>
        <w:pStyle w:val="Heading2"/>
        <w:rPr>
          <w:lang w:val="en-AU"/>
        </w:rPr>
      </w:pPr>
      <w:bookmarkStart w:id="791" w:name="_Toc227142093"/>
      <w:r w:rsidRPr="00CA41D2">
        <w:rPr>
          <w:lang w:val="en-AU"/>
        </w:rPr>
        <w:t>Data Ingestion and BAU Activities</w:t>
      </w:r>
      <w:bookmarkEnd w:id="791"/>
    </w:p>
    <w:p w14:paraId="6B307D62" w14:textId="77777777" w:rsidR="003663B4" w:rsidRDefault="003663B4" w:rsidP="003663B4">
      <w:pPr>
        <w:pStyle w:val="Heading3"/>
      </w:pPr>
      <w:r>
        <w:t>Overall flow chart</w:t>
      </w:r>
    </w:p>
    <w:p w14:paraId="3E46FE6E" w14:textId="304A73C4" w:rsidR="003663B4" w:rsidRPr="00D02B97" w:rsidRDefault="3BA6693A" w:rsidP="003663B4">
      <w:pPr>
        <w:jc w:val="center"/>
        <w:rPr>
          <w:lang w:val="en-US" w:eastAsia="ja-JP"/>
        </w:rPr>
      </w:pPr>
      <w:commentRangeStart w:id="792"/>
      <w:r>
        <w:rPr>
          <w:noProof/>
        </w:rPr>
        <w:drawing>
          <wp:inline distT="0" distB="0" distL="0" distR="0" wp14:anchorId="72A0E210" wp14:editId="6238F7FB">
            <wp:extent cx="1794398" cy="5181600"/>
            <wp:effectExtent l="0" t="0" r="0" b="0"/>
            <wp:docPr id="141108600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3">
                      <a:extLst>
                        <a:ext uri="{28A0092B-C50C-407E-A947-70E740481C1C}">
                          <a14:useLocalDpi xmlns:a14="http://schemas.microsoft.com/office/drawing/2010/main" val="0"/>
                        </a:ext>
                      </a:extLst>
                    </a:blip>
                    <a:stretch>
                      <a:fillRect/>
                    </a:stretch>
                  </pic:blipFill>
                  <pic:spPr>
                    <a:xfrm>
                      <a:off x="0" y="0"/>
                      <a:ext cx="1794398" cy="5181600"/>
                    </a:xfrm>
                    <a:prstGeom prst="rect">
                      <a:avLst/>
                    </a:prstGeom>
                  </pic:spPr>
                </pic:pic>
              </a:graphicData>
            </a:graphic>
          </wp:inline>
        </w:drawing>
      </w:r>
      <w:commentRangeEnd w:id="792"/>
      <w:r w:rsidRPr="00D02B97">
        <w:rPr>
          <w:rStyle w:val="CommentReference"/>
          <w:sz w:val="22"/>
          <w:szCs w:val="22"/>
          <w:lang w:val="en-US" w:eastAsia="ja-JP"/>
        </w:rPr>
        <w:commentReference w:id="792"/>
      </w:r>
    </w:p>
    <w:p w14:paraId="449B961B" w14:textId="77777777" w:rsidR="003663B4" w:rsidRDefault="003663B4" w:rsidP="003663B4">
      <w:pPr>
        <w:pStyle w:val="ListParagraph"/>
        <w:numPr>
          <w:ilvl w:val="1"/>
          <w:numId w:val="24"/>
        </w:numPr>
        <w:rPr>
          <w:lang w:val="en-US" w:eastAsia="ja-JP"/>
        </w:rPr>
      </w:pPr>
      <w:r w:rsidRPr="6E856EEE">
        <w:rPr>
          <w:lang w:val="en-US" w:eastAsia="ja-JP"/>
        </w:rPr>
        <w:t>Run the Stored Procedure</w:t>
      </w:r>
      <w:r w:rsidRPr="008D5FE9">
        <w:rPr>
          <w:lang w:val="en-US" w:eastAsia="ja-JP"/>
        </w:rPr>
        <w:t xml:space="preserve"> </w:t>
      </w:r>
      <w:r w:rsidRPr="6E856EEE">
        <w:rPr>
          <w:lang w:val="en-US" w:eastAsia="ja-JP"/>
        </w:rPr>
        <w:t>sp_InsertControlTableObject for the new object</w:t>
      </w:r>
    </w:p>
    <w:p w14:paraId="1FDA62FA" w14:textId="77777777" w:rsidR="003663B4" w:rsidRDefault="003663B4" w:rsidP="003663B4">
      <w:pPr>
        <w:pStyle w:val="ListParagraph"/>
        <w:numPr>
          <w:ilvl w:val="1"/>
          <w:numId w:val="24"/>
        </w:numPr>
        <w:rPr>
          <w:lang w:val="en-US" w:eastAsia="ja-JP"/>
        </w:rPr>
      </w:pPr>
      <w:r>
        <w:rPr>
          <w:lang w:val="en-US" w:eastAsia="ja-JP"/>
        </w:rPr>
        <w:t>Execute associated Master Pipeline disabling all other steps except Bronze.</w:t>
      </w:r>
    </w:p>
    <w:p w14:paraId="1813CA25" w14:textId="77777777" w:rsidR="003663B4" w:rsidRPr="00C920AB" w:rsidRDefault="003663B4" w:rsidP="003663B4">
      <w:pPr>
        <w:pStyle w:val="ListParagraph"/>
        <w:numPr>
          <w:ilvl w:val="1"/>
          <w:numId w:val="24"/>
        </w:numPr>
        <w:rPr>
          <w:b/>
          <w:bCs/>
          <w:lang w:val="en-US" w:eastAsia="ja-JP"/>
        </w:rPr>
      </w:pPr>
      <w:r>
        <w:rPr>
          <w:lang w:val="en-US" w:eastAsia="ja-JP"/>
        </w:rPr>
        <w:t xml:space="preserve">Generate Mapping from Shared Query as shown in section below </w:t>
      </w:r>
      <w:r w:rsidRPr="00C920AB">
        <w:rPr>
          <w:b/>
          <w:bCs/>
          <w:lang w:val="en-US" w:eastAsia="ja-JP"/>
        </w:rPr>
        <w:t>Updating the SourceToTargetMapping</w:t>
      </w:r>
    </w:p>
    <w:p w14:paraId="4A3E9F32" w14:textId="77777777" w:rsidR="003663B4" w:rsidRDefault="003663B4" w:rsidP="003663B4">
      <w:pPr>
        <w:pStyle w:val="ListParagraph"/>
        <w:numPr>
          <w:ilvl w:val="1"/>
          <w:numId w:val="24"/>
        </w:numPr>
        <w:rPr>
          <w:lang w:val="en-US" w:eastAsia="ja-JP"/>
        </w:rPr>
      </w:pPr>
      <w:r>
        <w:rPr>
          <w:lang w:val="en-US" w:eastAsia="ja-JP"/>
        </w:rPr>
        <w:t xml:space="preserve">Run </w:t>
      </w:r>
      <w:r w:rsidRPr="00074546">
        <w:rPr>
          <w:lang w:val="en-US" w:eastAsia="ja-JP"/>
        </w:rPr>
        <w:t>P_Metadata_Ingestion_Master</w:t>
      </w:r>
      <w:r>
        <w:rPr>
          <w:lang w:val="en-US" w:eastAsia="ja-JP"/>
        </w:rPr>
        <w:t xml:space="preserve"> to refresh the mapping in the system</w:t>
      </w:r>
    </w:p>
    <w:p w14:paraId="5F6E0C04" w14:textId="77777777" w:rsidR="003663B4" w:rsidRDefault="003663B4" w:rsidP="003663B4">
      <w:pPr>
        <w:pStyle w:val="ListParagraph"/>
        <w:numPr>
          <w:ilvl w:val="1"/>
          <w:numId w:val="24"/>
        </w:numPr>
        <w:rPr>
          <w:lang w:val="en-US" w:eastAsia="ja-JP"/>
        </w:rPr>
      </w:pPr>
      <w:r>
        <w:rPr>
          <w:lang w:val="en-US" w:eastAsia="ja-JP"/>
        </w:rPr>
        <w:t>Delete Bronze Data from Step 2 if required, then execute associated Master Pipeline disabling all other steps except Bronze and Silver.</w:t>
      </w:r>
    </w:p>
    <w:p w14:paraId="1BCFE0E7" w14:textId="77777777" w:rsidR="003663B4" w:rsidRDefault="003663B4" w:rsidP="003663B4">
      <w:pPr>
        <w:pStyle w:val="ListParagraph"/>
        <w:numPr>
          <w:ilvl w:val="1"/>
          <w:numId w:val="24"/>
        </w:numPr>
        <w:rPr>
          <w:lang w:val="en-US" w:eastAsia="ja-JP"/>
        </w:rPr>
      </w:pPr>
      <w:r>
        <w:rPr>
          <w:lang w:val="en-US" w:eastAsia="ja-JP"/>
        </w:rPr>
        <w:t>Add object to Gold Datawarehouse (including a Gold Table &amp; Gold Stored Procedure as minimum).</w:t>
      </w:r>
    </w:p>
    <w:p w14:paraId="10F3C388" w14:textId="77777777" w:rsidR="003663B4" w:rsidRDefault="003663B4" w:rsidP="003663B4">
      <w:pPr>
        <w:pStyle w:val="ListParagraph"/>
        <w:numPr>
          <w:ilvl w:val="1"/>
          <w:numId w:val="24"/>
        </w:numPr>
        <w:rPr>
          <w:lang w:val="en-US" w:eastAsia="ja-JP"/>
        </w:rPr>
      </w:pPr>
      <w:r>
        <w:rPr>
          <w:lang w:val="en-US" w:eastAsia="ja-JP"/>
        </w:rPr>
        <w:t>Run Master Pipeline including all steps and check the output</w:t>
      </w:r>
    </w:p>
    <w:p w14:paraId="3787AE24" w14:textId="77777777" w:rsidR="003663B4" w:rsidRPr="003663B4" w:rsidRDefault="003663B4" w:rsidP="003663B4">
      <w:pPr>
        <w:rPr>
          <w:lang w:eastAsia="ja-JP"/>
        </w:rPr>
      </w:pPr>
    </w:p>
    <w:p w14:paraId="768C1D2D" w14:textId="68810A72" w:rsidR="009447B0" w:rsidRDefault="00716866" w:rsidP="00A549FD">
      <w:pPr>
        <w:pStyle w:val="Heading3"/>
        <w:rPr>
          <w:lang w:val="en-AU"/>
        </w:rPr>
      </w:pPr>
      <w:r w:rsidRPr="00CA41D2">
        <w:rPr>
          <w:lang w:val="en-AU"/>
        </w:rPr>
        <w:t xml:space="preserve">Tools for </w:t>
      </w:r>
      <w:r w:rsidR="007F1184" w:rsidRPr="00CA41D2">
        <w:rPr>
          <w:lang w:val="en-AU"/>
        </w:rPr>
        <w:t xml:space="preserve">Data Ingestion </w:t>
      </w:r>
      <w:r w:rsidR="00A81F5E" w:rsidRPr="00CA41D2">
        <w:rPr>
          <w:lang w:val="en-AU"/>
        </w:rPr>
        <w:t>to</w:t>
      </w:r>
      <w:r w:rsidR="000242A6" w:rsidRPr="00CA41D2">
        <w:rPr>
          <w:lang w:val="en-AU"/>
        </w:rPr>
        <w:t xml:space="preserve"> Bronze</w:t>
      </w:r>
    </w:p>
    <w:p w14:paraId="30C6BDE5" w14:textId="194DEEFC" w:rsidR="00716866" w:rsidRPr="00CA41D2" w:rsidRDefault="00402B31" w:rsidP="000244BF">
      <w:pPr>
        <w:pStyle w:val="Heading4"/>
        <w:rPr>
          <w:lang w:val="en-AU"/>
        </w:rPr>
      </w:pPr>
      <w:r w:rsidRPr="00CA41D2">
        <w:rPr>
          <w:lang w:val="en-AU"/>
        </w:rPr>
        <w:t>Onboarding a new Object to Bronze</w:t>
      </w:r>
    </w:p>
    <w:p w14:paraId="2BC1DFD2" w14:textId="43C790C4" w:rsidR="004A064D" w:rsidRPr="00CA41D2" w:rsidRDefault="004A064D" w:rsidP="00780ABD">
      <w:pPr>
        <w:rPr>
          <w:lang w:val="en-US" w:eastAsia="ja-JP"/>
        </w:rPr>
      </w:pPr>
      <w:r w:rsidRPr="6E856EEE">
        <w:rPr>
          <w:lang w:val="en-US" w:eastAsia="ja-JP"/>
        </w:rPr>
        <w:t xml:space="preserve">Run the </w:t>
      </w:r>
      <w:r w:rsidR="00BF6160" w:rsidRPr="6E856EEE">
        <w:rPr>
          <w:lang w:val="en-US" w:eastAsia="ja-JP"/>
        </w:rPr>
        <w:t>Stored Procedure shown below for the new object</w:t>
      </w:r>
      <w:r w:rsidR="00166D91" w:rsidRPr="6E856EEE">
        <w:rPr>
          <w:lang w:val="en-US" w:eastAsia="ja-JP"/>
        </w:rPr>
        <w:t>. (For details regarding the stored procedure</w:t>
      </w:r>
      <w:r w:rsidR="00742964">
        <w:rPr>
          <w:lang w:val="en-US" w:eastAsia="ja-JP"/>
        </w:rPr>
        <w:t>,</w:t>
      </w:r>
      <w:r w:rsidR="00166D91" w:rsidRPr="6E856EEE">
        <w:rPr>
          <w:lang w:val="en-US" w:eastAsia="ja-JP"/>
        </w:rPr>
        <w:t xml:space="preserve"> see </w:t>
      </w:r>
      <w:r w:rsidR="009243CE" w:rsidRPr="6E856EEE">
        <w:rPr>
          <w:lang w:val="en-US" w:eastAsia="ja-JP"/>
        </w:rPr>
        <w:t xml:space="preserve">3.1.3.4.1.1 </w:t>
      </w:r>
      <w:r w:rsidR="009C0574" w:rsidRPr="6E856EEE">
        <w:rPr>
          <w:lang w:val="en-US" w:eastAsia="ja-JP"/>
        </w:rPr>
        <w:t xml:space="preserve">- </w:t>
      </w:r>
      <w:r w:rsidR="009243CE" w:rsidRPr="6E856EEE">
        <w:rPr>
          <w:lang w:val="en-US" w:eastAsia="ja-JP"/>
        </w:rPr>
        <w:t>sp_InsertControlTableObject</w:t>
      </w:r>
      <w:r w:rsidR="00166D91" w:rsidRPr="6E856EEE">
        <w:rPr>
          <w:lang w:val="en-US" w:eastAsia="ja-JP"/>
        </w:rPr>
        <w:t>)</w:t>
      </w:r>
    </w:p>
    <w:tbl>
      <w:tblPr>
        <w:tblStyle w:val="ListTable4-Accent51"/>
        <w:tblW w:w="5000" w:type="pct"/>
        <w:tblLook w:val="04A0" w:firstRow="1" w:lastRow="0" w:firstColumn="1" w:lastColumn="0" w:noHBand="0" w:noVBand="1"/>
      </w:tblPr>
      <w:tblGrid>
        <w:gridCol w:w="1696"/>
        <w:gridCol w:w="1560"/>
        <w:gridCol w:w="2835"/>
        <w:gridCol w:w="3113"/>
      </w:tblGrid>
      <w:tr w:rsidR="00780ABD" w14:paraId="2E45AC45" w14:textId="579F435F" w:rsidTr="00780A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tcPr>
          <w:p w14:paraId="4450ED50" w14:textId="63ED334F" w:rsidR="009D366B" w:rsidRPr="00CA41D2" w:rsidRDefault="009D366B" w:rsidP="00780ABD">
            <w:pPr>
              <w:rPr>
                <w:lang w:eastAsia="ja-JP"/>
              </w:rPr>
            </w:pPr>
            <w:r w:rsidRPr="00CA41D2">
              <w:rPr>
                <w:lang w:eastAsia="ja-JP"/>
              </w:rPr>
              <w:t>Datawarehouse</w:t>
            </w:r>
          </w:p>
        </w:tc>
        <w:tc>
          <w:tcPr>
            <w:tcW w:w="847" w:type="pct"/>
          </w:tcPr>
          <w:p w14:paraId="6FACEA81" w14:textId="02B06733" w:rsidR="009D366B" w:rsidRPr="00CA41D2" w:rsidRDefault="009D366B" w:rsidP="00780A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Stored Procedure</w:t>
            </w:r>
          </w:p>
        </w:tc>
        <w:tc>
          <w:tcPr>
            <w:tcW w:w="1540" w:type="pct"/>
          </w:tcPr>
          <w:p w14:paraId="57AD4BE6" w14:textId="1C3C3F45" w:rsidR="009D366B" w:rsidRPr="00CA41D2" w:rsidRDefault="009D366B" w:rsidP="00780A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Parameters</w:t>
            </w:r>
          </w:p>
        </w:tc>
        <w:tc>
          <w:tcPr>
            <w:tcW w:w="1691" w:type="pct"/>
          </w:tcPr>
          <w:p w14:paraId="13E865C9" w14:textId="5FC17A12" w:rsidR="009D366B" w:rsidRPr="00CA41D2" w:rsidRDefault="009D366B" w:rsidP="00780A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Expected Result</w:t>
            </w:r>
          </w:p>
        </w:tc>
      </w:tr>
      <w:tr w:rsidR="00780ABD" w14:paraId="5D6A21B5" w14:textId="77777777" w:rsidTr="00780ABD">
        <w:tc>
          <w:tcPr>
            <w:cnfStyle w:val="001000000000" w:firstRow="0" w:lastRow="0" w:firstColumn="1" w:lastColumn="0" w:oddVBand="0" w:evenVBand="0" w:oddHBand="0" w:evenHBand="0" w:firstRowFirstColumn="0" w:firstRowLastColumn="0" w:lastRowFirstColumn="0" w:lastRowLastColumn="0"/>
            <w:tcW w:w="921" w:type="pct"/>
          </w:tcPr>
          <w:p w14:paraId="26DBF310" w14:textId="2F91720D" w:rsidR="009D366B" w:rsidRPr="00CA41D2" w:rsidRDefault="00166D91" w:rsidP="00780ABD">
            <w:pPr>
              <w:rPr>
                <w:lang w:val="en-US" w:eastAsia="ja-JP"/>
              </w:rPr>
            </w:pPr>
            <w:r w:rsidRPr="6E856EEE">
              <w:rPr>
                <w:lang w:val="en-US" w:eastAsia="ja-JP"/>
              </w:rPr>
              <w:t>FDWH_Ingestion</w:t>
            </w:r>
            <w:r w:rsidR="00780ABD" w:rsidRPr="6E856EEE">
              <w:rPr>
                <w:lang w:val="en-US" w:eastAsia="ja-JP"/>
              </w:rPr>
              <w:t xml:space="preserve"> </w:t>
            </w:r>
            <w:r w:rsidRPr="6E856EEE">
              <w:rPr>
                <w:lang w:val="en-US" w:eastAsia="ja-JP"/>
              </w:rPr>
              <w:t>ControlStore</w:t>
            </w:r>
          </w:p>
        </w:tc>
        <w:tc>
          <w:tcPr>
            <w:tcW w:w="847" w:type="pct"/>
          </w:tcPr>
          <w:p w14:paraId="5F086203" w14:textId="20046382" w:rsidR="009D366B" w:rsidRPr="00CA41D2" w:rsidRDefault="00166D91" w:rsidP="00780ABD">
            <w:pPr>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sp_InsertControl</w:t>
            </w:r>
            <w:r w:rsidR="00780ABD" w:rsidRPr="6E856EEE">
              <w:rPr>
                <w:lang w:val="en-US" w:eastAsia="ja-JP"/>
              </w:rPr>
              <w:t xml:space="preserve"> </w:t>
            </w:r>
            <w:r w:rsidRPr="6E856EEE">
              <w:rPr>
                <w:lang w:val="en-US" w:eastAsia="ja-JP"/>
              </w:rPr>
              <w:t>TableObject</w:t>
            </w:r>
          </w:p>
        </w:tc>
        <w:tc>
          <w:tcPr>
            <w:tcW w:w="1540" w:type="pct"/>
          </w:tcPr>
          <w:p w14:paraId="06D67EBB"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TableName</w:t>
            </w:r>
          </w:p>
          <w:p w14:paraId="6DC89177"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SourceObjectSettings</w:t>
            </w:r>
          </w:p>
          <w:p w14:paraId="428171A6"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CopySourceSettings</w:t>
            </w:r>
          </w:p>
          <w:p w14:paraId="7AF1CB09"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SinkObjectSettings</w:t>
            </w:r>
          </w:p>
          <w:p w14:paraId="29072164"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DataLoadingBehavior</w:t>
            </w:r>
          </w:p>
          <w:p w14:paraId="1198BC64"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WatermarkColumnName</w:t>
            </w:r>
          </w:p>
          <w:p w14:paraId="5FA4E594" w14:textId="2B80119C" w:rsidR="009D366B"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WatermarkQuery</w:t>
            </w:r>
          </w:p>
        </w:tc>
        <w:tc>
          <w:tcPr>
            <w:tcW w:w="1691" w:type="pct"/>
          </w:tcPr>
          <w:p w14:paraId="54084C76" w14:textId="0C215FC7" w:rsidR="009D366B" w:rsidRPr="00CA41D2" w:rsidRDefault="00780ABD" w:rsidP="00780ABD">
            <w:pPr>
              <w:cnfStyle w:val="000000000000" w:firstRow="0" w:lastRow="0" w:firstColumn="0" w:lastColumn="0" w:oddVBand="0" w:evenVBand="0" w:oddHBand="0" w:evenHBand="0" w:firstRowFirstColumn="0" w:firstRowLastColumn="0" w:lastRowFirstColumn="0" w:lastRowLastColumn="0"/>
              <w:rPr>
                <w:lang w:eastAsia="ja-JP"/>
              </w:rPr>
            </w:pPr>
            <w:r w:rsidRPr="00CA41D2">
              <w:rPr>
                <w:lang w:eastAsia="ja-JP"/>
              </w:rPr>
              <w:t>New object will be ingested from the next run onwards</w:t>
            </w:r>
          </w:p>
        </w:tc>
      </w:tr>
    </w:tbl>
    <w:p w14:paraId="38817C61" w14:textId="574DAD76" w:rsidR="000242A6" w:rsidRPr="00CA41D2" w:rsidRDefault="00657875" w:rsidP="000244BF">
      <w:pPr>
        <w:pStyle w:val="Heading4"/>
        <w:rPr>
          <w:lang w:val="en-AU"/>
        </w:rPr>
      </w:pPr>
      <w:r w:rsidRPr="00CA41D2">
        <w:rPr>
          <w:lang w:val="en-AU"/>
        </w:rPr>
        <w:t>Reset Watermarks for an object in Bronze</w:t>
      </w:r>
    </w:p>
    <w:p w14:paraId="5F9D77A7" w14:textId="1AFF3307" w:rsidR="00762F07" w:rsidRPr="00CA41D2" w:rsidRDefault="00762F07" w:rsidP="00762F07">
      <w:pPr>
        <w:rPr>
          <w:lang w:val="en-US" w:eastAsia="ja-JP"/>
        </w:rPr>
      </w:pPr>
      <w:r w:rsidRPr="6E856EEE">
        <w:rPr>
          <w:lang w:val="en-US" w:eastAsia="ja-JP"/>
        </w:rPr>
        <w:t>Run the Stored Procedure shown below for the desired result</w:t>
      </w:r>
      <w:r w:rsidR="002E1D04" w:rsidRPr="6E856EEE">
        <w:rPr>
          <w:lang w:val="en-US" w:eastAsia="ja-JP"/>
        </w:rPr>
        <w:t>. For details regarding the stored procedure see 3.1.3.3.1.</w:t>
      </w:r>
      <w:r w:rsidR="00230EC6" w:rsidRPr="6E856EEE">
        <w:rPr>
          <w:lang w:val="en-US" w:eastAsia="ja-JP"/>
        </w:rPr>
        <w:t>2 ResetAllWaterMarks, &lt;Source&gt;_Reset AllWatermarks</w:t>
      </w:r>
    </w:p>
    <w:tbl>
      <w:tblPr>
        <w:tblStyle w:val="ListTable4-Accent51"/>
        <w:tblW w:w="0" w:type="auto"/>
        <w:tblLook w:val="04A0" w:firstRow="1" w:lastRow="0" w:firstColumn="1" w:lastColumn="0" w:noHBand="0" w:noVBand="1"/>
      </w:tblPr>
      <w:tblGrid>
        <w:gridCol w:w="1696"/>
        <w:gridCol w:w="4417"/>
        <w:gridCol w:w="3091"/>
      </w:tblGrid>
      <w:tr w:rsidR="00632564" w14:paraId="72890F68" w14:textId="77777777" w:rsidTr="00762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8F074A" w14:textId="5B378507" w:rsidR="00632564" w:rsidRPr="00CA41D2" w:rsidRDefault="00632564" w:rsidP="00762F07">
            <w:pPr>
              <w:rPr>
                <w:lang w:eastAsia="ja-JP"/>
              </w:rPr>
            </w:pPr>
            <w:r w:rsidRPr="00CA41D2">
              <w:rPr>
                <w:lang w:eastAsia="ja-JP"/>
              </w:rPr>
              <w:t>Datawarehouse</w:t>
            </w:r>
          </w:p>
        </w:tc>
        <w:tc>
          <w:tcPr>
            <w:tcW w:w="4417" w:type="dxa"/>
          </w:tcPr>
          <w:p w14:paraId="15BCC284" w14:textId="46D4DF80" w:rsidR="00632564" w:rsidRPr="00CA41D2" w:rsidRDefault="00632564" w:rsidP="00762F07">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Stored procedure call</w:t>
            </w:r>
          </w:p>
        </w:tc>
        <w:tc>
          <w:tcPr>
            <w:tcW w:w="3091" w:type="dxa"/>
          </w:tcPr>
          <w:p w14:paraId="057EF4FC" w14:textId="6A6E2657" w:rsidR="00632564" w:rsidRPr="00CA41D2" w:rsidRDefault="00E04F59" w:rsidP="00762F07">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 xml:space="preserve">Expected </w:t>
            </w:r>
            <w:r w:rsidR="00632564" w:rsidRPr="00CA41D2">
              <w:rPr>
                <w:lang w:eastAsia="ja-JP"/>
              </w:rPr>
              <w:t>Result</w:t>
            </w:r>
          </w:p>
        </w:tc>
      </w:tr>
      <w:tr w:rsidR="00632564" w14:paraId="3EB7C329" w14:textId="77777777" w:rsidTr="00762F07">
        <w:tc>
          <w:tcPr>
            <w:cnfStyle w:val="001000000000" w:firstRow="0" w:lastRow="0" w:firstColumn="1" w:lastColumn="0" w:oddVBand="0" w:evenVBand="0" w:oddHBand="0" w:evenHBand="0" w:firstRowFirstColumn="0" w:firstRowLastColumn="0" w:lastRowFirstColumn="0" w:lastRowLastColumn="0"/>
            <w:tcW w:w="1696" w:type="dxa"/>
          </w:tcPr>
          <w:p w14:paraId="1A1F23F4" w14:textId="56CF53DE" w:rsidR="00632564" w:rsidRPr="00CA41D2" w:rsidRDefault="00632564" w:rsidP="00762F07">
            <w:pPr>
              <w:rPr>
                <w:lang w:val="en-US" w:eastAsia="ja-JP"/>
              </w:rPr>
            </w:pPr>
            <w:r w:rsidRPr="6E856EEE">
              <w:rPr>
                <w:lang w:val="en-US" w:eastAsia="ja-JP"/>
              </w:rPr>
              <w:t>FDWH_Ingestion ControlStore</w:t>
            </w:r>
          </w:p>
        </w:tc>
        <w:tc>
          <w:tcPr>
            <w:tcW w:w="4417" w:type="dxa"/>
          </w:tcPr>
          <w:p w14:paraId="0F20FAE6" w14:textId="37E742A6" w:rsidR="00632564" w:rsidRPr="00CA41D2" w:rsidRDefault="006B347E" w:rsidP="00762F07">
            <w:pPr>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 xml:space="preserve">EXEC </w:t>
            </w:r>
            <w:r w:rsidR="00330835" w:rsidRPr="6E856EEE">
              <w:rPr>
                <w:lang w:val="en-US" w:eastAsia="ja-JP"/>
              </w:rPr>
              <w:t>ResetAllWatermarks</w:t>
            </w:r>
          </w:p>
        </w:tc>
        <w:tc>
          <w:tcPr>
            <w:tcW w:w="3091" w:type="dxa"/>
          </w:tcPr>
          <w:p w14:paraId="7F46159A" w14:textId="6ED87960" w:rsidR="00632564" w:rsidRPr="00CA41D2" w:rsidRDefault="008C4F71" w:rsidP="00760DCB">
            <w:pPr>
              <w:pStyle w:val="ListParagraph"/>
              <w:numPr>
                <w:ilvl w:val="0"/>
                <w:numId w:val="31"/>
              </w:numPr>
              <w:ind w:left="290" w:hanging="218"/>
              <w:cnfStyle w:val="000000000000" w:firstRow="0" w:lastRow="0" w:firstColumn="0" w:lastColumn="0" w:oddVBand="0" w:evenVBand="0" w:oddHBand="0" w:evenHBand="0" w:firstRowFirstColumn="0" w:firstRowLastColumn="0" w:lastRowFirstColumn="0" w:lastRowLastColumn="0"/>
              <w:rPr>
                <w:lang w:eastAsia="ja-JP"/>
              </w:rPr>
            </w:pPr>
            <w:r w:rsidRPr="00CA41D2">
              <w:rPr>
                <w:lang w:eastAsia="ja-JP"/>
              </w:rPr>
              <w:t xml:space="preserve">Tracked watermark </w:t>
            </w:r>
            <w:r w:rsidR="00AD1C15" w:rsidRPr="00CA41D2">
              <w:rPr>
                <w:lang w:eastAsia="ja-JP"/>
              </w:rPr>
              <w:t xml:space="preserve">is now </w:t>
            </w:r>
            <w:r w:rsidRPr="00CA41D2">
              <w:rPr>
                <w:lang w:eastAsia="ja-JP"/>
              </w:rPr>
              <w:t xml:space="preserve">reset for </w:t>
            </w:r>
            <w:r w:rsidR="00AD1C15" w:rsidRPr="00CA41D2">
              <w:rPr>
                <w:lang w:eastAsia="ja-JP"/>
              </w:rPr>
              <w:t>all Ingestion Control Tables</w:t>
            </w:r>
          </w:p>
        </w:tc>
      </w:tr>
      <w:tr w:rsidR="00AD1C15" w14:paraId="70E6DF0A" w14:textId="77777777" w:rsidTr="00762F07">
        <w:tc>
          <w:tcPr>
            <w:cnfStyle w:val="001000000000" w:firstRow="0" w:lastRow="0" w:firstColumn="1" w:lastColumn="0" w:oddVBand="0" w:evenVBand="0" w:oddHBand="0" w:evenHBand="0" w:firstRowFirstColumn="0" w:firstRowLastColumn="0" w:lastRowFirstColumn="0" w:lastRowLastColumn="0"/>
            <w:tcW w:w="1696" w:type="dxa"/>
          </w:tcPr>
          <w:p w14:paraId="2FC6D400" w14:textId="6AD145C9" w:rsidR="00AD1C15" w:rsidRPr="00CA41D2" w:rsidRDefault="00AD1C15" w:rsidP="00762F07">
            <w:pPr>
              <w:rPr>
                <w:lang w:val="en-US" w:eastAsia="ja-JP"/>
              </w:rPr>
            </w:pPr>
            <w:r w:rsidRPr="6E856EEE">
              <w:rPr>
                <w:lang w:val="en-US" w:eastAsia="ja-JP"/>
              </w:rPr>
              <w:t>FDWH_Ingestion ControlStore</w:t>
            </w:r>
          </w:p>
        </w:tc>
        <w:tc>
          <w:tcPr>
            <w:tcW w:w="4417" w:type="dxa"/>
          </w:tcPr>
          <w:p w14:paraId="2AC6CC72" w14:textId="5331BB5D" w:rsidR="00AD1C15" w:rsidRPr="00CA41D2" w:rsidRDefault="00AD1C15" w:rsidP="00762F07">
            <w:pPr>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EXEC &lt;Source&gt;_Reset AllWatermarks</w:t>
            </w:r>
          </w:p>
        </w:tc>
        <w:tc>
          <w:tcPr>
            <w:tcW w:w="3091" w:type="dxa"/>
          </w:tcPr>
          <w:p w14:paraId="544F21D5" w14:textId="77777777" w:rsidR="00AD1C15" w:rsidRPr="00CA41D2" w:rsidRDefault="00AD1C15" w:rsidP="00760DCB">
            <w:pPr>
              <w:pStyle w:val="ListParagraph"/>
              <w:numPr>
                <w:ilvl w:val="0"/>
                <w:numId w:val="30"/>
              </w:numPr>
              <w:ind w:left="290" w:hanging="213"/>
              <w:cnfStyle w:val="000000000000" w:firstRow="0" w:lastRow="0" w:firstColumn="0" w:lastColumn="0" w:oddVBand="0" w:evenVBand="0" w:oddHBand="0" w:evenHBand="0" w:firstRowFirstColumn="0" w:firstRowLastColumn="0" w:lastRowFirstColumn="0" w:lastRowLastColumn="0"/>
              <w:rPr>
                <w:lang w:eastAsia="ja-JP"/>
              </w:rPr>
            </w:pPr>
            <w:r w:rsidRPr="00CA41D2">
              <w:rPr>
                <w:lang w:eastAsia="ja-JP"/>
              </w:rPr>
              <w:t>Tracked watermark is now reset for Source Ingestion Control Tables</w:t>
            </w:r>
          </w:p>
          <w:p w14:paraId="279DEF02" w14:textId="67557C76" w:rsidR="00AD1C15" w:rsidRPr="00CA41D2" w:rsidRDefault="00AD1C15" w:rsidP="00760DCB">
            <w:pPr>
              <w:pStyle w:val="ListParagraph"/>
              <w:numPr>
                <w:ilvl w:val="0"/>
                <w:numId w:val="30"/>
              </w:numPr>
              <w:ind w:left="290" w:hanging="213"/>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 xml:space="preserve">Source is one of </w:t>
            </w:r>
            <w:r w:rsidR="007A3678" w:rsidRPr="6E856EEE">
              <w:rPr>
                <w:lang w:val="en-US" w:eastAsia="ja-JP"/>
              </w:rPr>
              <w:t>GOULBDB, SF,</w:t>
            </w:r>
            <w:r w:rsidR="00762F07" w:rsidRPr="6E856EEE">
              <w:rPr>
                <w:lang w:val="en-US" w:eastAsia="ja-JP"/>
              </w:rPr>
              <w:t xml:space="preserve"> BioNet, ePlanning</w:t>
            </w:r>
            <w:r w:rsidR="009B63C2">
              <w:rPr>
                <w:lang w:val="en-US" w:eastAsia="ja-JP"/>
              </w:rPr>
              <w:t>, Planning</w:t>
            </w:r>
            <w:r w:rsidR="007A3678" w:rsidRPr="6E856EEE">
              <w:rPr>
                <w:lang w:val="en-US" w:eastAsia="ja-JP"/>
              </w:rPr>
              <w:t xml:space="preserve"> </w:t>
            </w:r>
          </w:p>
        </w:tc>
      </w:tr>
    </w:tbl>
    <w:p w14:paraId="1F3D703A" w14:textId="77777777" w:rsidR="00867C1A" w:rsidRDefault="00867C1A">
      <w:pPr>
        <w:rPr>
          <w:rFonts w:asciiTheme="majorHAnsi" w:eastAsiaTheme="majorEastAsia" w:hAnsiTheme="majorHAnsi" w:cstheme="majorBidi"/>
          <w:color w:val="004F8A"/>
          <w:sz w:val="24"/>
          <w:szCs w:val="24"/>
          <w:lang w:eastAsia="ja-JP"/>
        </w:rPr>
      </w:pPr>
      <w:r>
        <w:br w:type="page"/>
      </w:r>
    </w:p>
    <w:p w14:paraId="57DD505B" w14:textId="3941754A" w:rsidR="002E5D3C" w:rsidRPr="00CA41D2" w:rsidRDefault="002E5D3C" w:rsidP="002E5D3C">
      <w:pPr>
        <w:pStyle w:val="Heading3"/>
        <w:rPr>
          <w:lang w:val="en-AU"/>
        </w:rPr>
      </w:pPr>
      <w:r w:rsidRPr="00CA41D2">
        <w:rPr>
          <w:lang w:val="en-AU"/>
        </w:rPr>
        <w:lastRenderedPageBreak/>
        <w:t>Tools for Data Ingestion to Silver</w:t>
      </w:r>
    </w:p>
    <w:p w14:paraId="01777FCA" w14:textId="1EC1D7A9" w:rsidR="00632564" w:rsidRPr="00CA41D2" w:rsidRDefault="0033338C" w:rsidP="000244BF">
      <w:pPr>
        <w:pStyle w:val="Heading4"/>
        <w:rPr>
          <w:lang w:val="en-AU"/>
        </w:rPr>
      </w:pPr>
      <w:r w:rsidRPr="00CA41D2">
        <w:rPr>
          <w:lang w:val="en-AU"/>
        </w:rPr>
        <w:t>Tools for Remediating Silver Ingestion for a particular Batch</w:t>
      </w:r>
      <w:r w:rsidR="00E04F59" w:rsidRPr="00CA41D2">
        <w:rPr>
          <w:lang w:val="en-AU"/>
        </w:rPr>
        <w:t xml:space="preserve"> </w:t>
      </w:r>
      <w:r w:rsidRPr="00CA41D2">
        <w:rPr>
          <w:lang w:val="en-AU"/>
        </w:rPr>
        <w:t>ID</w:t>
      </w:r>
    </w:p>
    <w:p w14:paraId="79D8A661" w14:textId="38BB02BA" w:rsidR="0033338C" w:rsidRPr="00CA41D2" w:rsidRDefault="007B4A3E" w:rsidP="0033338C">
      <w:pPr>
        <w:rPr>
          <w:lang w:val="en-US" w:eastAsia="ja-JP"/>
        </w:rPr>
      </w:pPr>
      <w:r w:rsidRPr="6E856EEE">
        <w:rPr>
          <w:lang w:val="en-US" w:eastAsia="ja-JP"/>
        </w:rPr>
        <w:t xml:space="preserve">This procedure </w:t>
      </w:r>
      <w:r w:rsidR="00980E02" w:rsidRPr="6E856EEE">
        <w:rPr>
          <w:lang w:val="en-US" w:eastAsia="ja-JP"/>
        </w:rPr>
        <w:t>should be followed after remediating an error in Silver. It will re-run the associated Batch of data</w:t>
      </w:r>
      <w:r w:rsidR="00867C1A">
        <w:rPr>
          <w:lang w:val="en-US" w:eastAsia="ja-JP"/>
        </w:rPr>
        <w:t>,</w:t>
      </w:r>
      <w:r w:rsidR="00980E02" w:rsidRPr="6E856EEE">
        <w:rPr>
          <w:lang w:val="en-US" w:eastAsia="ja-JP"/>
        </w:rPr>
        <w:t xml:space="preserve"> ensuring consistency between Bronze and Silver.</w:t>
      </w:r>
    </w:p>
    <w:p w14:paraId="0F8B9828" w14:textId="05B64047" w:rsidR="00325FF2" w:rsidRPr="00CA41D2" w:rsidRDefault="00B239A4" w:rsidP="00760DCB">
      <w:pPr>
        <w:pStyle w:val="ListParagraph"/>
        <w:numPr>
          <w:ilvl w:val="1"/>
          <w:numId w:val="24"/>
        </w:numPr>
        <w:rPr>
          <w:lang w:val="en-US" w:eastAsia="ja-JP"/>
        </w:rPr>
      </w:pPr>
      <w:r w:rsidRPr="6E856EEE">
        <w:rPr>
          <w:lang w:val="en-US" w:eastAsia="ja-JP"/>
        </w:rPr>
        <w:t>Upon Failure</w:t>
      </w:r>
      <w:r w:rsidR="003A07C2" w:rsidRPr="6E856EEE">
        <w:rPr>
          <w:lang w:val="en-US" w:eastAsia="ja-JP"/>
        </w:rPr>
        <w:t xml:space="preserve"> of an instance of</w:t>
      </w:r>
      <w:r w:rsidR="00947542" w:rsidRPr="6E856EEE">
        <w:rPr>
          <w:lang w:val="en-US" w:eastAsia="ja-JP"/>
        </w:rPr>
        <w:t xml:space="preserve"> L_MergeBronzeToSilver</w:t>
      </w:r>
      <w:r w:rsidRPr="6E856EEE">
        <w:rPr>
          <w:lang w:val="en-US" w:eastAsia="ja-JP"/>
        </w:rPr>
        <w:t xml:space="preserve"> in </w:t>
      </w:r>
      <w:hyperlink r:id="rId134">
        <w:r w:rsidR="37E80BBF" w:rsidRPr="6E856EEE">
          <w:rPr>
            <w:rStyle w:val="Hyperlink"/>
            <w:lang w:val="en-US" w:eastAsia="ja-JP"/>
          </w:rPr>
          <w:t>Fabric - Monitoring Hub</w:t>
        </w:r>
      </w:hyperlink>
      <w:r w:rsidR="003A07C2" w:rsidRPr="6E856EEE">
        <w:rPr>
          <w:lang w:val="en-US" w:eastAsia="ja-JP"/>
        </w:rPr>
        <w:t xml:space="preserve">, note the BatchId </w:t>
      </w:r>
      <w:r w:rsidR="00D47297" w:rsidRPr="6E856EEE">
        <w:rPr>
          <w:lang w:val="en-US" w:eastAsia="ja-JP"/>
        </w:rPr>
        <w:t xml:space="preserve">and source_type </w:t>
      </w:r>
      <w:r w:rsidR="003A07C2" w:rsidRPr="6E856EEE">
        <w:rPr>
          <w:lang w:val="en-US" w:eastAsia="ja-JP"/>
        </w:rPr>
        <w:t>as shown:</w:t>
      </w:r>
      <w:r w:rsidR="006B2C95" w:rsidRPr="6E856EEE">
        <w:rPr>
          <w:lang w:val="en-US"/>
        </w:rPr>
        <w:t xml:space="preserve"> </w:t>
      </w:r>
      <w:r w:rsidR="05E4C355">
        <w:rPr>
          <w:noProof/>
        </w:rPr>
        <w:drawing>
          <wp:inline distT="0" distB="0" distL="0" distR="0" wp14:anchorId="6F8D61DB" wp14:editId="5087672D">
            <wp:extent cx="5269831" cy="983732"/>
            <wp:effectExtent l="0" t="0" r="7620" b="6985"/>
            <wp:docPr id="102488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269831" cy="983732"/>
                    </a:xfrm>
                    <a:prstGeom prst="rect">
                      <a:avLst/>
                    </a:prstGeom>
                  </pic:spPr>
                </pic:pic>
              </a:graphicData>
            </a:graphic>
          </wp:inline>
        </w:drawing>
      </w:r>
    </w:p>
    <w:p w14:paraId="7CC46235" w14:textId="15207C16" w:rsidR="0086008E" w:rsidRPr="00CA41D2" w:rsidRDefault="00497476" w:rsidP="0086008E">
      <w:pPr>
        <w:pStyle w:val="ListParagraph"/>
        <w:ind w:left="644"/>
        <w:rPr>
          <w:lang w:eastAsia="ja-JP"/>
        </w:rPr>
      </w:pPr>
      <w:r>
        <w:rPr>
          <w:noProof/>
        </w:rPr>
        <w:drawing>
          <wp:inline distT="0" distB="0" distL="0" distR="0" wp14:anchorId="1A451643" wp14:editId="64521B0E">
            <wp:extent cx="2123333" cy="2269489"/>
            <wp:effectExtent l="0" t="0" r="0" b="0"/>
            <wp:docPr id="239548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8312" name="Picture 1" descr="A screenshot of a computer&#10;&#10;AI-generated content may be incorrect."/>
                    <pic:cNvPicPr/>
                  </pic:nvPicPr>
                  <pic:blipFill>
                    <a:blip r:embed="rId136"/>
                    <a:stretch>
                      <a:fillRect/>
                    </a:stretch>
                  </pic:blipFill>
                  <pic:spPr>
                    <a:xfrm>
                      <a:off x="0" y="0"/>
                      <a:ext cx="2129498" cy="2276079"/>
                    </a:xfrm>
                    <a:prstGeom prst="rect">
                      <a:avLst/>
                    </a:prstGeom>
                  </pic:spPr>
                </pic:pic>
              </a:graphicData>
            </a:graphic>
          </wp:inline>
        </w:drawing>
      </w:r>
    </w:p>
    <w:p w14:paraId="6961613C" w14:textId="77777777" w:rsidR="00D47297" w:rsidRPr="00CA41D2" w:rsidRDefault="00D47297" w:rsidP="00D47297">
      <w:pPr>
        <w:pStyle w:val="ListParagraph"/>
        <w:ind w:left="644"/>
        <w:rPr>
          <w:lang w:eastAsia="ja-JP"/>
        </w:rPr>
      </w:pPr>
    </w:p>
    <w:p w14:paraId="7BB294D0" w14:textId="7143B0C6" w:rsidR="00174992" w:rsidRPr="00CA41D2" w:rsidRDefault="00174992" w:rsidP="00174992">
      <w:pPr>
        <w:pStyle w:val="ListParagraph"/>
        <w:ind w:left="644"/>
        <w:rPr>
          <w:lang w:eastAsia="ja-JP"/>
        </w:rPr>
      </w:pPr>
      <w:r>
        <w:rPr>
          <w:noProof/>
        </w:rPr>
        <w:drawing>
          <wp:inline distT="0" distB="0" distL="0" distR="0" wp14:anchorId="4CE19337" wp14:editId="6696A5C9">
            <wp:extent cx="2280811" cy="1465326"/>
            <wp:effectExtent l="0" t="0" r="5715" b="1905"/>
            <wp:docPr id="638296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6750" name="Picture 1" descr="A screenshot of a computer&#10;&#10;AI-generated content may be incorrect."/>
                    <pic:cNvPicPr/>
                  </pic:nvPicPr>
                  <pic:blipFill>
                    <a:blip r:embed="rId137"/>
                    <a:stretch>
                      <a:fillRect/>
                    </a:stretch>
                  </pic:blipFill>
                  <pic:spPr>
                    <a:xfrm>
                      <a:off x="0" y="0"/>
                      <a:ext cx="2285983" cy="1468649"/>
                    </a:xfrm>
                    <a:prstGeom prst="rect">
                      <a:avLst/>
                    </a:prstGeom>
                  </pic:spPr>
                </pic:pic>
              </a:graphicData>
            </a:graphic>
          </wp:inline>
        </w:drawing>
      </w:r>
    </w:p>
    <w:p w14:paraId="2E188CE9" w14:textId="158E94EA" w:rsidR="00BA23A4" w:rsidRPr="00CA41D2" w:rsidRDefault="00174992" w:rsidP="6CC613DC">
      <w:pPr>
        <w:pStyle w:val="ListParagraph"/>
        <w:numPr>
          <w:ilvl w:val="1"/>
          <w:numId w:val="24"/>
        </w:numPr>
        <w:rPr>
          <w:lang w:eastAsia="ja-JP"/>
        </w:rPr>
      </w:pPr>
      <w:r w:rsidRPr="6CC613DC">
        <w:rPr>
          <w:lang w:eastAsia="ja-JP"/>
        </w:rPr>
        <w:t xml:space="preserve">Click ‘Update Pipeline’, </w:t>
      </w:r>
      <w:r w:rsidR="00F50378" w:rsidRPr="6CC613DC">
        <w:rPr>
          <w:lang w:eastAsia="ja-JP"/>
        </w:rPr>
        <w:t>‘</w:t>
      </w:r>
      <w:r w:rsidRPr="6CC613DC">
        <w:rPr>
          <w:lang w:eastAsia="ja-JP"/>
        </w:rPr>
        <w:t>Run</w:t>
      </w:r>
      <w:r w:rsidR="00F50378" w:rsidRPr="6CC613DC">
        <w:rPr>
          <w:lang w:eastAsia="ja-JP"/>
        </w:rPr>
        <w:t>’</w:t>
      </w:r>
      <w:r w:rsidRPr="6CC613DC">
        <w:rPr>
          <w:lang w:eastAsia="ja-JP"/>
        </w:rPr>
        <w:t>, and enter the parameters as shown</w:t>
      </w:r>
      <w:r w:rsidR="00BA23A4" w:rsidRPr="6CC613DC">
        <w:rPr>
          <w:lang w:eastAsia="ja-JP"/>
        </w:rPr>
        <w:t>:</w:t>
      </w:r>
    </w:p>
    <w:p w14:paraId="74DD187F" w14:textId="590BAD69" w:rsidR="00CF086A" w:rsidRPr="00CA41D2" w:rsidRDefault="00CF086A" w:rsidP="00760DCB">
      <w:pPr>
        <w:pStyle w:val="ListParagraph"/>
        <w:numPr>
          <w:ilvl w:val="0"/>
          <w:numId w:val="32"/>
        </w:numPr>
        <w:rPr>
          <w:lang w:eastAsia="ja-JP"/>
        </w:rPr>
      </w:pPr>
      <w:r w:rsidRPr="00CA41D2">
        <w:rPr>
          <w:lang w:eastAsia="ja-JP"/>
        </w:rPr>
        <w:t>Update Pipeline:</w:t>
      </w:r>
    </w:p>
    <w:p w14:paraId="44336A00" w14:textId="40FCE3F0" w:rsidR="00BA23A4" w:rsidRPr="00CA41D2" w:rsidRDefault="00BA23A4" w:rsidP="00D25B2D">
      <w:pPr>
        <w:pStyle w:val="ListParagraph"/>
        <w:ind w:left="864" w:firstLine="64"/>
        <w:rPr>
          <w:lang w:eastAsia="ja-JP"/>
        </w:rPr>
      </w:pPr>
      <w:r w:rsidRPr="00CA41D2">
        <w:rPr>
          <w:noProof/>
          <w:lang w:eastAsia="ja-JP"/>
        </w:rPr>
        <w:drawing>
          <wp:inline distT="0" distB="0" distL="0" distR="0" wp14:anchorId="40C13632" wp14:editId="38BE29E1">
            <wp:extent cx="3827018" cy="740150"/>
            <wp:effectExtent l="0" t="0" r="2540" b="3175"/>
            <wp:docPr id="1154719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19709" name="Picture 1" descr="A screenshot of a computer&#10;&#10;AI-generated content may be incorrect."/>
                    <pic:cNvPicPr/>
                  </pic:nvPicPr>
                  <pic:blipFill>
                    <a:blip r:embed="rId138"/>
                    <a:stretch>
                      <a:fillRect/>
                    </a:stretch>
                  </pic:blipFill>
                  <pic:spPr>
                    <a:xfrm>
                      <a:off x="0" y="0"/>
                      <a:ext cx="3846138" cy="743848"/>
                    </a:xfrm>
                    <a:prstGeom prst="rect">
                      <a:avLst/>
                    </a:prstGeom>
                  </pic:spPr>
                </pic:pic>
              </a:graphicData>
            </a:graphic>
          </wp:inline>
        </w:drawing>
      </w:r>
    </w:p>
    <w:p w14:paraId="0C10C7F8" w14:textId="77777777" w:rsidR="00F50378" w:rsidRPr="00CA41D2" w:rsidRDefault="00F50378" w:rsidP="00BA23A4">
      <w:pPr>
        <w:pStyle w:val="ListParagraph"/>
        <w:ind w:left="644"/>
        <w:rPr>
          <w:lang w:eastAsia="ja-JP"/>
        </w:rPr>
      </w:pPr>
    </w:p>
    <w:p w14:paraId="06089218" w14:textId="73B83A18" w:rsidR="00CF086A" w:rsidRPr="00CA41D2" w:rsidRDefault="00F50378" w:rsidP="00760DCB">
      <w:pPr>
        <w:pStyle w:val="ListParagraph"/>
        <w:numPr>
          <w:ilvl w:val="0"/>
          <w:numId w:val="32"/>
        </w:numPr>
        <w:rPr>
          <w:lang w:eastAsia="ja-JP"/>
        </w:rPr>
      </w:pPr>
      <w:r w:rsidRPr="00CA41D2">
        <w:rPr>
          <w:lang w:eastAsia="ja-JP"/>
        </w:rPr>
        <w:t>Run:</w:t>
      </w:r>
    </w:p>
    <w:p w14:paraId="28F27B48" w14:textId="07527975" w:rsidR="00BA23A4" w:rsidRPr="00CA41D2" w:rsidRDefault="00CF086A" w:rsidP="00D25B2D">
      <w:pPr>
        <w:pStyle w:val="ListParagraph"/>
        <w:ind w:left="864" w:firstLine="64"/>
        <w:rPr>
          <w:lang w:eastAsia="ja-JP"/>
        </w:rPr>
      </w:pPr>
      <w:r w:rsidRPr="00CA41D2">
        <w:rPr>
          <w:noProof/>
          <w:lang w:eastAsia="ja-JP"/>
        </w:rPr>
        <w:lastRenderedPageBreak/>
        <w:drawing>
          <wp:inline distT="0" distB="0" distL="0" distR="0" wp14:anchorId="020A243F" wp14:editId="1EACA52B">
            <wp:extent cx="3912362" cy="825018"/>
            <wp:effectExtent l="0" t="0" r="0" b="0"/>
            <wp:docPr id="91061304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13045" name="Picture 1" descr="A screenshot of a web page&#10;&#10;AI-generated content may be incorrect."/>
                    <pic:cNvPicPr/>
                  </pic:nvPicPr>
                  <pic:blipFill>
                    <a:blip r:embed="rId139"/>
                    <a:stretch>
                      <a:fillRect/>
                    </a:stretch>
                  </pic:blipFill>
                  <pic:spPr>
                    <a:xfrm>
                      <a:off x="0" y="0"/>
                      <a:ext cx="3946251" cy="832164"/>
                    </a:xfrm>
                    <a:prstGeom prst="rect">
                      <a:avLst/>
                    </a:prstGeom>
                  </pic:spPr>
                </pic:pic>
              </a:graphicData>
            </a:graphic>
          </wp:inline>
        </w:drawing>
      </w:r>
    </w:p>
    <w:p w14:paraId="68D2BCC8" w14:textId="3C2B4481" w:rsidR="00F50378" w:rsidRPr="00CA41D2" w:rsidRDefault="00F50378" w:rsidP="00760DCB">
      <w:pPr>
        <w:pStyle w:val="ListParagraph"/>
        <w:numPr>
          <w:ilvl w:val="0"/>
          <w:numId w:val="32"/>
        </w:numPr>
        <w:rPr>
          <w:lang w:eastAsia="ja-JP"/>
        </w:rPr>
      </w:pPr>
      <w:r w:rsidRPr="00CA41D2">
        <w:rPr>
          <w:lang w:eastAsia="ja-JP"/>
        </w:rPr>
        <w:t>Parameters:</w:t>
      </w:r>
    </w:p>
    <w:p w14:paraId="3D5A85EE" w14:textId="59EFB021" w:rsidR="00174992" w:rsidRPr="00CA41D2" w:rsidRDefault="00412028" w:rsidP="00D25B2D">
      <w:pPr>
        <w:pStyle w:val="ListParagraph"/>
        <w:ind w:left="864" w:firstLine="64"/>
        <w:rPr>
          <w:lang w:eastAsia="ja-JP"/>
        </w:rPr>
      </w:pPr>
      <w:r w:rsidRPr="00CA41D2">
        <w:rPr>
          <w:noProof/>
          <w:lang w:eastAsia="ja-JP"/>
        </w:rPr>
        <w:drawing>
          <wp:inline distT="0" distB="0" distL="0" distR="0" wp14:anchorId="5B44BB74" wp14:editId="10865B20">
            <wp:extent cx="3538128" cy="1914144"/>
            <wp:effectExtent l="0" t="0" r="5715" b="0"/>
            <wp:docPr id="2010580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0758" name="Picture 1" descr="A screenshot of a computer&#10;&#10;AI-generated content may be incorrect."/>
                    <pic:cNvPicPr/>
                  </pic:nvPicPr>
                  <pic:blipFill rotWithShape="1">
                    <a:blip r:embed="rId140"/>
                    <a:srcRect b="50192"/>
                    <a:stretch/>
                  </pic:blipFill>
                  <pic:spPr bwMode="auto">
                    <a:xfrm>
                      <a:off x="0" y="0"/>
                      <a:ext cx="3544473" cy="1917577"/>
                    </a:xfrm>
                    <a:prstGeom prst="rect">
                      <a:avLst/>
                    </a:prstGeom>
                    <a:ln>
                      <a:noFill/>
                    </a:ln>
                    <a:extLst>
                      <a:ext uri="{53640926-AAD7-44D8-BBD7-CCE9431645EC}">
                        <a14:shadowObscured xmlns:a14="http://schemas.microsoft.com/office/drawing/2010/main"/>
                      </a:ext>
                    </a:extLst>
                  </pic:spPr>
                </pic:pic>
              </a:graphicData>
            </a:graphic>
          </wp:inline>
        </w:drawing>
      </w:r>
    </w:p>
    <w:p w14:paraId="406661C3" w14:textId="10EE036E" w:rsidR="0022611D" w:rsidRPr="00CA41D2" w:rsidRDefault="00F50378" w:rsidP="0033338C">
      <w:pPr>
        <w:rPr>
          <w:u w:val="single"/>
          <w:lang w:val="en-US" w:eastAsia="ja-JP"/>
        </w:rPr>
      </w:pPr>
      <w:r w:rsidRPr="6E856EEE">
        <w:rPr>
          <w:u w:val="single"/>
          <w:lang w:val="en-US" w:eastAsia="ja-JP"/>
        </w:rPr>
        <w:t xml:space="preserve">Expected result: Assuming </w:t>
      </w:r>
      <w:r w:rsidR="00C920FD" w:rsidRPr="6E856EEE">
        <w:rPr>
          <w:u w:val="single"/>
          <w:lang w:val="en-US" w:eastAsia="ja-JP"/>
        </w:rPr>
        <w:t>error has been fixed, the above steps will now synchronise the missed data from Bronze to Silver.</w:t>
      </w:r>
    </w:p>
    <w:p w14:paraId="128F2651" w14:textId="77777777" w:rsidR="00867C1A" w:rsidRDefault="00867C1A">
      <w:pPr>
        <w:rPr>
          <w:rFonts w:asciiTheme="majorHAnsi" w:eastAsiaTheme="majorEastAsia" w:hAnsiTheme="majorHAnsi" w:cstheme="majorBidi"/>
          <w:color w:val="004F8A"/>
          <w:sz w:val="24"/>
          <w:szCs w:val="24"/>
          <w:lang w:eastAsia="ja-JP"/>
        </w:rPr>
      </w:pPr>
      <w:bookmarkStart w:id="794" w:name="_Toc152076021"/>
      <w:r>
        <w:br w:type="page"/>
      </w:r>
    </w:p>
    <w:p w14:paraId="6EB04733" w14:textId="13071A78" w:rsidR="002E5D3C" w:rsidRPr="00CA41D2" w:rsidRDefault="002E5D3C" w:rsidP="002E5D3C">
      <w:pPr>
        <w:pStyle w:val="Heading3"/>
        <w:rPr>
          <w:lang w:val="en-AU"/>
        </w:rPr>
      </w:pPr>
      <w:r w:rsidRPr="00CA41D2">
        <w:rPr>
          <w:lang w:val="en-AU"/>
        </w:rPr>
        <w:lastRenderedPageBreak/>
        <w:t>Tools for Data Ingestion to Gold</w:t>
      </w:r>
    </w:p>
    <w:p w14:paraId="1ED15635" w14:textId="50F0B016" w:rsidR="00BF560C" w:rsidRPr="00BF560C" w:rsidRDefault="00BF560C" w:rsidP="00BF560C">
      <w:pPr>
        <w:rPr>
          <w:lang w:eastAsia="ja-JP"/>
        </w:rPr>
      </w:pPr>
      <w:r>
        <w:rPr>
          <w:lang w:eastAsia="ja-JP"/>
        </w:rPr>
        <w:t xml:space="preserve">The </w:t>
      </w:r>
      <w:r w:rsidR="00AD09A5">
        <w:rPr>
          <w:lang w:eastAsia="ja-JP"/>
        </w:rPr>
        <w:t>ingestion from Silver to Gold is handled via S</w:t>
      </w:r>
      <w:r w:rsidR="00866BB9">
        <w:rPr>
          <w:lang w:eastAsia="ja-JP"/>
        </w:rPr>
        <w:t>tored P</w:t>
      </w:r>
      <w:r w:rsidR="00AD09A5">
        <w:rPr>
          <w:lang w:eastAsia="ja-JP"/>
        </w:rPr>
        <w:t xml:space="preserve">rocedures in the </w:t>
      </w:r>
      <w:r w:rsidR="00FC4213">
        <w:rPr>
          <w:lang w:eastAsia="ja-JP"/>
        </w:rPr>
        <w:t xml:space="preserve">Warehouse </w:t>
      </w:r>
      <w:r w:rsidR="00FC4213" w:rsidRPr="00866BB9">
        <w:rPr>
          <w:lang w:eastAsia="ja-JP"/>
        </w:rPr>
        <w:t>FDWH_Gold</w:t>
      </w:r>
      <w:r w:rsidR="00FC4213">
        <w:rPr>
          <w:lang w:eastAsia="ja-JP"/>
        </w:rPr>
        <w:t xml:space="preserve">, </w:t>
      </w:r>
      <w:r w:rsidR="00AB3C5D">
        <w:rPr>
          <w:lang w:eastAsia="ja-JP"/>
        </w:rPr>
        <w:t>which</w:t>
      </w:r>
      <w:r w:rsidR="00B97029">
        <w:rPr>
          <w:lang w:eastAsia="ja-JP"/>
        </w:rPr>
        <w:t xml:space="preserve"> </w:t>
      </w:r>
      <w:r w:rsidR="00D06576">
        <w:rPr>
          <w:lang w:eastAsia="ja-JP"/>
        </w:rPr>
        <w:t xml:space="preserve">use the </w:t>
      </w:r>
      <w:r w:rsidR="00E143DA">
        <w:rPr>
          <w:lang w:eastAsia="ja-JP"/>
        </w:rPr>
        <w:t xml:space="preserve">table </w:t>
      </w:r>
      <w:r w:rsidR="00866BB9" w:rsidRPr="00866BB9">
        <w:rPr>
          <w:lang w:eastAsia="ja-JP"/>
        </w:rPr>
        <w:t>[FDWH_Gold].[mgmt].[GoldIngestionBatchStatus]</w:t>
      </w:r>
      <w:r w:rsidR="00E143DA">
        <w:rPr>
          <w:lang w:eastAsia="ja-JP"/>
        </w:rPr>
        <w:t xml:space="preserve"> for </w:t>
      </w:r>
      <w:r w:rsidR="001A7231">
        <w:rPr>
          <w:lang w:eastAsia="ja-JP"/>
        </w:rPr>
        <w:t>ingestion control and filter</w:t>
      </w:r>
      <w:r w:rsidR="009C7BAB">
        <w:rPr>
          <w:lang w:eastAsia="ja-JP"/>
        </w:rPr>
        <w:t>s</w:t>
      </w:r>
      <w:r w:rsidR="001A7231">
        <w:rPr>
          <w:lang w:eastAsia="ja-JP"/>
        </w:rPr>
        <w:t xml:space="preserve"> data from Silver using the Last Successful Batch Id. </w:t>
      </w:r>
      <w:r w:rsidR="00CA62B3">
        <w:rPr>
          <w:lang w:eastAsia="ja-JP"/>
        </w:rPr>
        <w:t xml:space="preserve">This means that the remediation of a Gold ingestion </w:t>
      </w:r>
      <w:r w:rsidR="000D19B5">
        <w:rPr>
          <w:lang w:eastAsia="ja-JP"/>
        </w:rPr>
        <w:t>happens automatically on the next pipeline run, since the logic will disregard a failed run and filter from the last time it was successful.</w:t>
      </w:r>
    </w:p>
    <w:p w14:paraId="7BA86CF4" w14:textId="0EE0116A" w:rsidR="002E5D3C" w:rsidRPr="005A0618" w:rsidRDefault="00825237" w:rsidP="002E5D3C">
      <w:pPr>
        <w:pStyle w:val="Heading4"/>
        <w:rPr>
          <w:lang w:val="en-AU"/>
        </w:rPr>
      </w:pPr>
      <w:r w:rsidRPr="00CA41D2">
        <w:rPr>
          <w:lang w:val="en-AU"/>
        </w:rPr>
        <w:t xml:space="preserve">Tools for Remediating </w:t>
      </w:r>
      <w:r w:rsidR="00783467" w:rsidRPr="005A0618">
        <w:rPr>
          <w:lang w:val="en-AU"/>
        </w:rPr>
        <w:t>Gold</w:t>
      </w:r>
      <w:r w:rsidR="002E5D3C" w:rsidRPr="005A0618">
        <w:rPr>
          <w:lang w:val="en-AU"/>
        </w:rPr>
        <w:t xml:space="preserve"> Ingestion for a particular Batch ID</w:t>
      </w:r>
    </w:p>
    <w:p w14:paraId="5F345C8D" w14:textId="5F23AA32" w:rsidR="00FB6017" w:rsidRDefault="003620D5" w:rsidP="000D19B5">
      <w:pPr>
        <w:rPr>
          <w:lang w:eastAsia="ja-JP"/>
        </w:rPr>
      </w:pPr>
      <w:r>
        <w:rPr>
          <w:lang w:eastAsia="ja-JP"/>
        </w:rPr>
        <w:t>In the case where the ingestion for a particula</w:t>
      </w:r>
      <w:r w:rsidR="00825237">
        <w:rPr>
          <w:lang w:eastAsia="ja-JP"/>
        </w:rPr>
        <w:t>r</w:t>
      </w:r>
      <w:r>
        <w:rPr>
          <w:lang w:eastAsia="ja-JP"/>
        </w:rPr>
        <w:t xml:space="preserve"> Batch Id was </w:t>
      </w:r>
      <w:r w:rsidR="00093F68">
        <w:rPr>
          <w:lang w:eastAsia="ja-JP"/>
        </w:rPr>
        <w:t>solved</w:t>
      </w:r>
      <w:r w:rsidR="00825237">
        <w:rPr>
          <w:lang w:eastAsia="ja-JP"/>
        </w:rPr>
        <w:t xml:space="preserve"> in Silver using the Tool for </w:t>
      </w:r>
      <w:r w:rsidR="00825237" w:rsidRPr="00825237">
        <w:rPr>
          <w:lang w:eastAsia="ja-JP"/>
        </w:rPr>
        <w:t>Remediating Silver Ingestion for a particular Batch ID</w:t>
      </w:r>
      <w:r w:rsidR="00825237">
        <w:rPr>
          <w:lang w:eastAsia="ja-JP"/>
        </w:rPr>
        <w:t>,</w:t>
      </w:r>
      <w:r w:rsidR="00825237" w:rsidRPr="00825237">
        <w:rPr>
          <w:lang w:eastAsia="ja-JP"/>
        </w:rPr>
        <w:t xml:space="preserve"> </w:t>
      </w:r>
      <w:r w:rsidR="00B1725B">
        <w:rPr>
          <w:lang w:eastAsia="ja-JP"/>
        </w:rPr>
        <w:t>the data still</w:t>
      </w:r>
      <w:r w:rsidR="00825237">
        <w:rPr>
          <w:lang w:eastAsia="ja-JP"/>
        </w:rPr>
        <w:t xml:space="preserve"> needs to be ingested into Gold</w:t>
      </w:r>
      <w:r w:rsidR="00B1725B">
        <w:rPr>
          <w:lang w:eastAsia="ja-JP"/>
        </w:rPr>
        <w:t>. T</w:t>
      </w:r>
      <w:r w:rsidR="00825237">
        <w:rPr>
          <w:lang w:eastAsia="ja-JP"/>
        </w:rPr>
        <w:t>he pipeline ‘</w:t>
      </w:r>
      <w:r w:rsidR="00825237" w:rsidRPr="00825237">
        <w:rPr>
          <w:lang w:eastAsia="ja-JP"/>
        </w:rPr>
        <w:t>L_MergeSilverToGold</w:t>
      </w:r>
      <w:r w:rsidR="00825237">
        <w:rPr>
          <w:lang w:eastAsia="ja-JP"/>
        </w:rPr>
        <w:t xml:space="preserve">’ </w:t>
      </w:r>
      <w:r w:rsidR="00BE5984">
        <w:rPr>
          <w:lang w:eastAsia="ja-JP"/>
        </w:rPr>
        <w:t xml:space="preserve">is </w:t>
      </w:r>
      <w:r w:rsidR="00825237">
        <w:rPr>
          <w:lang w:eastAsia="ja-JP"/>
        </w:rPr>
        <w:t>used</w:t>
      </w:r>
      <w:r w:rsidR="00B95F18">
        <w:rPr>
          <w:lang w:eastAsia="ja-JP"/>
        </w:rPr>
        <w:t xml:space="preserve"> to run the </w:t>
      </w:r>
      <w:r w:rsidR="00AE49A3">
        <w:rPr>
          <w:lang w:eastAsia="ja-JP"/>
        </w:rPr>
        <w:t>ingestion</w:t>
      </w:r>
      <w:r w:rsidR="00253774">
        <w:rPr>
          <w:lang w:eastAsia="ja-JP"/>
        </w:rPr>
        <w:t>:</w:t>
      </w:r>
    </w:p>
    <w:tbl>
      <w:tblPr>
        <w:tblStyle w:val="ListTable4-Accent51"/>
        <w:tblW w:w="0" w:type="auto"/>
        <w:tblLook w:val="04A0" w:firstRow="1" w:lastRow="0" w:firstColumn="1" w:lastColumn="0" w:noHBand="0" w:noVBand="1"/>
      </w:tblPr>
      <w:tblGrid>
        <w:gridCol w:w="1822"/>
        <w:gridCol w:w="4341"/>
        <w:gridCol w:w="3041"/>
      </w:tblGrid>
      <w:tr w:rsidR="00FB6017" w:rsidRPr="00CA41D2" w14:paraId="1C43620C" w14:textId="77777777" w:rsidTr="00FB6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2" w:type="dxa"/>
          </w:tcPr>
          <w:p w14:paraId="76CF6E2D" w14:textId="7CF992F2" w:rsidR="00FB6017" w:rsidRPr="00CA41D2" w:rsidRDefault="00FB6017">
            <w:pPr>
              <w:rPr>
                <w:lang w:eastAsia="ja-JP"/>
              </w:rPr>
            </w:pPr>
            <w:r>
              <w:rPr>
                <w:lang w:eastAsia="ja-JP"/>
              </w:rPr>
              <w:t>Pipeline</w:t>
            </w:r>
          </w:p>
        </w:tc>
        <w:tc>
          <w:tcPr>
            <w:tcW w:w="4341" w:type="dxa"/>
          </w:tcPr>
          <w:p w14:paraId="0EC2B634" w14:textId="2AB5C838" w:rsidR="00FB6017" w:rsidRPr="00CA41D2" w:rsidRDefault="00FB6017">
            <w:pPr>
              <w:cnfStyle w:val="100000000000" w:firstRow="1" w:lastRow="0" w:firstColumn="0" w:lastColumn="0" w:oddVBand="0" w:evenVBand="0" w:oddHBand="0" w:evenHBand="0" w:firstRowFirstColumn="0" w:firstRowLastColumn="0" w:lastRowFirstColumn="0" w:lastRowLastColumn="0"/>
              <w:rPr>
                <w:lang w:eastAsia="ja-JP"/>
              </w:rPr>
            </w:pPr>
            <w:r>
              <w:rPr>
                <w:lang w:eastAsia="ja-JP"/>
              </w:rPr>
              <w:t>Parameters</w:t>
            </w:r>
          </w:p>
        </w:tc>
        <w:tc>
          <w:tcPr>
            <w:tcW w:w="3041" w:type="dxa"/>
          </w:tcPr>
          <w:p w14:paraId="5ED4941F" w14:textId="77777777" w:rsidR="00FB6017" w:rsidRPr="00CA41D2" w:rsidRDefault="00FB6017">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Expected Result</w:t>
            </w:r>
          </w:p>
        </w:tc>
      </w:tr>
      <w:tr w:rsidR="00FB6017" w:rsidRPr="00CA41D2" w14:paraId="54F90052" w14:textId="77777777" w:rsidTr="00FB6017">
        <w:tc>
          <w:tcPr>
            <w:cnfStyle w:val="001000000000" w:firstRow="0" w:lastRow="0" w:firstColumn="1" w:lastColumn="0" w:oddVBand="0" w:evenVBand="0" w:oddHBand="0" w:evenHBand="0" w:firstRowFirstColumn="0" w:firstRowLastColumn="0" w:lastRowFirstColumn="0" w:lastRowLastColumn="0"/>
            <w:tcW w:w="1822" w:type="dxa"/>
          </w:tcPr>
          <w:p w14:paraId="601538B4" w14:textId="75C406A1" w:rsidR="00FB6017" w:rsidRPr="00CA41D2" w:rsidRDefault="00FB6017">
            <w:pPr>
              <w:rPr>
                <w:lang w:eastAsia="ja-JP"/>
              </w:rPr>
            </w:pPr>
            <w:r w:rsidRPr="00825237">
              <w:rPr>
                <w:lang w:eastAsia="ja-JP"/>
              </w:rPr>
              <w:t>L_MergeSilverToGold</w:t>
            </w:r>
          </w:p>
        </w:tc>
        <w:tc>
          <w:tcPr>
            <w:tcW w:w="4341" w:type="dxa"/>
          </w:tcPr>
          <w:p w14:paraId="57AF00E9" w14:textId="77777777" w:rsidR="00FB6017" w:rsidRDefault="00FB6017">
            <w:pPr>
              <w:cnfStyle w:val="000000000000" w:firstRow="0" w:lastRow="0" w:firstColumn="0" w:lastColumn="0" w:oddVBand="0" w:evenVBand="0" w:oddHBand="0" w:evenHBand="0" w:firstRowFirstColumn="0" w:firstRowLastColumn="0" w:lastRowFirstColumn="0" w:lastRowLastColumn="0"/>
              <w:rPr>
                <w:lang w:eastAsia="ja-JP"/>
              </w:rPr>
            </w:pPr>
            <w:r w:rsidRPr="00FB6017">
              <w:rPr>
                <w:lang w:eastAsia="ja-JP"/>
              </w:rPr>
              <w:t>sourceType</w:t>
            </w:r>
            <w:r>
              <w:rPr>
                <w:lang w:eastAsia="ja-JP"/>
              </w:rPr>
              <w:t xml:space="preserve"> = </w:t>
            </w:r>
            <w:r w:rsidR="00F10AB8" w:rsidRPr="00F10AB8">
              <w:rPr>
                <w:lang w:eastAsia="ja-JP"/>
              </w:rPr>
              <w:t>&lt;Source&gt;</w:t>
            </w:r>
          </w:p>
          <w:p w14:paraId="292D4322" w14:textId="5A306A85" w:rsidR="00F10AB8" w:rsidRPr="00CA41D2" w:rsidRDefault="00F10AB8">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 xml:space="preserve">batchId = </w:t>
            </w:r>
            <w:r w:rsidR="0011110E">
              <w:rPr>
                <w:lang w:eastAsia="ja-JP"/>
              </w:rPr>
              <w:t>&lt;BatchId&gt;</w:t>
            </w:r>
          </w:p>
        </w:tc>
        <w:tc>
          <w:tcPr>
            <w:tcW w:w="3041" w:type="dxa"/>
          </w:tcPr>
          <w:p w14:paraId="48753EDA" w14:textId="488B74B8" w:rsidR="00FB6017" w:rsidRPr="0011110E" w:rsidRDefault="00C574A5" w:rsidP="0011110E">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Data from the</w:t>
            </w:r>
            <w:r w:rsidR="0023331D">
              <w:rPr>
                <w:lang w:eastAsia="ja-JP"/>
              </w:rPr>
              <w:t xml:space="preserve"> remediated</w:t>
            </w:r>
            <w:r>
              <w:rPr>
                <w:lang w:eastAsia="ja-JP"/>
              </w:rPr>
              <w:t xml:space="preserve"> BatchId will be ingested from silver to Gold.</w:t>
            </w:r>
          </w:p>
        </w:tc>
      </w:tr>
    </w:tbl>
    <w:p w14:paraId="4EFA053C" w14:textId="2FE61FBA" w:rsidR="00BF609E" w:rsidRDefault="00547FC9" w:rsidP="000D19B5">
      <w:pPr>
        <w:rPr>
          <w:lang w:eastAsia="ja-JP"/>
        </w:rPr>
      </w:pPr>
      <w:r w:rsidRPr="00547FC9">
        <w:rPr>
          <w:b/>
          <w:bCs/>
          <w:lang w:eastAsia="ja-JP"/>
        </w:rPr>
        <w:t>Important</w:t>
      </w:r>
      <w:r w:rsidR="00A20B9E">
        <w:rPr>
          <w:b/>
          <w:bCs/>
          <w:lang w:eastAsia="ja-JP"/>
        </w:rPr>
        <w:t>:</w:t>
      </w:r>
      <w:r w:rsidR="00A20B9E">
        <w:rPr>
          <w:lang w:eastAsia="ja-JP"/>
        </w:rPr>
        <w:t xml:space="preserve"> </w:t>
      </w:r>
      <w:r w:rsidR="00843436">
        <w:rPr>
          <w:lang w:eastAsia="ja-JP"/>
        </w:rPr>
        <w:t>The parameter</w:t>
      </w:r>
      <w:r w:rsidR="000749FA">
        <w:rPr>
          <w:lang w:eastAsia="ja-JP"/>
        </w:rPr>
        <w:t xml:space="preserve"> sourceType</w:t>
      </w:r>
      <w:r>
        <w:rPr>
          <w:lang w:eastAsia="ja-JP"/>
        </w:rPr>
        <w:t xml:space="preserve"> currently</w:t>
      </w:r>
      <w:r w:rsidR="000749FA">
        <w:rPr>
          <w:lang w:eastAsia="ja-JP"/>
        </w:rPr>
        <w:t xml:space="preserve"> </w:t>
      </w:r>
      <w:r>
        <w:rPr>
          <w:lang w:eastAsia="ja-JP"/>
        </w:rPr>
        <w:t xml:space="preserve">only </w:t>
      </w:r>
      <w:r w:rsidR="000749FA">
        <w:rPr>
          <w:lang w:eastAsia="ja-JP"/>
        </w:rPr>
        <w:t xml:space="preserve">accepts the </w:t>
      </w:r>
      <w:r>
        <w:rPr>
          <w:lang w:eastAsia="ja-JP"/>
        </w:rPr>
        <w:t>values</w:t>
      </w:r>
      <w:r w:rsidR="00305E8B">
        <w:rPr>
          <w:lang w:eastAsia="ja-JP"/>
        </w:rPr>
        <w:t xml:space="preserve"> </w:t>
      </w:r>
      <w:r>
        <w:rPr>
          <w:lang w:eastAsia="ja-JP"/>
        </w:rPr>
        <w:t>‘</w:t>
      </w:r>
      <w:r w:rsidR="00305E8B" w:rsidRPr="00305E8B">
        <w:rPr>
          <w:lang w:eastAsia="ja-JP"/>
        </w:rPr>
        <w:t>Salesforce</w:t>
      </w:r>
      <w:r>
        <w:rPr>
          <w:lang w:eastAsia="ja-JP"/>
        </w:rPr>
        <w:t>’</w:t>
      </w:r>
      <w:r w:rsidR="00305E8B">
        <w:rPr>
          <w:lang w:eastAsia="ja-JP"/>
        </w:rPr>
        <w:t xml:space="preserve">, </w:t>
      </w:r>
      <w:r>
        <w:rPr>
          <w:lang w:eastAsia="ja-JP"/>
        </w:rPr>
        <w:t>‘</w:t>
      </w:r>
      <w:r w:rsidR="00305E8B" w:rsidRPr="00305E8B">
        <w:rPr>
          <w:lang w:eastAsia="ja-JP"/>
        </w:rPr>
        <w:t>goulbdb</w:t>
      </w:r>
      <w:r>
        <w:rPr>
          <w:lang w:eastAsia="ja-JP"/>
        </w:rPr>
        <w:t>’</w:t>
      </w:r>
      <w:r w:rsidR="00305E8B">
        <w:rPr>
          <w:lang w:eastAsia="ja-JP"/>
        </w:rPr>
        <w:t xml:space="preserve">, </w:t>
      </w:r>
      <w:r>
        <w:rPr>
          <w:lang w:eastAsia="ja-JP"/>
        </w:rPr>
        <w:t>‘</w:t>
      </w:r>
      <w:r w:rsidR="00305E8B" w:rsidRPr="00305E8B">
        <w:rPr>
          <w:lang w:eastAsia="ja-JP"/>
        </w:rPr>
        <w:t>BioNet</w:t>
      </w:r>
      <w:r>
        <w:rPr>
          <w:lang w:eastAsia="ja-JP"/>
        </w:rPr>
        <w:t>’</w:t>
      </w:r>
      <w:r w:rsidR="00305E8B">
        <w:rPr>
          <w:lang w:eastAsia="ja-JP"/>
        </w:rPr>
        <w:t xml:space="preserve">, </w:t>
      </w:r>
      <w:r>
        <w:rPr>
          <w:lang w:eastAsia="ja-JP"/>
        </w:rPr>
        <w:t>‘</w:t>
      </w:r>
      <w:r w:rsidR="00305E8B" w:rsidRPr="00305E8B">
        <w:rPr>
          <w:lang w:eastAsia="ja-JP"/>
        </w:rPr>
        <w:t>ePlanning</w:t>
      </w:r>
      <w:r>
        <w:rPr>
          <w:lang w:eastAsia="ja-JP"/>
        </w:rPr>
        <w:t>’, ‘</w:t>
      </w:r>
      <w:r w:rsidRPr="00547FC9">
        <w:rPr>
          <w:lang w:eastAsia="ja-JP"/>
        </w:rPr>
        <w:t>SharePoint</w:t>
      </w:r>
      <w:r>
        <w:rPr>
          <w:lang w:eastAsia="ja-JP"/>
        </w:rPr>
        <w:t>’</w:t>
      </w:r>
      <w:r w:rsidR="00843436">
        <w:rPr>
          <w:lang w:eastAsia="ja-JP"/>
        </w:rPr>
        <w:t>,</w:t>
      </w:r>
      <w:r>
        <w:rPr>
          <w:lang w:eastAsia="ja-JP"/>
        </w:rPr>
        <w:t xml:space="preserve"> ‘</w:t>
      </w:r>
      <w:r w:rsidRPr="00547FC9">
        <w:rPr>
          <w:lang w:eastAsia="ja-JP"/>
        </w:rPr>
        <w:t>FactTables</w:t>
      </w:r>
      <w:r>
        <w:rPr>
          <w:lang w:eastAsia="ja-JP"/>
        </w:rPr>
        <w:t>’</w:t>
      </w:r>
      <w:r w:rsidR="009B63C2">
        <w:rPr>
          <w:lang w:eastAsia="ja-JP"/>
        </w:rPr>
        <w:t xml:space="preserve"> and ’Planning’</w:t>
      </w:r>
      <w:r>
        <w:rPr>
          <w:lang w:eastAsia="ja-JP"/>
        </w:rPr>
        <w:t>.</w:t>
      </w:r>
    </w:p>
    <w:p w14:paraId="057D0B4F" w14:textId="22677B09" w:rsidR="00B1725B" w:rsidRDefault="00877FC8" w:rsidP="000D19B5">
      <w:pPr>
        <w:rPr>
          <w:lang w:eastAsia="ja-JP"/>
        </w:rPr>
      </w:pPr>
      <w:r>
        <w:rPr>
          <w:lang w:eastAsia="ja-JP"/>
        </w:rPr>
        <w:t>E</w:t>
      </w:r>
      <w:r w:rsidR="008751BE">
        <w:rPr>
          <w:lang w:eastAsia="ja-JP"/>
        </w:rPr>
        <w:t>.g.</w:t>
      </w:r>
      <w:r>
        <w:rPr>
          <w:lang w:eastAsia="ja-JP"/>
        </w:rPr>
        <w:t>,</w:t>
      </w:r>
      <w:r w:rsidR="008751BE">
        <w:rPr>
          <w:lang w:eastAsia="ja-JP"/>
        </w:rPr>
        <w:t xml:space="preserve"> </w:t>
      </w:r>
      <w:r>
        <w:rPr>
          <w:lang w:eastAsia="ja-JP"/>
        </w:rPr>
        <w:t>t</w:t>
      </w:r>
      <w:r w:rsidR="00A620E2">
        <w:rPr>
          <w:lang w:eastAsia="ja-JP"/>
        </w:rPr>
        <w:t>he ingestion from</w:t>
      </w:r>
      <w:r w:rsidR="00EF0AFD">
        <w:rPr>
          <w:lang w:eastAsia="ja-JP"/>
        </w:rPr>
        <w:t xml:space="preserve"> Silver</w:t>
      </w:r>
      <w:r w:rsidR="00A620E2">
        <w:rPr>
          <w:lang w:eastAsia="ja-JP"/>
        </w:rPr>
        <w:t xml:space="preserve"> </w:t>
      </w:r>
      <w:r w:rsidR="00EF0AFD" w:rsidRPr="00EF0AFD">
        <w:rPr>
          <w:lang w:eastAsia="ja-JP"/>
        </w:rPr>
        <w:t>ePlanning</w:t>
      </w:r>
      <w:r w:rsidR="00732F84">
        <w:rPr>
          <w:lang w:eastAsia="ja-JP"/>
        </w:rPr>
        <w:t>,</w:t>
      </w:r>
      <w:r w:rsidR="00EF0AFD">
        <w:rPr>
          <w:lang w:eastAsia="ja-JP"/>
        </w:rPr>
        <w:t xml:space="preserve"> BatchId </w:t>
      </w:r>
      <w:r w:rsidR="00EF0AFD" w:rsidRPr="00EF0AFD">
        <w:rPr>
          <w:lang w:eastAsia="ja-JP"/>
        </w:rPr>
        <w:t>202505032130010000</w:t>
      </w:r>
      <w:r w:rsidR="00732F84">
        <w:rPr>
          <w:lang w:eastAsia="ja-JP"/>
        </w:rPr>
        <w:t>,</w:t>
      </w:r>
      <w:r w:rsidR="00A620E2">
        <w:rPr>
          <w:lang w:eastAsia="ja-JP"/>
        </w:rPr>
        <w:t xml:space="preserve"> </w:t>
      </w:r>
      <w:r w:rsidR="00BA7CED">
        <w:rPr>
          <w:lang w:eastAsia="ja-JP"/>
        </w:rPr>
        <w:t>would</w:t>
      </w:r>
      <w:r w:rsidR="004C0022">
        <w:rPr>
          <w:lang w:eastAsia="ja-JP"/>
        </w:rPr>
        <w:t xml:space="preserve"> r</w:t>
      </w:r>
      <w:r w:rsidR="00BA7CED">
        <w:rPr>
          <w:lang w:eastAsia="ja-JP"/>
        </w:rPr>
        <w:t>u</w:t>
      </w:r>
      <w:r w:rsidR="004C0022">
        <w:rPr>
          <w:lang w:eastAsia="ja-JP"/>
        </w:rPr>
        <w:t>n as follows:</w:t>
      </w:r>
    </w:p>
    <w:p w14:paraId="117E0AB0" w14:textId="35BBAD13" w:rsidR="004C0022" w:rsidRDefault="00253774" w:rsidP="000D19B5">
      <w:pPr>
        <w:rPr>
          <w:lang w:eastAsia="ja-JP"/>
        </w:rPr>
      </w:pPr>
      <w:r>
        <w:rPr>
          <w:noProof/>
        </w:rPr>
        <w:drawing>
          <wp:inline distT="0" distB="0" distL="0" distR="0" wp14:anchorId="7BEB84B2" wp14:editId="4C635024">
            <wp:extent cx="4252823" cy="1462154"/>
            <wp:effectExtent l="0" t="0" r="0" b="5080"/>
            <wp:docPr id="1756134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34405" name="Picture 1" descr="A screenshot of a computer&#10;&#10;AI-generated content may be incorrect."/>
                    <pic:cNvPicPr/>
                  </pic:nvPicPr>
                  <pic:blipFill>
                    <a:blip r:embed="rId141"/>
                    <a:stretch>
                      <a:fillRect/>
                    </a:stretch>
                  </pic:blipFill>
                  <pic:spPr>
                    <a:xfrm>
                      <a:off x="0" y="0"/>
                      <a:ext cx="4428764" cy="1522644"/>
                    </a:xfrm>
                    <a:prstGeom prst="rect">
                      <a:avLst/>
                    </a:prstGeom>
                  </pic:spPr>
                </pic:pic>
              </a:graphicData>
            </a:graphic>
          </wp:inline>
        </w:drawing>
      </w:r>
    </w:p>
    <w:p w14:paraId="3605B45D" w14:textId="3EA72A2D" w:rsidR="00C72F0F" w:rsidRDefault="002E3AF0" w:rsidP="002E3AF0">
      <w:pPr>
        <w:pStyle w:val="Heading4"/>
        <w:rPr>
          <w:lang w:val="en-AU"/>
        </w:rPr>
      </w:pPr>
      <w:r>
        <w:rPr>
          <w:lang w:val="en-AU"/>
        </w:rPr>
        <w:t xml:space="preserve">Considerations for </w:t>
      </w:r>
      <w:r w:rsidR="00843436">
        <w:rPr>
          <w:lang w:val="en-AU"/>
        </w:rPr>
        <w:t xml:space="preserve">the </w:t>
      </w:r>
      <w:r>
        <w:rPr>
          <w:lang w:val="en-AU"/>
        </w:rPr>
        <w:t xml:space="preserve">Dim and Fact </w:t>
      </w:r>
      <w:r w:rsidR="00843436">
        <w:rPr>
          <w:lang w:val="en-AU"/>
        </w:rPr>
        <w:t>tables</w:t>
      </w:r>
      <w:r>
        <w:rPr>
          <w:lang w:val="en-AU"/>
        </w:rPr>
        <w:t xml:space="preserve"> in </w:t>
      </w:r>
      <w:r w:rsidR="009352DC" w:rsidRPr="009352DC">
        <w:rPr>
          <w:lang w:val="en-AU"/>
        </w:rPr>
        <w:t>Presentation_LMBC</w:t>
      </w:r>
      <w:r w:rsidR="008E6EA7">
        <w:rPr>
          <w:lang w:val="en-AU"/>
        </w:rPr>
        <w:t xml:space="preserve"> schema</w:t>
      </w:r>
    </w:p>
    <w:p w14:paraId="7240C33E" w14:textId="77777777" w:rsidR="00177A61" w:rsidRPr="00177A61" w:rsidRDefault="00177A61" w:rsidP="00177A61">
      <w:pPr>
        <w:spacing w:beforeAutospacing="1" w:after="100" w:afterAutospacing="1" w:line="240" w:lineRule="auto"/>
        <w:rPr>
          <w:rFonts w:eastAsia="Times New Roman" w:cstheme="minorHAnsi"/>
          <w:sz w:val="24"/>
          <w:szCs w:val="24"/>
          <w:lang w:eastAsia="en-AU"/>
        </w:rPr>
      </w:pPr>
      <w:r w:rsidRPr="00177A61">
        <w:rPr>
          <w:rFonts w:eastAsia="Times New Roman" w:cstheme="minorHAnsi"/>
          <w:sz w:val="24"/>
          <w:szCs w:val="24"/>
          <w:lang w:eastAsia="en-AU"/>
        </w:rPr>
        <w:t xml:space="preserve">There is a strong relationship between the GOULDB and Salesforce data sources in constructing the tables within the Gold schema, </w:t>
      </w:r>
      <w:r w:rsidRPr="00177A61">
        <w:rPr>
          <w:rFonts w:eastAsia="Times New Roman" w:cstheme="minorHAnsi"/>
          <w:i/>
          <w:iCs/>
          <w:sz w:val="24"/>
          <w:szCs w:val="24"/>
          <w:lang w:eastAsia="en-AU"/>
        </w:rPr>
        <w:t>Presentation_LMBC</w:t>
      </w:r>
      <w:r w:rsidRPr="00177A61">
        <w:rPr>
          <w:rFonts w:eastAsia="Times New Roman" w:cstheme="minorHAnsi"/>
          <w:sz w:val="24"/>
          <w:szCs w:val="24"/>
          <w:lang w:eastAsia="en-AU"/>
        </w:rPr>
        <w:t xml:space="preserve">. Several dimension tables are populated after ingesting the corresponding data from either GOULDB or Salesforce into Silver, using T-SQL notebooks such as </w:t>
      </w:r>
      <w:r w:rsidRPr="00177A61">
        <w:rPr>
          <w:rFonts w:eastAsia="Times New Roman" w:cstheme="minorHAnsi"/>
          <w:sz w:val="20"/>
          <w:szCs w:val="20"/>
          <w:lang w:eastAsia="en-AU"/>
        </w:rPr>
        <w:t>N_TSQLSilverToGold_GOULBDB</w:t>
      </w:r>
      <w:r w:rsidRPr="00177A61">
        <w:rPr>
          <w:rFonts w:eastAsia="Times New Roman" w:cstheme="minorHAnsi"/>
          <w:sz w:val="24"/>
          <w:szCs w:val="24"/>
          <w:lang w:eastAsia="en-AU"/>
        </w:rPr>
        <w:t xml:space="preserve"> and </w:t>
      </w:r>
      <w:r w:rsidRPr="00177A61">
        <w:rPr>
          <w:rFonts w:eastAsia="Times New Roman" w:cstheme="minorHAnsi"/>
          <w:sz w:val="20"/>
          <w:szCs w:val="20"/>
          <w:lang w:eastAsia="en-AU"/>
        </w:rPr>
        <w:t>N_TSQLSilverToGold_Salesforce</w:t>
      </w:r>
      <w:r w:rsidRPr="00177A61">
        <w:rPr>
          <w:rFonts w:eastAsia="Times New Roman" w:cstheme="minorHAnsi"/>
          <w:sz w:val="24"/>
          <w:szCs w:val="24"/>
          <w:lang w:eastAsia="en-AU"/>
        </w:rPr>
        <w:t>.</w:t>
      </w:r>
    </w:p>
    <w:p w14:paraId="398F1B6F" w14:textId="0FE6D2B5" w:rsidR="00177A61" w:rsidRPr="00177A61" w:rsidRDefault="00177A61" w:rsidP="00177A61">
      <w:pPr>
        <w:spacing w:beforeAutospacing="1" w:after="100" w:afterAutospacing="1" w:line="240" w:lineRule="auto"/>
        <w:rPr>
          <w:rFonts w:eastAsia="Times New Roman" w:cstheme="minorHAnsi"/>
          <w:sz w:val="24"/>
          <w:szCs w:val="24"/>
          <w:lang w:eastAsia="en-AU"/>
        </w:rPr>
      </w:pPr>
      <w:r w:rsidRPr="00177A61">
        <w:rPr>
          <w:rFonts w:eastAsia="Times New Roman" w:cstheme="minorHAnsi"/>
          <w:sz w:val="24"/>
          <w:szCs w:val="24"/>
          <w:lang w:eastAsia="en-AU"/>
        </w:rPr>
        <w:t xml:space="preserve">However, </w:t>
      </w:r>
      <w:r>
        <w:rPr>
          <w:rFonts w:eastAsia="Times New Roman" w:cstheme="minorHAnsi"/>
          <w:sz w:val="24"/>
          <w:szCs w:val="24"/>
          <w:lang w:eastAsia="en-AU"/>
        </w:rPr>
        <w:t>most</w:t>
      </w:r>
      <w:r w:rsidRPr="00177A61">
        <w:rPr>
          <w:rFonts w:eastAsia="Times New Roman" w:cstheme="minorHAnsi"/>
          <w:sz w:val="24"/>
          <w:szCs w:val="24"/>
          <w:lang w:eastAsia="en-AU"/>
        </w:rPr>
        <w:t xml:space="preserve"> </w:t>
      </w:r>
      <w:r>
        <w:rPr>
          <w:rFonts w:eastAsia="Times New Roman" w:cstheme="minorHAnsi"/>
          <w:sz w:val="24"/>
          <w:szCs w:val="24"/>
          <w:lang w:eastAsia="en-AU"/>
        </w:rPr>
        <w:t>FACT</w:t>
      </w:r>
      <w:r w:rsidRPr="00177A61">
        <w:rPr>
          <w:rFonts w:eastAsia="Times New Roman" w:cstheme="minorHAnsi"/>
          <w:sz w:val="24"/>
          <w:szCs w:val="24"/>
          <w:lang w:eastAsia="en-AU"/>
        </w:rPr>
        <w:t xml:space="preserve"> tables rely on data from both schemas being available in Silver. To handle this dependency, the notebook </w:t>
      </w:r>
      <w:r w:rsidRPr="00177A61">
        <w:rPr>
          <w:rFonts w:eastAsia="Times New Roman" w:cstheme="minorHAnsi"/>
          <w:sz w:val="20"/>
          <w:szCs w:val="20"/>
          <w:lang w:eastAsia="en-AU"/>
        </w:rPr>
        <w:t>N_TSQLSilverToGold_FactTables</w:t>
      </w:r>
      <w:r w:rsidRPr="00177A61">
        <w:rPr>
          <w:rFonts w:eastAsia="Times New Roman" w:cstheme="minorHAnsi"/>
          <w:sz w:val="24"/>
          <w:szCs w:val="24"/>
          <w:lang w:eastAsia="en-AU"/>
        </w:rPr>
        <w:t xml:space="preserve"> orchestrates the ingestion of these Fact tables into Gold. It is triggered only after both GOULDB and Salesforce Silver loads are completed.</w:t>
      </w:r>
    </w:p>
    <w:p w14:paraId="421C392E" w14:textId="77777777" w:rsidR="00177A61" w:rsidRPr="00177A61" w:rsidRDefault="00177A61" w:rsidP="00177A61">
      <w:pPr>
        <w:spacing w:beforeAutospacing="1" w:after="100" w:afterAutospacing="1" w:line="240" w:lineRule="auto"/>
        <w:rPr>
          <w:rFonts w:eastAsia="Times New Roman" w:cstheme="minorHAnsi"/>
          <w:sz w:val="24"/>
          <w:szCs w:val="24"/>
          <w:lang w:eastAsia="en-AU"/>
        </w:rPr>
      </w:pPr>
      <w:r w:rsidRPr="00177A61">
        <w:rPr>
          <w:rFonts w:eastAsia="Times New Roman" w:cstheme="minorHAnsi"/>
          <w:sz w:val="24"/>
          <w:szCs w:val="24"/>
          <w:lang w:eastAsia="en-AU"/>
        </w:rPr>
        <w:t>This approach aligns with the core principle of the Medallion Architecture, where each layer functions independently. The Gold layer, in particular, is designed to host integrated and aggregated datasets from multiple sources and schemas, ensuring consistency and reusability for reporting and analytics.</w:t>
      </w:r>
    </w:p>
    <w:p w14:paraId="734EFF0F" w14:textId="0B60F27B" w:rsidR="00691B61" w:rsidRPr="00CA41D2" w:rsidRDefault="00691B61" w:rsidP="008E6EA7">
      <w:pPr>
        <w:rPr>
          <w:lang w:eastAsia="ja-JP"/>
        </w:rPr>
      </w:pPr>
      <w:r>
        <w:rPr>
          <w:lang w:val="en-US" w:eastAsia="ja-JP"/>
        </w:rPr>
        <w:lastRenderedPageBreak/>
        <w:t xml:space="preserve">In the </w:t>
      </w:r>
      <w:r w:rsidR="00177A61">
        <w:rPr>
          <w:lang w:val="en-US" w:eastAsia="ja-JP"/>
        </w:rPr>
        <w:t>infrequent</w:t>
      </w:r>
      <w:r>
        <w:rPr>
          <w:lang w:val="en-US" w:eastAsia="ja-JP"/>
        </w:rPr>
        <w:t xml:space="preserve"> case that the user needs to reload </w:t>
      </w:r>
      <w:r w:rsidR="00480316">
        <w:rPr>
          <w:lang w:val="en-US" w:eastAsia="ja-JP"/>
        </w:rPr>
        <w:t xml:space="preserve">the Fact tables because there is a mismatch in the data due to a </w:t>
      </w:r>
      <w:r w:rsidR="00D06EF3">
        <w:rPr>
          <w:lang w:val="en-US" w:eastAsia="ja-JP"/>
        </w:rPr>
        <w:t>misalignment</w:t>
      </w:r>
      <w:r w:rsidR="003A0BD6">
        <w:rPr>
          <w:lang w:val="en-US" w:eastAsia="ja-JP"/>
        </w:rPr>
        <w:t xml:space="preserve"> </w:t>
      </w:r>
      <w:r w:rsidR="00707A34">
        <w:rPr>
          <w:lang w:val="en-US" w:eastAsia="ja-JP"/>
        </w:rPr>
        <w:t xml:space="preserve">of the </w:t>
      </w:r>
      <w:r w:rsidR="00BA1150">
        <w:rPr>
          <w:lang w:val="en-US" w:eastAsia="ja-JP"/>
        </w:rPr>
        <w:t xml:space="preserve">pipeline runs, the process to reload the Fact tables </w:t>
      </w:r>
      <w:r w:rsidR="009B760C">
        <w:rPr>
          <w:lang w:val="en-US" w:eastAsia="ja-JP"/>
        </w:rPr>
        <w:t>is as follows:</w:t>
      </w:r>
    </w:p>
    <w:p w14:paraId="7FC10251" w14:textId="2AE3EB68" w:rsidR="00904C65" w:rsidRDefault="00177A61" w:rsidP="00760DCB">
      <w:pPr>
        <w:pStyle w:val="ListParagraph"/>
        <w:numPr>
          <w:ilvl w:val="0"/>
          <w:numId w:val="42"/>
        </w:numPr>
        <w:rPr>
          <w:lang w:eastAsia="ja-JP"/>
        </w:rPr>
      </w:pPr>
      <w:r>
        <w:rPr>
          <w:noProof/>
          <w:lang w:eastAsia="ja-JP"/>
        </w:rPr>
        <mc:AlternateContent>
          <mc:Choice Requires="wps">
            <w:drawing>
              <wp:anchor distT="45720" distB="45720" distL="114300" distR="114300" simplePos="0" relativeHeight="251658242" behindDoc="0" locked="0" layoutInCell="1" allowOverlap="1" wp14:anchorId="7AB6D26F" wp14:editId="732040B7">
                <wp:simplePos x="0" y="0"/>
                <wp:positionH relativeFrom="column">
                  <wp:posOffset>258013</wp:posOffset>
                </wp:positionH>
                <wp:positionV relativeFrom="paragraph">
                  <wp:posOffset>451358</wp:posOffset>
                </wp:positionV>
                <wp:extent cx="4952365" cy="1009015"/>
                <wp:effectExtent l="0" t="0" r="19685" b="19685"/>
                <wp:wrapThrough wrapText="bothSides">
                  <wp:wrapPolygon edited="0">
                    <wp:start x="0" y="0"/>
                    <wp:lineTo x="0" y="21614"/>
                    <wp:lineTo x="21603" y="21614"/>
                    <wp:lineTo x="21603"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2365" cy="1009015"/>
                        </a:xfrm>
                        <a:prstGeom prst="rect">
                          <a:avLst/>
                        </a:prstGeom>
                        <a:solidFill>
                          <a:srgbClr val="FFFFFF"/>
                        </a:solidFill>
                        <a:ln w="9525">
                          <a:solidFill>
                            <a:srgbClr val="000000"/>
                          </a:solidFill>
                          <a:miter lim="800000"/>
                          <a:headEnd/>
                          <a:tailEnd/>
                        </a:ln>
                      </wps:spPr>
                      <wps:txbx>
                        <w:txbxContent>
                          <w:p w14:paraId="4C46F629" w14:textId="77777777" w:rsidR="00904C65" w:rsidRPr="00843436" w:rsidRDefault="004C7A40" w:rsidP="00904C65">
                            <w:pPr>
                              <w:spacing w:after="0"/>
                              <w:rPr>
                                <w:rFonts w:ascii="Courier New" w:hAnsi="Courier New" w:cs="Courier New"/>
                              </w:rPr>
                            </w:pPr>
                            <w:r w:rsidRPr="00843436">
                              <w:rPr>
                                <w:rFonts w:ascii="Courier New" w:hAnsi="Courier New" w:cs="Courier New"/>
                              </w:rPr>
                              <w:t>DELETE FROM [FDWH_Gold].[mgmt].[GoldIngestionBatchStatus]</w:t>
                            </w:r>
                          </w:p>
                          <w:p w14:paraId="595E5623" w14:textId="77777777" w:rsidR="00C777F5" w:rsidRPr="00843436" w:rsidRDefault="004C7A40" w:rsidP="00904C65">
                            <w:pPr>
                              <w:spacing w:after="0"/>
                              <w:rPr>
                                <w:rFonts w:ascii="Courier New" w:hAnsi="Courier New" w:cs="Courier New"/>
                              </w:rPr>
                            </w:pPr>
                            <w:r w:rsidRPr="00843436">
                              <w:rPr>
                                <w:rFonts w:ascii="Courier New" w:hAnsi="Courier New" w:cs="Courier New"/>
                              </w:rPr>
                              <w:t xml:space="preserve">WHERE </w:t>
                            </w:r>
                            <w:r w:rsidR="00C777F5" w:rsidRPr="00843436">
                              <w:rPr>
                                <w:rFonts w:ascii="Courier New" w:hAnsi="Courier New" w:cs="Courier New"/>
                              </w:rPr>
                              <w:tab/>
                            </w:r>
                            <w:r w:rsidR="006A1CE0" w:rsidRPr="00843436">
                              <w:rPr>
                                <w:rFonts w:ascii="Courier New" w:hAnsi="Courier New" w:cs="Courier New"/>
                              </w:rPr>
                              <w:t xml:space="preserve">DestinationDatabase = </w:t>
                            </w:r>
                            <w:r w:rsidR="00C777F5" w:rsidRPr="00843436">
                              <w:rPr>
                                <w:rFonts w:ascii="Courier New" w:hAnsi="Courier New" w:cs="Courier New"/>
                              </w:rPr>
                              <w:t xml:space="preserve">'FDWH_Gold' </w:t>
                            </w:r>
                          </w:p>
                          <w:p w14:paraId="131B755A" w14:textId="77777777" w:rsidR="00C777F5" w:rsidRPr="00843436" w:rsidRDefault="00C777F5" w:rsidP="00904C65">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006A1CE0" w:rsidRPr="00843436">
                              <w:rPr>
                                <w:rFonts w:ascii="Courier New" w:hAnsi="Courier New" w:cs="Courier New"/>
                              </w:rPr>
                              <w:t xml:space="preserve">AND </w:t>
                            </w:r>
                            <w:r w:rsidR="00563A04" w:rsidRPr="00843436">
                              <w:rPr>
                                <w:rFonts w:ascii="Courier New" w:hAnsi="Courier New" w:cs="Courier New"/>
                              </w:rPr>
                              <w:t xml:space="preserve">DestinationSchema = </w:t>
                            </w:r>
                            <w:r w:rsidRPr="00843436">
                              <w:rPr>
                                <w:rFonts w:ascii="Courier New" w:hAnsi="Courier New" w:cs="Courier New"/>
                              </w:rPr>
                              <w:t xml:space="preserve">'Presentation_LMBC' </w:t>
                            </w:r>
                          </w:p>
                          <w:p w14:paraId="1F71C21B" w14:textId="77777777" w:rsidR="004C7A40" w:rsidRPr="00843436" w:rsidRDefault="00C777F5" w:rsidP="00904C65">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00563A04" w:rsidRPr="00843436">
                              <w:rPr>
                                <w:rFonts w:ascii="Courier New" w:hAnsi="Courier New" w:cs="Courier New"/>
                              </w:rPr>
                              <w:t xml:space="preserve">AND </w:t>
                            </w:r>
                            <w:r w:rsidR="001B70CC" w:rsidRPr="00843436">
                              <w:rPr>
                                <w:rFonts w:ascii="Courier New" w:hAnsi="Courier New" w:cs="Courier New"/>
                              </w:rPr>
                              <w:t xml:space="preserve">DestinationTable LIKE </w:t>
                            </w:r>
                            <w:r w:rsidRPr="00843436">
                              <w:rPr>
                                <w:rFonts w:ascii="Courier New" w:hAnsi="Courier New" w:cs="Courier New"/>
                              </w:rPr>
                              <w:t>'Fact%'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shape id="Text Box 2" style="position:absolute;left:0;text-align:left;margin-left:20.3pt;margin-top:35.55pt;width:389.95pt;height:79.4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" w14:anchorId="7AB6D26F">
                <v:textbox>
                  <w:txbxContent>
                    <w:p w:rsidRPr="00843436" w:rsidR="00904C65" w:rsidP="00904C65" w:rsidRDefault="004C7A40" w14:paraId="4C46F629" w14:textId="77777777">
                      <w:pPr>
                        <w:spacing w:after="0"/>
                        <w:rPr>
                          <w:rFonts w:ascii="Courier New" w:hAnsi="Courier New" w:cs="Courier New"/>
                        </w:rPr>
                      </w:pPr>
                      <w:r w:rsidRPr="00843436">
                        <w:rPr>
                          <w:rFonts w:ascii="Courier New" w:hAnsi="Courier New" w:cs="Courier New"/>
                        </w:rPr>
                        <w:t>DELETE FROM [FDWH_Gold].[mgmt].[GoldIngestionBatchStatus]</w:t>
                      </w:r>
                    </w:p>
                    <w:p w:rsidRPr="00843436" w:rsidR="00C777F5" w:rsidP="00904C65" w:rsidRDefault="004C7A40" w14:paraId="595E5623" w14:textId="77777777">
                      <w:pPr>
                        <w:spacing w:after="0"/>
                        <w:rPr>
                          <w:rFonts w:ascii="Courier New" w:hAnsi="Courier New" w:cs="Courier New"/>
                        </w:rPr>
                      </w:pPr>
                      <w:r w:rsidRPr="00843436">
                        <w:rPr>
                          <w:rFonts w:ascii="Courier New" w:hAnsi="Courier New" w:cs="Courier New"/>
                        </w:rPr>
                        <w:t xml:space="preserve">WHERE </w:t>
                      </w:r>
                      <w:r w:rsidRPr="00843436" w:rsidR="00C777F5">
                        <w:rPr>
                          <w:rFonts w:ascii="Courier New" w:hAnsi="Courier New" w:cs="Courier New"/>
                        </w:rPr>
                        <w:tab/>
                      </w:r>
                      <w:r w:rsidRPr="00843436" w:rsidR="006A1CE0">
                        <w:rPr>
                          <w:rFonts w:ascii="Courier New" w:hAnsi="Courier New" w:cs="Courier New"/>
                        </w:rPr>
                        <w:t xml:space="preserve">DestinationDatabase = </w:t>
                      </w:r>
                      <w:r w:rsidRPr="00843436" w:rsidR="00C777F5">
                        <w:rPr>
                          <w:rFonts w:ascii="Courier New" w:hAnsi="Courier New" w:cs="Courier New"/>
                        </w:rPr>
                        <w:t xml:space="preserve">'FDWH_Gold' </w:t>
                      </w:r>
                    </w:p>
                    <w:p w:rsidRPr="00843436" w:rsidR="00C777F5" w:rsidP="00904C65" w:rsidRDefault="00C777F5" w14:paraId="131B755A" w14:textId="77777777">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Pr="00843436" w:rsidR="006A1CE0">
                        <w:rPr>
                          <w:rFonts w:ascii="Courier New" w:hAnsi="Courier New" w:cs="Courier New"/>
                        </w:rPr>
                        <w:t xml:space="preserve">AND </w:t>
                      </w:r>
                      <w:r w:rsidRPr="00843436" w:rsidR="00563A04">
                        <w:rPr>
                          <w:rFonts w:ascii="Courier New" w:hAnsi="Courier New" w:cs="Courier New"/>
                        </w:rPr>
                        <w:t xml:space="preserve">DestinationSchema = </w:t>
                      </w:r>
                      <w:r w:rsidRPr="00843436">
                        <w:rPr>
                          <w:rFonts w:ascii="Courier New" w:hAnsi="Courier New" w:cs="Courier New"/>
                        </w:rPr>
                        <w:t xml:space="preserve">'Presentation_LMBC' </w:t>
                      </w:r>
                    </w:p>
                    <w:p w:rsidRPr="00843436" w:rsidR="004C7A40" w:rsidP="00904C65" w:rsidRDefault="00C777F5" w14:paraId="1F71C21B" w14:textId="77777777">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Pr="00843436" w:rsidR="00563A04">
                        <w:rPr>
                          <w:rFonts w:ascii="Courier New" w:hAnsi="Courier New" w:cs="Courier New"/>
                        </w:rPr>
                        <w:t xml:space="preserve">AND </w:t>
                      </w:r>
                      <w:r w:rsidRPr="00843436" w:rsidR="001B70CC">
                        <w:rPr>
                          <w:rFonts w:ascii="Courier New" w:hAnsi="Courier New" w:cs="Courier New"/>
                        </w:rPr>
                        <w:t xml:space="preserve">DestinationTable LIKE </w:t>
                      </w:r>
                      <w:r w:rsidRPr="00843436">
                        <w:rPr>
                          <w:rFonts w:ascii="Courier New" w:hAnsi="Courier New" w:cs="Courier New"/>
                        </w:rPr>
                        <w:t>'Fact%'</w:t>
                      </w:r>
                    </w:p>
                  </w:txbxContent>
                </v:textbox>
                <w10:wrap type="through"/>
              </v:shape>
            </w:pict>
          </mc:Fallback>
        </mc:AlternateContent>
      </w:r>
      <w:r w:rsidR="009B760C" w:rsidRPr="00A35416">
        <w:rPr>
          <w:lang w:eastAsia="ja-JP"/>
        </w:rPr>
        <w:t xml:space="preserve">Delete </w:t>
      </w:r>
      <w:r w:rsidR="00A35416">
        <w:rPr>
          <w:lang w:eastAsia="ja-JP"/>
        </w:rPr>
        <w:t xml:space="preserve">all </w:t>
      </w:r>
      <w:r w:rsidR="00E92FEC" w:rsidRPr="00A35416">
        <w:rPr>
          <w:lang w:eastAsia="ja-JP"/>
        </w:rPr>
        <w:t xml:space="preserve">the Fact tables from the Ingestion control table </w:t>
      </w:r>
      <w:r w:rsidR="00A35416">
        <w:rPr>
          <w:lang w:eastAsia="ja-JP"/>
        </w:rPr>
        <w:t>using the script:</w:t>
      </w:r>
      <w:r w:rsidR="00A35416">
        <w:rPr>
          <w:lang w:eastAsia="ja-JP"/>
        </w:rPr>
        <w:br/>
      </w:r>
      <w:r w:rsidR="00904C65">
        <w:rPr>
          <w:lang w:eastAsia="ja-JP"/>
        </w:rPr>
        <w:br/>
      </w:r>
    </w:p>
    <w:p w14:paraId="65AB2997" w14:textId="77777777" w:rsidR="00904C65" w:rsidRDefault="00904C65" w:rsidP="00904C65">
      <w:pPr>
        <w:rPr>
          <w:lang w:eastAsia="ja-JP"/>
        </w:rPr>
      </w:pPr>
    </w:p>
    <w:p w14:paraId="50DC3714" w14:textId="77777777" w:rsidR="00904C65" w:rsidRDefault="00904C65" w:rsidP="00904C65">
      <w:pPr>
        <w:rPr>
          <w:lang w:eastAsia="ja-JP"/>
        </w:rPr>
      </w:pPr>
    </w:p>
    <w:p w14:paraId="19EEB1E7" w14:textId="55F2A97D" w:rsidR="003B0978" w:rsidRDefault="00904C65" w:rsidP="00760DCB">
      <w:pPr>
        <w:pStyle w:val="ListParagraph"/>
        <w:numPr>
          <w:ilvl w:val="0"/>
          <w:numId w:val="42"/>
        </w:numPr>
        <w:rPr>
          <w:lang w:eastAsia="ja-JP"/>
        </w:rPr>
      </w:pPr>
      <w:r>
        <w:rPr>
          <w:lang w:eastAsia="ja-JP"/>
        </w:rPr>
        <w:t xml:space="preserve">Run the </w:t>
      </w:r>
      <w:r w:rsidR="00C4798E">
        <w:rPr>
          <w:lang w:eastAsia="ja-JP"/>
        </w:rPr>
        <w:t>Pipeline</w:t>
      </w:r>
      <w:r>
        <w:rPr>
          <w:lang w:eastAsia="ja-JP"/>
        </w:rPr>
        <w:t xml:space="preserve"> </w:t>
      </w:r>
      <w:r w:rsidR="00FB6017" w:rsidRPr="00FB6017">
        <w:rPr>
          <w:lang w:val="en-US" w:eastAsia="ja-JP"/>
        </w:rPr>
        <w:t xml:space="preserve">L_MergeSilverToGold </w:t>
      </w:r>
      <w:r w:rsidR="00C4798E">
        <w:rPr>
          <w:lang w:val="en-US" w:eastAsia="ja-JP"/>
        </w:rPr>
        <w:t>with the following parameters:</w:t>
      </w:r>
      <w:r w:rsidR="00996BE8" w:rsidRPr="00996BE8">
        <w:rPr>
          <w:noProof/>
        </w:rPr>
        <w:t xml:space="preserve"> </w:t>
      </w:r>
      <w:r w:rsidR="00996BE8">
        <w:rPr>
          <w:noProof/>
        </w:rPr>
        <w:drawing>
          <wp:inline distT="0" distB="0" distL="0" distR="0" wp14:anchorId="7D8F95BC" wp14:editId="4279D697">
            <wp:extent cx="4200477" cy="1410608"/>
            <wp:effectExtent l="0" t="0" r="0" b="0"/>
            <wp:docPr id="1268142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42825" name="Picture 1" descr="A screenshot of a computer&#10;&#10;AI-generated content may be incorrect."/>
                    <pic:cNvPicPr/>
                  </pic:nvPicPr>
                  <pic:blipFill>
                    <a:blip r:embed="rId142"/>
                    <a:stretch>
                      <a:fillRect/>
                    </a:stretch>
                  </pic:blipFill>
                  <pic:spPr>
                    <a:xfrm>
                      <a:off x="0" y="0"/>
                      <a:ext cx="4207643" cy="1413014"/>
                    </a:xfrm>
                    <a:prstGeom prst="rect">
                      <a:avLst/>
                    </a:prstGeom>
                  </pic:spPr>
                </pic:pic>
              </a:graphicData>
            </a:graphic>
          </wp:inline>
        </w:drawing>
      </w:r>
    </w:p>
    <w:tbl>
      <w:tblPr>
        <w:tblStyle w:val="ListTable4-Accent51"/>
        <w:tblW w:w="0" w:type="auto"/>
        <w:tblLook w:val="04A0" w:firstRow="1" w:lastRow="0" w:firstColumn="1" w:lastColumn="0" w:noHBand="0" w:noVBand="1"/>
      </w:tblPr>
      <w:tblGrid>
        <w:gridCol w:w="1822"/>
        <w:gridCol w:w="4341"/>
        <w:gridCol w:w="3041"/>
      </w:tblGrid>
      <w:tr w:rsidR="003B0978" w:rsidRPr="00CA41D2" w14:paraId="27E82E1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2" w:type="dxa"/>
          </w:tcPr>
          <w:p w14:paraId="752B9F5D" w14:textId="77777777" w:rsidR="003B0978" w:rsidRPr="00CA41D2" w:rsidRDefault="003B0978">
            <w:pPr>
              <w:rPr>
                <w:lang w:eastAsia="ja-JP"/>
              </w:rPr>
            </w:pPr>
            <w:r>
              <w:rPr>
                <w:lang w:eastAsia="ja-JP"/>
              </w:rPr>
              <w:t>Pipeline</w:t>
            </w:r>
          </w:p>
        </w:tc>
        <w:tc>
          <w:tcPr>
            <w:tcW w:w="4341" w:type="dxa"/>
          </w:tcPr>
          <w:p w14:paraId="258DB8AF" w14:textId="77777777" w:rsidR="003B0978" w:rsidRPr="00CA41D2" w:rsidRDefault="003B0978">
            <w:pPr>
              <w:cnfStyle w:val="100000000000" w:firstRow="1" w:lastRow="0" w:firstColumn="0" w:lastColumn="0" w:oddVBand="0" w:evenVBand="0" w:oddHBand="0" w:evenHBand="0" w:firstRowFirstColumn="0" w:firstRowLastColumn="0" w:lastRowFirstColumn="0" w:lastRowLastColumn="0"/>
              <w:rPr>
                <w:lang w:eastAsia="ja-JP"/>
              </w:rPr>
            </w:pPr>
            <w:r>
              <w:rPr>
                <w:lang w:eastAsia="ja-JP"/>
              </w:rPr>
              <w:t>Parameters</w:t>
            </w:r>
          </w:p>
        </w:tc>
        <w:tc>
          <w:tcPr>
            <w:tcW w:w="3041" w:type="dxa"/>
          </w:tcPr>
          <w:p w14:paraId="48F2DBD4" w14:textId="77777777" w:rsidR="003B0978" w:rsidRPr="00CA41D2" w:rsidRDefault="003B0978">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Expected Result</w:t>
            </w:r>
          </w:p>
        </w:tc>
      </w:tr>
      <w:tr w:rsidR="003B0978" w:rsidRPr="00CA41D2" w14:paraId="70080578" w14:textId="77777777">
        <w:tc>
          <w:tcPr>
            <w:cnfStyle w:val="001000000000" w:firstRow="0" w:lastRow="0" w:firstColumn="1" w:lastColumn="0" w:oddVBand="0" w:evenVBand="0" w:oddHBand="0" w:evenHBand="0" w:firstRowFirstColumn="0" w:firstRowLastColumn="0" w:lastRowFirstColumn="0" w:lastRowLastColumn="0"/>
            <w:tcW w:w="1822" w:type="dxa"/>
          </w:tcPr>
          <w:p w14:paraId="113C9BD8" w14:textId="77777777" w:rsidR="003B0978" w:rsidRPr="00CA41D2" w:rsidRDefault="003B0978">
            <w:pPr>
              <w:rPr>
                <w:lang w:eastAsia="ja-JP"/>
              </w:rPr>
            </w:pPr>
            <w:r w:rsidRPr="00825237">
              <w:rPr>
                <w:lang w:eastAsia="ja-JP"/>
              </w:rPr>
              <w:t>L_MergeSilverToGold</w:t>
            </w:r>
          </w:p>
        </w:tc>
        <w:tc>
          <w:tcPr>
            <w:tcW w:w="4341" w:type="dxa"/>
          </w:tcPr>
          <w:p w14:paraId="5D337A7E" w14:textId="00B57239" w:rsidR="003B0978" w:rsidRDefault="003B0978">
            <w:pPr>
              <w:cnfStyle w:val="000000000000" w:firstRow="0" w:lastRow="0" w:firstColumn="0" w:lastColumn="0" w:oddVBand="0" w:evenVBand="0" w:oddHBand="0" w:evenHBand="0" w:firstRowFirstColumn="0" w:firstRowLastColumn="0" w:lastRowFirstColumn="0" w:lastRowLastColumn="0"/>
              <w:rPr>
                <w:lang w:eastAsia="ja-JP"/>
              </w:rPr>
            </w:pPr>
            <w:r w:rsidRPr="00FB6017">
              <w:rPr>
                <w:lang w:eastAsia="ja-JP"/>
              </w:rPr>
              <w:t>sourceType</w:t>
            </w:r>
            <w:r>
              <w:rPr>
                <w:lang w:eastAsia="ja-JP"/>
              </w:rPr>
              <w:t xml:space="preserve"> = </w:t>
            </w:r>
            <w:r w:rsidR="00C65D78" w:rsidRPr="00C65D78">
              <w:rPr>
                <w:lang w:eastAsia="ja-JP"/>
              </w:rPr>
              <w:t>FactTables</w:t>
            </w:r>
          </w:p>
          <w:p w14:paraId="1AEF297D" w14:textId="2C4F115A" w:rsidR="003B0978" w:rsidRPr="00CA41D2" w:rsidRDefault="003B0978">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 xml:space="preserve">batchId = </w:t>
            </w:r>
            <w:r w:rsidR="00C65D78">
              <w:rPr>
                <w:lang w:eastAsia="ja-JP"/>
              </w:rPr>
              <w:t>0</w:t>
            </w:r>
          </w:p>
        </w:tc>
        <w:tc>
          <w:tcPr>
            <w:tcW w:w="3041" w:type="dxa"/>
          </w:tcPr>
          <w:p w14:paraId="64176199" w14:textId="027147D8" w:rsidR="003B0978" w:rsidRPr="0011110E" w:rsidRDefault="00C65D78">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FactTables will be reingested into Gold.</w:t>
            </w:r>
          </w:p>
        </w:tc>
      </w:tr>
    </w:tbl>
    <w:p w14:paraId="68775BF0" w14:textId="056768FA" w:rsidR="00904C65" w:rsidRDefault="00904C65" w:rsidP="003B0978">
      <w:pPr>
        <w:pStyle w:val="ListParagraph"/>
        <w:rPr>
          <w:lang w:eastAsia="ja-JP"/>
        </w:rPr>
      </w:pPr>
    </w:p>
    <w:p w14:paraId="18C7663B" w14:textId="77777777" w:rsidR="00996BE8" w:rsidRDefault="00996BE8" w:rsidP="003B0978">
      <w:pPr>
        <w:pStyle w:val="ListParagraph"/>
        <w:rPr>
          <w:lang w:eastAsia="ja-JP"/>
        </w:rPr>
      </w:pPr>
    </w:p>
    <w:p w14:paraId="2DE2FD31" w14:textId="77777777" w:rsidR="00904C65" w:rsidRDefault="00904C65" w:rsidP="00904C65"/>
    <w:p w14:paraId="4DA38FB1" w14:textId="77777777" w:rsidR="00904C65" w:rsidRDefault="00904C65" w:rsidP="00904C65"/>
    <w:p w14:paraId="394D8A5A" w14:textId="77777777" w:rsidR="00904C65" w:rsidRDefault="00904C65" w:rsidP="00904C65"/>
    <w:p w14:paraId="52706D82" w14:textId="16CC5E62" w:rsidR="00EE4D98" w:rsidRPr="00A35416" w:rsidRDefault="00EE4D98" w:rsidP="00904C65">
      <w:pPr>
        <w:rPr>
          <w:lang w:eastAsia="ja-JP"/>
        </w:rPr>
      </w:pPr>
      <w:r>
        <w:br w:type="page"/>
      </w:r>
    </w:p>
    <w:p w14:paraId="2A590CE0" w14:textId="05C7861B" w:rsidR="00B05B91" w:rsidRPr="00CA41D2" w:rsidRDefault="00B05B91" w:rsidP="00B05B91">
      <w:pPr>
        <w:pStyle w:val="Heading2"/>
        <w:rPr>
          <w:lang w:val="en-AU"/>
        </w:rPr>
      </w:pPr>
      <w:bookmarkStart w:id="795" w:name="_Toc227142094"/>
      <w:r w:rsidRPr="00CA41D2">
        <w:rPr>
          <w:lang w:val="en-AU"/>
        </w:rPr>
        <w:lastRenderedPageBreak/>
        <w:t>Administration and Management</w:t>
      </w:r>
      <w:bookmarkEnd w:id="794"/>
      <w:bookmarkEnd w:id="795"/>
    </w:p>
    <w:p w14:paraId="191C7C2A" w14:textId="77777777" w:rsidR="008F24A7" w:rsidRPr="00CA41D2" w:rsidRDefault="008F24A7" w:rsidP="00A549FD">
      <w:pPr>
        <w:pStyle w:val="Heading3"/>
      </w:pPr>
      <w:r w:rsidRPr="6E856EEE">
        <w:t>SourceToTargetMapping</w:t>
      </w:r>
    </w:p>
    <w:p w14:paraId="1887CB6E" w14:textId="00866786" w:rsidR="008F24A7" w:rsidRPr="00CA41D2" w:rsidRDefault="000242A6" w:rsidP="008F24A7">
      <w:pPr>
        <w:rPr>
          <w:lang w:eastAsia="ja-JP"/>
        </w:rPr>
      </w:pPr>
      <w:r w:rsidRPr="00CA41D2">
        <w:t xml:space="preserve">Updating the </w:t>
      </w:r>
      <w:r w:rsidR="008F24A7" w:rsidRPr="00CA41D2">
        <w:t>Source to Target Mapping is a BAU activity that updates defined metadata for the system.</w:t>
      </w:r>
    </w:p>
    <w:p w14:paraId="74D40D47" w14:textId="4D56DDCC" w:rsidR="008F24A7" w:rsidRPr="00CA41D2" w:rsidRDefault="008F24A7" w:rsidP="008F24A7">
      <w:pPr>
        <w:rPr>
          <w:lang w:val="en-US" w:eastAsia="ja-JP"/>
        </w:rPr>
      </w:pPr>
      <w:r w:rsidRPr="6E856EEE">
        <w:rPr>
          <w:lang w:val="en-US" w:eastAsia="ja-JP"/>
        </w:rPr>
        <w:t xml:space="preserve">The </w:t>
      </w:r>
      <w:r w:rsidRPr="6E856EEE">
        <w:rPr>
          <w:b/>
          <w:lang w:val="en-US" w:eastAsia="ja-JP"/>
        </w:rPr>
        <w:t>SourceToTargetMapping</w:t>
      </w:r>
      <w:r w:rsidRPr="6E856EEE">
        <w:rPr>
          <w:lang w:val="en-US" w:eastAsia="ja-JP"/>
        </w:rPr>
        <w:t xml:space="preserve"> excel spreadsheet allows flexible ingestion from Bronze to Silver based on metadata definitions of input and output columns.</w:t>
      </w:r>
    </w:p>
    <w:p w14:paraId="060E5B93" w14:textId="77777777" w:rsidR="008F24A7" w:rsidRPr="00CA41D2" w:rsidRDefault="008F24A7" w:rsidP="008F24A7">
      <w:pPr>
        <w:spacing w:before="120" w:line="278" w:lineRule="auto"/>
        <w:rPr>
          <w:lang w:val="en-US" w:eastAsia="ja-JP"/>
        </w:rPr>
      </w:pPr>
      <w:r w:rsidRPr="6E856EEE">
        <w:rPr>
          <w:lang w:val="en-US" w:eastAsia="ja-JP"/>
        </w:rPr>
        <w:t xml:space="preserve">The </w:t>
      </w:r>
      <w:r w:rsidRPr="6E856EEE">
        <w:rPr>
          <w:b/>
          <w:lang w:val="en-US" w:eastAsia="ja-JP"/>
        </w:rPr>
        <w:t>SourceToTargetMapping</w:t>
      </w:r>
      <w:r w:rsidRPr="6E856EEE">
        <w:rPr>
          <w:lang w:val="en-US" w:eastAsia="ja-JP"/>
        </w:rPr>
        <w:t xml:space="preserve"> can be found at the following link in Environment SharePoint:</w:t>
      </w:r>
    </w:p>
    <w:tbl>
      <w:tblPr>
        <w:tblStyle w:val="TableGrid"/>
        <w:tblW w:w="0" w:type="auto"/>
        <w:tblLook w:val="04A0" w:firstRow="1" w:lastRow="0" w:firstColumn="1" w:lastColumn="0" w:noHBand="0" w:noVBand="1"/>
      </w:tblPr>
      <w:tblGrid>
        <w:gridCol w:w="9204"/>
      </w:tblGrid>
      <w:tr w:rsidR="008F24A7" w14:paraId="5FCAF82A" w14:textId="77777777">
        <w:trPr>
          <w:trHeight w:val="694"/>
        </w:trPr>
        <w:tc>
          <w:tcPr>
            <w:tcW w:w="9204" w:type="dxa"/>
          </w:tcPr>
          <w:p w14:paraId="6FDBD6C3" w14:textId="77777777" w:rsidR="008F24A7" w:rsidRPr="00CA41D2" w:rsidRDefault="008F24A7">
            <w:pPr>
              <w:spacing w:before="120" w:line="278" w:lineRule="auto"/>
              <w:rPr>
                <w:lang w:eastAsia="ja-JP"/>
              </w:rPr>
            </w:pPr>
            <w:hyperlink r:id="rId143" w:history="1">
              <w:r w:rsidRPr="00CA41D2">
                <w:rPr>
                  <w:rStyle w:val="Hyperlink"/>
                  <w:lang w:eastAsia="ja-JP"/>
                </w:rPr>
                <w:t>SourceToTargetMapping</w:t>
              </w:r>
            </w:hyperlink>
          </w:p>
        </w:tc>
      </w:tr>
    </w:tbl>
    <w:p w14:paraId="19685887" w14:textId="77777777" w:rsidR="008F24A7" w:rsidRPr="00CA41D2" w:rsidRDefault="008F24A7" w:rsidP="008F24A7">
      <w:pPr>
        <w:spacing w:before="120" w:line="278" w:lineRule="auto"/>
        <w:rPr>
          <w:lang w:val="en-US" w:eastAsia="ja-JP"/>
        </w:rPr>
      </w:pPr>
      <w:r w:rsidRPr="6E856EEE">
        <w:rPr>
          <w:lang w:val="en-US" w:eastAsia="ja-JP"/>
        </w:rPr>
        <w:t>Below is an example of the schema of the SourceToTargetMapping:</w:t>
      </w:r>
    </w:p>
    <w:tbl>
      <w:tblPr>
        <w:tblStyle w:val="ListTable4-Accent51"/>
        <w:tblW w:w="0" w:type="auto"/>
        <w:tblLook w:val="04A0" w:firstRow="1" w:lastRow="0" w:firstColumn="1" w:lastColumn="0" w:noHBand="0" w:noVBand="1"/>
      </w:tblPr>
      <w:tblGrid>
        <w:gridCol w:w="3500"/>
        <w:gridCol w:w="5231"/>
      </w:tblGrid>
      <w:tr w:rsidR="008F24A7" w:rsidRPr="00825C44" w14:paraId="28853B28" w14:textId="77777777">
        <w:trPr>
          <w:cnfStyle w:val="100000000000" w:firstRow="1" w:lastRow="0" w:firstColumn="0" w:lastColumn="0" w:oddVBand="0" w:evenVBand="0" w:oddHBand="0"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318E073" w14:textId="77777777" w:rsidR="008F24A7" w:rsidRPr="00496998" w:rsidRDefault="008F24A7">
            <w:r w:rsidRPr="00496998">
              <w:t>Column Name</w:t>
            </w:r>
          </w:p>
        </w:tc>
        <w:tc>
          <w:tcPr>
            <w:tcW w:w="5231" w:type="dxa"/>
            <w:noWrap/>
            <w:hideMark/>
          </w:tcPr>
          <w:p w14:paraId="7C677876" w14:textId="77777777" w:rsidR="008F24A7" w:rsidRPr="00496998" w:rsidRDefault="008F24A7">
            <w:pPr>
              <w:cnfStyle w:val="100000000000" w:firstRow="1" w:lastRow="0" w:firstColumn="0" w:lastColumn="0" w:oddVBand="0" w:evenVBand="0" w:oddHBand="0" w:evenHBand="0" w:firstRowFirstColumn="0" w:firstRowLastColumn="0" w:lastRowFirstColumn="0" w:lastRowLastColumn="0"/>
            </w:pPr>
            <w:r w:rsidRPr="00496998">
              <w:t>Description</w:t>
            </w:r>
          </w:p>
        </w:tc>
      </w:tr>
      <w:tr w:rsidR="008F24A7" w:rsidRPr="00825C44" w14:paraId="1FBDDEB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1A3B43C7" w14:textId="77777777" w:rsidR="008F24A7" w:rsidRPr="00496998" w:rsidRDefault="008F24A7">
            <w:r w:rsidRPr="00496998">
              <w:t>DestinationName</w:t>
            </w:r>
          </w:p>
        </w:tc>
        <w:tc>
          <w:tcPr>
            <w:tcW w:w="5231" w:type="dxa"/>
            <w:noWrap/>
            <w:hideMark/>
          </w:tcPr>
          <w:p w14:paraId="6EA3DF64"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Destination table name</w:t>
            </w:r>
          </w:p>
        </w:tc>
      </w:tr>
      <w:tr w:rsidR="008F24A7" w:rsidRPr="00825C44" w14:paraId="2B52AA56"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215CECC" w14:textId="77777777" w:rsidR="008F24A7" w:rsidRPr="00496998" w:rsidRDefault="008F24A7">
            <w:r w:rsidRPr="00496998">
              <w:t>DestinationDescription</w:t>
            </w:r>
          </w:p>
        </w:tc>
        <w:tc>
          <w:tcPr>
            <w:tcW w:w="5231" w:type="dxa"/>
            <w:noWrap/>
            <w:hideMark/>
          </w:tcPr>
          <w:p w14:paraId="29AB4A6B"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Description of the destination, information only</w:t>
            </w:r>
          </w:p>
        </w:tc>
      </w:tr>
      <w:tr w:rsidR="008F24A7" w:rsidRPr="00825C44" w14:paraId="798CFBC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1D5D7950" w14:textId="77777777" w:rsidR="008F24A7" w:rsidRPr="00496998" w:rsidRDefault="008F24A7">
            <w:r w:rsidRPr="00496998">
              <w:t>DestinationColumn</w:t>
            </w:r>
          </w:p>
        </w:tc>
        <w:tc>
          <w:tcPr>
            <w:tcW w:w="5231" w:type="dxa"/>
            <w:noWrap/>
            <w:hideMark/>
          </w:tcPr>
          <w:p w14:paraId="2603C443"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Destination column name</w:t>
            </w:r>
          </w:p>
        </w:tc>
      </w:tr>
      <w:tr w:rsidR="008F24A7" w:rsidRPr="00825C44" w14:paraId="24C4C786"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30A3FF66" w14:textId="77777777" w:rsidR="008F24A7" w:rsidRPr="00496998" w:rsidRDefault="008F24A7">
            <w:r w:rsidRPr="00496998">
              <w:t>DestinationColumnDataType</w:t>
            </w:r>
          </w:p>
        </w:tc>
        <w:tc>
          <w:tcPr>
            <w:tcW w:w="5231" w:type="dxa"/>
            <w:noWrap/>
            <w:hideMark/>
          </w:tcPr>
          <w:p w14:paraId="1E89BA82"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Destination datatype</w:t>
            </w:r>
          </w:p>
        </w:tc>
      </w:tr>
      <w:tr w:rsidR="008F24A7" w:rsidRPr="00825C44" w14:paraId="350E2192"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2C271F4C" w14:textId="77777777" w:rsidR="008F24A7" w:rsidRPr="00496998" w:rsidRDefault="008F24A7">
            <w:r w:rsidRPr="00496998">
              <w:t>DestinationColumnNullable</w:t>
            </w:r>
          </w:p>
        </w:tc>
        <w:tc>
          <w:tcPr>
            <w:tcW w:w="5231" w:type="dxa"/>
            <w:noWrap/>
            <w:hideMark/>
          </w:tcPr>
          <w:p w14:paraId="73E86240"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 xml:space="preserve">Mandatory </w:t>
            </w:r>
            <w:r>
              <w:t>– column can have null values</w:t>
            </w:r>
          </w:p>
        </w:tc>
      </w:tr>
      <w:tr w:rsidR="008F24A7" w:rsidRPr="00825C44" w14:paraId="5BC6D1EB"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7A2A9C4D" w14:textId="77777777" w:rsidR="008F24A7" w:rsidRPr="00496998" w:rsidRDefault="008F24A7">
            <w:r w:rsidRPr="00496998">
              <w:t>SourceName</w:t>
            </w:r>
          </w:p>
        </w:tc>
        <w:tc>
          <w:tcPr>
            <w:tcW w:w="5231" w:type="dxa"/>
            <w:noWrap/>
            <w:hideMark/>
          </w:tcPr>
          <w:p w14:paraId="4FBB3400"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Defines the source name in format data source/dataset</w:t>
            </w:r>
          </w:p>
        </w:tc>
      </w:tr>
      <w:tr w:rsidR="008F24A7" w:rsidRPr="00825C44" w14:paraId="6577DF3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7570101D" w14:textId="77777777" w:rsidR="008F24A7" w:rsidRPr="00496998" w:rsidRDefault="008F24A7">
            <w:r w:rsidRPr="00496998">
              <w:t>SourceDescription</w:t>
            </w:r>
          </w:p>
        </w:tc>
        <w:tc>
          <w:tcPr>
            <w:tcW w:w="5231" w:type="dxa"/>
            <w:noWrap/>
            <w:hideMark/>
          </w:tcPr>
          <w:p w14:paraId="67273061"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Description of the source, information only</w:t>
            </w:r>
          </w:p>
        </w:tc>
      </w:tr>
      <w:tr w:rsidR="008F24A7" w:rsidRPr="00825C44" w14:paraId="6E32BBD6"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42BB22FD" w14:textId="77777777" w:rsidR="008F24A7" w:rsidRPr="00496998" w:rsidRDefault="008F24A7">
            <w:r w:rsidRPr="00496998">
              <w:t>SourceColumn</w:t>
            </w:r>
          </w:p>
        </w:tc>
        <w:tc>
          <w:tcPr>
            <w:tcW w:w="5231" w:type="dxa"/>
            <w:noWrap/>
            <w:hideMark/>
          </w:tcPr>
          <w:p w14:paraId="203A0DDE" w14:textId="77777777" w:rsidR="008F24A7" w:rsidRPr="00BF1816" w:rsidRDefault="008F24A7">
            <w:pPr>
              <w:cnfStyle w:val="000000000000" w:firstRow="0" w:lastRow="0" w:firstColumn="0" w:lastColumn="0" w:oddVBand="0" w:evenVBand="0" w:oddHBand="0" w:evenHBand="0" w:firstRowFirstColumn="0" w:firstRowLastColumn="0" w:lastRowFirstColumn="0" w:lastRowLastColumn="0"/>
            </w:pPr>
            <w:r w:rsidRPr="00BF1816">
              <w:t>Mandatory – for derived values, use the primary key</w:t>
            </w:r>
            <w:r>
              <w:t>, only used for validation</w:t>
            </w:r>
          </w:p>
        </w:tc>
      </w:tr>
      <w:tr w:rsidR="008F24A7" w:rsidRPr="00825C44" w14:paraId="6C8F5E1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2B5CF7CE" w14:textId="77777777" w:rsidR="008F24A7" w:rsidRPr="00496998" w:rsidRDefault="008F24A7">
            <w:r w:rsidRPr="00496998">
              <w:t>SourceColumnDataType</w:t>
            </w:r>
          </w:p>
        </w:tc>
        <w:tc>
          <w:tcPr>
            <w:tcW w:w="5231" w:type="dxa"/>
            <w:noWrap/>
            <w:hideMark/>
          </w:tcPr>
          <w:p w14:paraId="289B6571" w14:textId="77777777" w:rsidR="008F24A7" w:rsidRPr="00C76864" w:rsidRDefault="008F24A7">
            <w:pPr>
              <w:cnfStyle w:val="000000000000" w:firstRow="0" w:lastRow="0" w:firstColumn="0" w:lastColumn="0" w:oddVBand="0" w:evenVBand="0" w:oddHBand="0" w:evenHBand="0" w:firstRowFirstColumn="0" w:firstRowLastColumn="0" w:lastRowFirstColumn="0" w:lastRowLastColumn="0"/>
            </w:pPr>
            <w:r w:rsidRPr="00C76864">
              <w:t>Optional – Recomme</w:t>
            </w:r>
            <w:r>
              <w:t>n</w:t>
            </w:r>
            <w:r w:rsidRPr="00C76864">
              <w:t>ded</w:t>
            </w:r>
            <w:r>
              <w:t>, not currently used, added for future use cases.</w:t>
            </w:r>
          </w:p>
        </w:tc>
      </w:tr>
      <w:tr w:rsidR="008F24A7" w:rsidRPr="00825C44" w14:paraId="6B8B61B2"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319817B" w14:textId="77777777" w:rsidR="008F24A7" w:rsidRPr="00496998" w:rsidRDefault="008F24A7">
            <w:r w:rsidRPr="00496998">
              <w:t>SourceColumnNullable</w:t>
            </w:r>
          </w:p>
        </w:tc>
        <w:tc>
          <w:tcPr>
            <w:tcW w:w="5231" w:type="dxa"/>
            <w:noWrap/>
            <w:hideMark/>
          </w:tcPr>
          <w:p w14:paraId="14891F88"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C76864">
              <w:t>Optional – Recomme</w:t>
            </w:r>
            <w:r>
              <w:t>n</w:t>
            </w:r>
            <w:r w:rsidRPr="00C76864">
              <w:t>ded</w:t>
            </w:r>
            <w:r>
              <w:t>, not currently used, added for future use cases.</w:t>
            </w:r>
          </w:p>
        </w:tc>
      </w:tr>
      <w:tr w:rsidR="008F24A7" w:rsidRPr="00825C44" w14:paraId="03E46D74"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D2FD9D5" w14:textId="77777777" w:rsidR="008F24A7" w:rsidRPr="00496998" w:rsidRDefault="008F24A7">
            <w:r w:rsidRPr="00496998">
              <w:t>SourceMapping</w:t>
            </w:r>
          </w:p>
        </w:tc>
        <w:tc>
          <w:tcPr>
            <w:tcW w:w="5231" w:type="dxa"/>
            <w:noWrap/>
            <w:hideMark/>
          </w:tcPr>
          <w:p w14:paraId="0FC49713" w14:textId="77777777" w:rsidR="008F24A7" w:rsidRPr="00B50408" w:rsidRDefault="008F24A7">
            <w:pPr>
              <w:cnfStyle w:val="000000000000" w:firstRow="0" w:lastRow="0" w:firstColumn="0" w:lastColumn="0" w:oddVBand="0" w:evenVBand="0" w:oddHBand="0" w:evenHBand="0" w:firstRowFirstColumn="0" w:firstRowLastColumn="0" w:lastRowFirstColumn="0" w:lastRowLastColumn="0"/>
            </w:pPr>
            <w:r w:rsidRPr="00BF1816">
              <w:t xml:space="preserve">Mandatory – </w:t>
            </w:r>
            <w:r>
              <w:t xml:space="preserve"> </w:t>
            </w:r>
            <w:r w:rsidRPr="00F6410D">
              <w:t>SourceMapping,</w:t>
            </w:r>
            <w:r>
              <w:t xml:space="preserve"> If no SQL-like derivation/transformation, then same as </w:t>
            </w:r>
            <w:r w:rsidRPr="00B50408">
              <w:t>SourceColumn</w:t>
            </w:r>
          </w:p>
        </w:tc>
      </w:tr>
      <w:tr w:rsidR="008F24A7" w:rsidRPr="00825C44" w14:paraId="267F6912"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6D479B6F" w14:textId="77777777" w:rsidR="008F24A7" w:rsidRPr="00496998" w:rsidRDefault="008F24A7">
            <w:r w:rsidRPr="00496998">
              <w:t>isActive</w:t>
            </w:r>
          </w:p>
        </w:tc>
        <w:tc>
          <w:tcPr>
            <w:tcW w:w="5231" w:type="dxa"/>
            <w:noWrap/>
            <w:hideMark/>
          </w:tcPr>
          <w:p w14:paraId="6F22D62D"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enable/disable a mapping column( 0 – disable, 1 – enabled)</w:t>
            </w:r>
          </w:p>
        </w:tc>
      </w:tr>
    </w:tbl>
    <w:p w14:paraId="138785C7" w14:textId="77777777" w:rsidR="002267FE" w:rsidRDefault="002267FE" w:rsidP="002267FE"/>
    <w:p w14:paraId="696E58A8" w14:textId="77777777" w:rsidR="002267FE" w:rsidRPr="00CA41D2" w:rsidRDefault="002267FE">
      <w:pPr>
        <w:rPr>
          <w:rFonts w:asciiTheme="majorHAnsi" w:eastAsiaTheme="majorEastAsia" w:hAnsiTheme="majorHAnsi" w:cstheme="majorBidi"/>
          <w:color w:val="004F8A"/>
          <w:lang w:eastAsia="ja-JP"/>
        </w:rPr>
      </w:pPr>
      <w:r>
        <w:br w:type="page"/>
      </w:r>
    </w:p>
    <w:bookmarkStart w:id="796" w:name="_Updating_the_SourceToTargetMapping"/>
    <w:bookmarkEnd w:id="796"/>
    <w:p w14:paraId="00EEA099" w14:textId="61E2CDD9" w:rsidR="008F24A7" w:rsidRPr="00CA41D2" w:rsidRDefault="00DB363D" w:rsidP="000244BF">
      <w:pPr>
        <w:pStyle w:val="Heading4"/>
      </w:pPr>
      <w:r>
        <w:lastRenderedPageBreak/>
        <w:fldChar w:fldCharType="begin"/>
      </w:r>
      <w:r>
        <w:instrText>HYPERLINK  \l "_Updating_the_SourceToTargetMapping"</w:instrText>
      </w:r>
      <w:r>
        <w:fldChar w:fldCharType="separate"/>
      </w:r>
      <w:r w:rsidR="000242A6" w:rsidRPr="00DB363D">
        <w:rPr>
          <w:rStyle w:val="Hyperlink"/>
        </w:rPr>
        <w:t>Updating the SourceToTargetMapping</w:t>
      </w:r>
      <w:r>
        <w:fldChar w:fldCharType="end"/>
      </w:r>
    </w:p>
    <w:p w14:paraId="4BA42749" w14:textId="4CAEDDD9" w:rsidR="000242A6" w:rsidRPr="00CA41D2" w:rsidRDefault="000242A6" w:rsidP="000242A6">
      <w:pPr>
        <w:spacing w:before="120" w:line="278" w:lineRule="auto"/>
        <w:rPr>
          <w:lang w:eastAsia="ja-JP"/>
        </w:rPr>
      </w:pPr>
      <w:r w:rsidRPr="00CA41D2">
        <w:rPr>
          <w:lang w:eastAsia="ja-JP"/>
        </w:rPr>
        <w:t xml:space="preserve">Follow the procedure </w:t>
      </w:r>
      <w:r w:rsidR="00177A61">
        <w:rPr>
          <w:lang w:eastAsia="ja-JP"/>
        </w:rPr>
        <w:t>below</w:t>
      </w:r>
      <w:r w:rsidRPr="00CA41D2">
        <w:rPr>
          <w:lang w:eastAsia="ja-JP"/>
        </w:rPr>
        <w:t xml:space="preserve"> to update the Metadata contents:</w:t>
      </w:r>
    </w:p>
    <w:p w14:paraId="738403E4" w14:textId="77777777" w:rsidR="000242A6" w:rsidRPr="00CA41D2" w:rsidRDefault="000242A6" w:rsidP="00760DCB">
      <w:pPr>
        <w:pStyle w:val="ListParagraph"/>
        <w:numPr>
          <w:ilvl w:val="0"/>
          <w:numId w:val="28"/>
        </w:numPr>
        <w:spacing w:before="120" w:line="278" w:lineRule="auto"/>
        <w:rPr>
          <w:lang w:eastAsia="ja-JP"/>
        </w:rPr>
      </w:pPr>
      <w:r w:rsidRPr="00CA41D2">
        <w:rPr>
          <w:lang w:eastAsia="ja-JP"/>
        </w:rPr>
        <w:t xml:space="preserve">Open </w:t>
      </w:r>
      <w:hyperlink r:id="rId144" w:history="1">
        <w:r w:rsidRPr="00CA41D2">
          <w:rPr>
            <w:rStyle w:val="Hyperlink"/>
            <w:lang w:eastAsia="ja-JP"/>
          </w:rPr>
          <w:t>SourceToTargetMapping</w:t>
        </w:r>
      </w:hyperlink>
      <w:r w:rsidRPr="00CA41D2">
        <w:rPr>
          <w:lang w:eastAsia="ja-JP"/>
        </w:rPr>
        <w:t xml:space="preserve"> and make the required changes</w:t>
      </w:r>
    </w:p>
    <w:p w14:paraId="2A964302" w14:textId="77777777" w:rsidR="000242A6" w:rsidRPr="00CA41D2" w:rsidRDefault="000242A6" w:rsidP="00760DCB">
      <w:pPr>
        <w:pStyle w:val="ListParagraph"/>
        <w:numPr>
          <w:ilvl w:val="0"/>
          <w:numId w:val="28"/>
        </w:numPr>
        <w:spacing w:before="120" w:line="278" w:lineRule="auto"/>
        <w:rPr>
          <w:lang w:val="en-US" w:eastAsia="ja-JP"/>
        </w:rPr>
      </w:pPr>
      <w:r w:rsidRPr="6E856EEE">
        <w:rPr>
          <w:lang w:val="en-US" w:eastAsia="ja-JP"/>
        </w:rPr>
        <w:t xml:space="preserve">Run the pipeline </w:t>
      </w:r>
      <w:r w:rsidRPr="6E856EEE">
        <w:rPr>
          <w:b/>
          <w:lang w:val="en-US" w:eastAsia="ja-JP"/>
        </w:rPr>
        <w:t>P_Metadata_Ingestion_Master</w:t>
      </w:r>
      <w:r w:rsidRPr="6E856EEE">
        <w:rPr>
          <w:lang w:val="en-US" w:eastAsia="ja-JP"/>
        </w:rPr>
        <w:t xml:space="preserve"> in the associated environment (NonProd and/or Prod)</w:t>
      </w:r>
    </w:p>
    <w:p w14:paraId="2782F105" w14:textId="2586BD43" w:rsidR="00216A48" w:rsidRPr="00CA41D2" w:rsidRDefault="002267FE" w:rsidP="00216A48">
      <w:pPr>
        <w:pStyle w:val="ListParagraph"/>
        <w:spacing w:before="120" w:line="278" w:lineRule="auto"/>
        <w:rPr>
          <w:lang w:eastAsia="ja-JP"/>
        </w:rPr>
      </w:pPr>
      <w:r w:rsidRPr="00CA41D2">
        <w:rPr>
          <w:noProof/>
          <w:lang w:eastAsia="ja-JP"/>
        </w:rPr>
        <w:drawing>
          <wp:inline distT="0" distB="0" distL="0" distR="0" wp14:anchorId="3D177235" wp14:editId="67B1468E">
            <wp:extent cx="3324258" cy="1753046"/>
            <wp:effectExtent l="0" t="0" r="0" b="0"/>
            <wp:docPr id="1012721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21123" name="Picture 1" descr="A screenshot of a computer&#10;&#10;AI-generated content may be incorrect."/>
                    <pic:cNvPicPr/>
                  </pic:nvPicPr>
                  <pic:blipFill>
                    <a:blip r:embed="rId145"/>
                    <a:stretch>
                      <a:fillRect/>
                    </a:stretch>
                  </pic:blipFill>
                  <pic:spPr>
                    <a:xfrm>
                      <a:off x="0" y="0"/>
                      <a:ext cx="3335436" cy="1758940"/>
                    </a:xfrm>
                    <a:prstGeom prst="rect">
                      <a:avLst/>
                    </a:prstGeom>
                  </pic:spPr>
                </pic:pic>
              </a:graphicData>
            </a:graphic>
          </wp:inline>
        </w:drawing>
      </w:r>
    </w:p>
    <w:p w14:paraId="61955CE5" w14:textId="77777777" w:rsidR="000242A6" w:rsidRPr="00CA41D2" w:rsidRDefault="000242A6" w:rsidP="000242A6">
      <w:pPr>
        <w:spacing w:before="120" w:line="278" w:lineRule="auto"/>
        <w:ind w:left="360"/>
        <w:rPr>
          <w:u w:val="single"/>
          <w:lang w:eastAsia="ja-JP"/>
        </w:rPr>
      </w:pPr>
      <w:r w:rsidRPr="00CA41D2">
        <w:rPr>
          <w:u w:val="single"/>
          <w:lang w:eastAsia="ja-JP"/>
        </w:rPr>
        <w:t>Expected result: The newly ingested metadata is ready to use in pipelines and notebooks from Bronze to Silver.</w:t>
      </w:r>
    </w:p>
    <w:p w14:paraId="4DA88047" w14:textId="77777777" w:rsidR="00C33796" w:rsidRDefault="00C33796" w:rsidP="0071773C">
      <w:pPr>
        <w:pStyle w:val="Heading4"/>
      </w:pPr>
      <w:r>
        <w:t>Shared Query to Generate SourceToTargetMapping from Bronze layer</w:t>
      </w:r>
    </w:p>
    <w:p w14:paraId="74A21E6A" w14:textId="3B701092" w:rsidR="007B3F43" w:rsidRDefault="00C33796" w:rsidP="00C33796">
      <w:r>
        <w:t xml:space="preserve">The below Shared Query in Bronze SQL Endpoint </w:t>
      </w:r>
      <w:r w:rsidR="007B3F43">
        <w:t xml:space="preserve">allows a user to form the </w:t>
      </w:r>
      <w:r w:rsidR="007B3F43" w:rsidRPr="007B3F43">
        <w:t>SourceToTargetMapping</w:t>
      </w:r>
      <w:r w:rsidR="001B6E05">
        <w:t xml:space="preserve"> (i.e. Bronze to Silver mapping) based on the existing state of Bronze</w:t>
      </w:r>
      <w:r w:rsidR="007B3F43">
        <w:t xml:space="preserve">. </w:t>
      </w:r>
    </w:p>
    <w:p w14:paraId="6936EFE1" w14:textId="225581FB" w:rsidR="00D179C2" w:rsidRDefault="007B3F43" w:rsidP="007B3F43">
      <w:pPr>
        <w:pStyle w:val="ListParagraph"/>
        <w:numPr>
          <w:ilvl w:val="0"/>
          <w:numId w:val="52"/>
        </w:numPr>
        <w:ind w:left="709"/>
      </w:pPr>
      <w:r>
        <w:t xml:space="preserve">Run Shared Query </w:t>
      </w:r>
      <w:r w:rsidR="004A76CF" w:rsidRPr="004A76CF">
        <w:rPr>
          <w:i/>
          <w:iCs/>
        </w:rPr>
        <w:t xml:space="preserve">Generate SourceToTargetMapping from Bronze </w:t>
      </w:r>
      <w:r w:rsidR="00D179C2" w:rsidRPr="00D179C2">
        <w:t>(</w:t>
      </w:r>
      <w:hyperlink r:id="rId146" w:history="1">
        <w:r w:rsidR="00D179C2" w:rsidRPr="006D3083">
          <w:rPr>
            <w:rStyle w:val="Hyperlink"/>
          </w:rPr>
          <w:t>Non-Prod</w:t>
        </w:r>
      </w:hyperlink>
      <w:r w:rsidR="000C7E77">
        <w:t xml:space="preserve">, </w:t>
      </w:r>
      <w:hyperlink r:id="rId147" w:history="1">
        <w:r w:rsidR="000C7E77" w:rsidRPr="000C7E77">
          <w:rPr>
            <w:rStyle w:val="Hyperlink"/>
          </w:rPr>
          <w:t>Prod</w:t>
        </w:r>
      </w:hyperlink>
      <w:r w:rsidR="00D179C2" w:rsidRPr="00D179C2">
        <w:t>)</w:t>
      </w:r>
    </w:p>
    <w:p w14:paraId="0BDCFAEA" w14:textId="33ADFFD8" w:rsidR="00D179C2" w:rsidRDefault="00C86EF7" w:rsidP="007B3F43">
      <w:pPr>
        <w:pStyle w:val="ListParagraph"/>
        <w:numPr>
          <w:ilvl w:val="0"/>
          <w:numId w:val="52"/>
        </w:numPr>
        <w:ind w:left="709"/>
      </w:pPr>
      <w:r>
        <w:t>Copy to Excel</w:t>
      </w:r>
      <w:r w:rsidR="008A462F">
        <w:t xml:space="preserve"> to o</w:t>
      </w:r>
      <w:r w:rsidR="00D179C2">
        <w:t xml:space="preserve">bserve and correct </w:t>
      </w:r>
      <w:r w:rsidR="008A462F">
        <w:t xml:space="preserve">generated </w:t>
      </w:r>
      <w:r w:rsidR="00D179C2">
        <w:t>output</w:t>
      </w:r>
      <w:r w:rsidR="006D3083">
        <w:t>, if required</w:t>
      </w:r>
    </w:p>
    <w:p w14:paraId="576F8BD6" w14:textId="2C1791E7" w:rsidR="002267FE" w:rsidRPr="00CA41D2" w:rsidRDefault="00D179C2" w:rsidP="007B3F43">
      <w:pPr>
        <w:pStyle w:val="ListParagraph"/>
        <w:numPr>
          <w:ilvl w:val="0"/>
          <w:numId w:val="52"/>
        </w:numPr>
        <w:ind w:left="709"/>
      </w:pPr>
      <w:r>
        <w:t xml:space="preserve">Populate </w:t>
      </w:r>
      <w:hyperlink r:id="rId148" w:history="1">
        <w:r w:rsidRPr="00CA41D2">
          <w:rPr>
            <w:rStyle w:val="Hyperlink"/>
            <w:lang w:eastAsia="ja-JP"/>
          </w:rPr>
          <w:t>SourceToTargetMapping</w:t>
        </w:r>
      </w:hyperlink>
      <w:r>
        <w:t xml:space="preserve"> by copying </w:t>
      </w:r>
      <w:r w:rsidR="008A462F">
        <w:t xml:space="preserve">results </w:t>
      </w:r>
      <w:r>
        <w:t>to the SharePoint/Excel File</w:t>
      </w:r>
      <w:r w:rsidR="008A462F">
        <w:t xml:space="preserve"> linked.</w:t>
      </w:r>
      <w:r w:rsidR="002267FE" w:rsidRPr="00CA41D2">
        <w:br w:type="page"/>
      </w:r>
    </w:p>
    <w:p w14:paraId="0896B7F9" w14:textId="46160FF9" w:rsidR="008F24A7" w:rsidRPr="00CA41D2" w:rsidRDefault="002267FE" w:rsidP="002267FE">
      <w:pPr>
        <w:pStyle w:val="Heading1"/>
        <w:rPr>
          <w:lang w:eastAsia="ja-JP"/>
        </w:rPr>
      </w:pPr>
      <w:bookmarkStart w:id="797" w:name="_Toc227142095"/>
      <w:r w:rsidRPr="00CA41D2">
        <w:rPr>
          <w:lang w:eastAsia="ja-JP"/>
        </w:rPr>
        <w:lastRenderedPageBreak/>
        <w:t>Appendix</w:t>
      </w:r>
      <w:bookmarkEnd w:id="797"/>
    </w:p>
    <w:p w14:paraId="2B4D8078" w14:textId="77777777" w:rsidR="00B52EC9" w:rsidRPr="00CA41D2" w:rsidRDefault="00B52EC9" w:rsidP="00B52EC9">
      <w:pPr>
        <w:pStyle w:val="Heading2"/>
        <w:rPr>
          <w:lang w:val="en-AU"/>
        </w:rPr>
      </w:pPr>
      <w:bookmarkStart w:id="798" w:name="_Toc227142096"/>
      <w:r w:rsidRPr="00CA41D2">
        <w:rPr>
          <w:lang w:val="en-AU"/>
        </w:rPr>
        <w:t>Decision Register</w:t>
      </w:r>
      <w:bookmarkEnd w:id="798"/>
    </w:p>
    <w:p w14:paraId="57465582" w14:textId="4204CA47" w:rsidR="00B52EC9" w:rsidRDefault="00B52EC9" w:rsidP="00B52EC9">
      <w:pPr>
        <w:rPr>
          <w:lang w:eastAsia="en-AU"/>
        </w:rPr>
      </w:pPr>
      <w:r w:rsidRPr="00B52EC9">
        <w:rPr>
          <w:lang w:eastAsia="en-AU"/>
        </w:rPr>
        <w:t>The following is a link to the Decision Register within Azure DevOps, which contains a record of key decisions made during the project.</w:t>
      </w:r>
    </w:p>
    <w:tbl>
      <w:tblPr>
        <w:tblStyle w:val="ListTable4-Accent51"/>
        <w:tblW w:w="0" w:type="auto"/>
        <w:tblLook w:val="04A0" w:firstRow="1" w:lastRow="0" w:firstColumn="1" w:lastColumn="0" w:noHBand="0" w:noVBand="1"/>
      </w:tblPr>
      <w:tblGrid>
        <w:gridCol w:w="9204"/>
      </w:tblGrid>
      <w:tr w:rsidR="00BD49CE" w14:paraId="02727C16" w14:textId="77777777" w:rsidTr="00CE0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4" w:type="dxa"/>
          </w:tcPr>
          <w:p w14:paraId="1374C9E8" w14:textId="301095AE" w:rsidR="00BD49CE" w:rsidRDefault="00BD49CE" w:rsidP="00BD49CE">
            <w:pPr>
              <w:rPr>
                <w:lang w:eastAsia="en-AU"/>
              </w:rPr>
            </w:pPr>
            <w:r>
              <w:rPr>
                <w:lang w:eastAsia="en-AU"/>
              </w:rPr>
              <w:t>Azure DevOps Decision Register</w:t>
            </w:r>
          </w:p>
        </w:tc>
      </w:tr>
      <w:tr w:rsidR="00BD49CE" w14:paraId="4618022E" w14:textId="77777777" w:rsidTr="00CE0C0A">
        <w:tc>
          <w:tcPr>
            <w:cnfStyle w:val="001000000000" w:firstRow="0" w:lastRow="0" w:firstColumn="1" w:lastColumn="0" w:oddVBand="0" w:evenVBand="0" w:oddHBand="0" w:evenHBand="0" w:firstRowFirstColumn="0" w:firstRowLastColumn="0" w:lastRowFirstColumn="0" w:lastRowLastColumn="0"/>
            <w:tcW w:w="9204" w:type="dxa"/>
          </w:tcPr>
          <w:p w14:paraId="7D0F114F" w14:textId="202DE94D" w:rsidR="00BD49CE" w:rsidRDefault="00BD49CE" w:rsidP="00B52EC9">
            <w:pPr>
              <w:rPr>
                <w:lang w:eastAsia="en-AU"/>
              </w:rPr>
            </w:pPr>
            <w:hyperlink r:id="rId149" w:history="1">
              <w:r w:rsidRPr="00CE0C0A">
                <w:rPr>
                  <w:rStyle w:val="Hyperlink"/>
                  <w:lang w:eastAsia="en-AU"/>
                </w:rPr>
                <w:t>Decision</w:t>
              </w:r>
              <w:r w:rsidR="00CE0C0A">
                <w:rPr>
                  <w:rStyle w:val="Hyperlink"/>
                  <w:lang w:eastAsia="en-AU"/>
                </w:rPr>
                <w:t xml:space="preserve"> </w:t>
              </w:r>
              <w:r w:rsidRPr="00CE0C0A">
                <w:rPr>
                  <w:rStyle w:val="Hyperlink"/>
                  <w:lang w:eastAsia="en-AU"/>
                </w:rPr>
                <w:t>Register - Boards (azure.com)</w:t>
              </w:r>
            </w:hyperlink>
          </w:p>
        </w:tc>
      </w:tr>
    </w:tbl>
    <w:p w14:paraId="54EBC078" w14:textId="77777777" w:rsidR="00CD4631" w:rsidRPr="00B52EC9" w:rsidRDefault="00CD4631" w:rsidP="009941EC">
      <w:pPr>
        <w:rPr>
          <w:lang w:eastAsia="en-AU"/>
        </w:rPr>
      </w:pPr>
    </w:p>
    <w:p w14:paraId="7A4F8330" w14:textId="64550E21" w:rsidR="002267FE" w:rsidRPr="00CA41D2" w:rsidRDefault="00866189" w:rsidP="00B52EC9">
      <w:pPr>
        <w:pStyle w:val="Heading2"/>
        <w:rPr>
          <w:lang w:val="en-AU"/>
        </w:rPr>
      </w:pPr>
      <w:bookmarkStart w:id="799" w:name="_Toc227142097"/>
      <w:r w:rsidRPr="00CA41D2">
        <w:rPr>
          <w:lang w:val="en-AU"/>
        </w:rPr>
        <w:t>Supporting Documents and Artifacts</w:t>
      </w:r>
      <w:bookmarkEnd w:id="799"/>
    </w:p>
    <w:tbl>
      <w:tblPr>
        <w:tblStyle w:val="ListTable4-Accent51"/>
        <w:tblW w:w="0" w:type="auto"/>
        <w:tblLook w:val="04A0" w:firstRow="1" w:lastRow="0" w:firstColumn="1" w:lastColumn="0" w:noHBand="0" w:noVBand="1"/>
      </w:tblPr>
      <w:tblGrid>
        <w:gridCol w:w="4957"/>
        <w:gridCol w:w="4059"/>
      </w:tblGrid>
      <w:tr w:rsidR="007908BA" w14:paraId="65407670" w14:textId="77777777" w:rsidTr="0008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2F04608" w14:textId="77777777" w:rsidR="007908BA" w:rsidRPr="00CA41D2" w:rsidRDefault="007908BA" w:rsidP="00CD4631">
            <w:pPr>
              <w:pStyle w:val="TableStyle"/>
            </w:pPr>
            <w:r w:rsidRPr="00CA41D2">
              <w:t>Document</w:t>
            </w:r>
          </w:p>
        </w:tc>
        <w:tc>
          <w:tcPr>
            <w:tcW w:w="4059" w:type="dxa"/>
          </w:tcPr>
          <w:p w14:paraId="06BB9499" w14:textId="77777777" w:rsidR="007908BA" w:rsidRPr="00CA41D2" w:rsidRDefault="007908BA" w:rsidP="00CD4631">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7908BA" w14:paraId="1BE89C03"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750CA41D" w14:textId="5CCC2888" w:rsidR="007908BA" w:rsidRPr="00CA41D2" w:rsidRDefault="00CD4631" w:rsidP="00CD4631">
            <w:pPr>
              <w:pStyle w:val="TableStyle"/>
              <w:rPr>
                <w:b w:val="0"/>
                <w:sz w:val="16"/>
                <w:szCs w:val="16"/>
              </w:rPr>
            </w:pPr>
            <w:hyperlink r:id="rId150">
              <w:r w:rsidRPr="140F5016">
                <w:rPr>
                  <w:rStyle w:val="Hyperlink"/>
                </w:rPr>
                <w:t>DPHI Solution Design - Fabric Data Platform-v1.00</w:t>
              </w:r>
            </w:hyperlink>
          </w:p>
        </w:tc>
        <w:tc>
          <w:tcPr>
            <w:tcW w:w="4059" w:type="dxa"/>
          </w:tcPr>
          <w:p w14:paraId="0100EF4A" w14:textId="1A257261" w:rsidR="007908BA" w:rsidRPr="00CA41D2" w:rsidRDefault="00CD4631"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Solution Architecture Design Document</w:t>
            </w:r>
          </w:p>
        </w:tc>
      </w:tr>
      <w:tr w:rsidR="007908BA" w14:paraId="65D7C6EE"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45B5E66C" w14:textId="74645D28" w:rsidR="007908BA" w:rsidRPr="00CA41D2" w:rsidRDefault="007908BA" w:rsidP="00CD4631">
            <w:pPr>
              <w:pStyle w:val="TableStyle"/>
              <w:rPr>
                <w:sz w:val="16"/>
                <w:szCs w:val="16"/>
              </w:rPr>
            </w:pPr>
          </w:p>
        </w:tc>
        <w:tc>
          <w:tcPr>
            <w:tcW w:w="4059" w:type="dxa"/>
          </w:tcPr>
          <w:p w14:paraId="6E559F93" w14:textId="08C4790B"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r w:rsidR="007908BA" w14:paraId="665FC279"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21F79478" w14:textId="1DB5919A" w:rsidR="007908BA" w:rsidRPr="00CA41D2" w:rsidRDefault="007908BA" w:rsidP="00CD4631">
            <w:pPr>
              <w:pStyle w:val="TableStyle"/>
              <w:rPr>
                <w:sz w:val="16"/>
                <w:szCs w:val="16"/>
              </w:rPr>
            </w:pPr>
          </w:p>
        </w:tc>
        <w:tc>
          <w:tcPr>
            <w:tcW w:w="4059" w:type="dxa"/>
          </w:tcPr>
          <w:p w14:paraId="32078AAC" w14:textId="4956B048"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r w:rsidR="007908BA" w14:paraId="3ADE7FA1"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02B47B92" w14:textId="77777777" w:rsidR="007908BA" w:rsidRPr="00CA41D2" w:rsidRDefault="007908BA" w:rsidP="00CD4631">
            <w:pPr>
              <w:pStyle w:val="TableStyle"/>
              <w:rPr>
                <w:sz w:val="16"/>
                <w:szCs w:val="16"/>
              </w:rPr>
            </w:pPr>
          </w:p>
        </w:tc>
        <w:tc>
          <w:tcPr>
            <w:tcW w:w="4059" w:type="dxa"/>
          </w:tcPr>
          <w:p w14:paraId="60F53AD2" w14:textId="77777777"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r w:rsidR="007908BA" w14:paraId="46C9EF18"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04D31F34" w14:textId="77777777" w:rsidR="007908BA" w:rsidRPr="00CA41D2" w:rsidRDefault="007908BA" w:rsidP="00CD4631">
            <w:pPr>
              <w:pStyle w:val="TableStyle"/>
              <w:rPr>
                <w:sz w:val="16"/>
                <w:szCs w:val="16"/>
              </w:rPr>
            </w:pPr>
          </w:p>
        </w:tc>
        <w:tc>
          <w:tcPr>
            <w:tcW w:w="4059" w:type="dxa"/>
          </w:tcPr>
          <w:p w14:paraId="3260CDF5" w14:textId="77777777"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bl>
    <w:p w14:paraId="477F1FB5" w14:textId="77777777" w:rsidR="007908BA" w:rsidRPr="007908BA" w:rsidRDefault="007908BA" w:rsidP="007908BA">
      <w:pPr>
        <w:rPr>
          <w:lang w:val="en-US" w:eastAsia="ja-JP"/>
        </w:rPr>
      </w:pPr>
    </w:p>
    <w:sectPr w:rsidR="007908BA" w:rsidRPr="007908BA" w:rsidSect="002551FD">
      <w:headerReference w:type="default" r:id="rId151"/>
      <w:footerReference w:type="default" r:id="rId152"/>
      <w:headerReference w:type="first" r:id="rId153"/>
      <w:footerReference w:type="first" r:id="rId154"/>
      <w:pgSz w:w="12240" w:h="15840"/>
      <w:pgMar w:top="1417" w:right="1325"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1" w:author="Annie Prakash" w:date="2025-07-15T10:43:00Z" w:initials="AP">
    <w:p w14:paraId="382185A2" w14:textId="76CD76D9" w:rsidR="005926B8" w:rsidRDefault="009361A2">
      <w:pPr>
        <w:pStyle w:val="CommentText"/>
      </w:pPr>
      <w:r>
        <w:rPr>
          <w:rStyle w:val="CommentReference"/>
        </w:rPr>
        <w:annotationRef/>
      </w:r>
      <w:r>
        <w:fldChar w:fldCharType="begin"/>
      </w:r>
      <w:r>
        <w:instrText xml:space="preserve"> HYPERLINK "mailto:anoop.ananth@environment.nsw.gov.au"</w:instrText>
      </w:r>
      <w:bookmarkStart w:id="62" w:name="_@_F69822DD016B47B3AE7F3470CB4A14A2Z"/>
      <w:r>
        <w:fldChar w:fldCharType="separate"/>
      </w:r>
      <w:bookmarkEnd w:id="62"/>
      <w:r w:rsidRPr="200EC761">
        <w:rPr>
          <w:rStyle w:val="Mention"/>
          <w:noProof/>
        </w:rPr>
        <w:t>@Anoop Ananth</w:t>
      </w:r>
      <w:r>
        <w:fldChar w:fldCharType="end"/>
      </w:r>
      <w:r w:rsidRPr="3E7A23A6">
        <w:t xml:space="preserve"> : Email from Socrates:ow the A diagram on Watermark process (and diagram) work as a priority.</w:t>
      </w:r>
    </w:p>
  </w:comment>
  <w:comment w:id="80" w:author="Annie Prakash" w:date="2025-06-18T16:20:00Z" w:initials="AP">
    <w:p w14:paraId="22417E17" w14:textId="699EF72E" w:rsidR="00C636E1" w:rsidRDefault="00C636E1">
      <w:pPr>
        <w:pStyle w:val="CommentText"/>
      </w:pPr>
      <w:r>
        <w:rPr>
          <w:rStyle w:val="CommentReference"/>
        </w:rPr>
        <w:annotationRef/>
      </w:r>
      <w:r w:rsidRPr="7E850A5C">
        <w:t xml:space="preserve">Hi </w:t>
      </w:r>
      <w:r>
        <w:fldChar w:fldCharType="begin"/>
      </w:r>
      <w:r>
        <w:instrText xml:space="preserve"> HYPERLINK "mailto:anoop.ananth@environment.nsw.gov.au"</w:instrText>
      </w:r>
      <w:bookmarkStart w:id="81" w:name="_@_B765618C43904B219AE9D579257D95E8Z"/>
      <w:r>
        <w:fldChar w:fldCharType="separate"/>
      </w:r>
      <w:bookmarkEnd w:id="81"/>
      <w:r w:rsidRPr="48620FAA">
        <w:rPr>
          <w:rStyle w:val="Mention"/>
          <w:noProof/>
        </w:rPr>
        <w:t>@Anoop Ananth</w:t>
      </w:r>
      <w:r>
        <w:fldChar w:fldCharType="end"/>
      </w:r>
      <w:r w:rsidRPr="4BD4807D">
        <w:t xml:space="preserve"> -What about </w:t>
      </w:r>
      <w:hyperlink r:id="rId1">
        <w:r w:rsidRPr="7A807A29">
          <w:rPr>
            <w:rStyle w:val="Hyperlink"/>
          </w:rPr>
          <w:t>N_Prod_Deployment_Data_Validation_Salesforce_Remediate</w:t>
        </w:r>
      </w:hyperlink>
      <w:r w:rsidRPr="37578A73">
        <w:t xml:space="preserve"> , </w:t>
      </w:r>
      <w:hyperlink r:id="rId2">
        <w:r w:rsidRPr="29BFD227">
          <w:rPr>
            <w:rStyle w:val="Hyperlink"/>
          </w:rPr>
          <w:t>N_RemediateRecordHash</w:t>
        </w:r>
      </w:hyperlink>
      <w:r w:rsidRPr="11E46683">
        <w:t xml:space="preserve"> and the uncommieted </w:t>
      </w:r>
      <w:hyperlink r:id="rId3">
        <w:r w:rsidRPr="3725021B">
          <w:rPr>
            <w:rStyle w:val="Hyperlink"/>
          </w:rPr>
          <w:t>N_Prod_Deployment_Data_Validation</w:t>
        </w:r>
      </w:hyperlink>
    </w:p>
  </w:comment>
  <w:comment w:id="313" w:author="Jack Foster" w:date="2026-09-07T16:53:00Z" w:initials="JF">
    <w:p w14:paraId="227AC0E3" w14:textId="77777777" w:rsidR="004276D2" w:rsidRDefault="004276D2" w:rsidP="004276D2">
      <w:pPr>
        <w:pStyle w:val="CommentText"/>
      </w:pPr>
      <w:r>
        <w:rPr>
          <w:rStyle w:val="CommentReference"/>
        </w:rPr>
        <w:annotationRef/>
      </w:r>
      <w:r>
        <w:t>Replace</w:t>
      </w:r>
    </w:p>
  </w:comment>
  <w:comment w:id="579" w:author="Jack Foster" w:date="2026-09-07T16:56:00Z" w:initials="JF">
    <w:p w14:paraId="65AC4DA3" w14:textId="77777777" w:rsidR="004276D2" w:rsidRDefault="004276D2" w:rsidP="004276D2">
      <w:pPr>
        <w:pStyle w:val="CommentText"/>
      </w:pPr>
      <w:r>
        <w:rPr>
          <w:rStyle w:val="CommentReference"/>
        </w:rPr>
        <w:annotationRef/>
      </w:r>
      <w:r>
        <w:t>This needs to be added to the table, treat it as though it’s definition is stored in ADO and then remove this sentence</w:t>
      </w:r>
    </w:p>
  </w:comment>
  <w:comment w:id="772" w:author="Annie Prakash" w:date="2025-05-16T17:20:00Z" w:initials="AP">
    <w:p w14:paraId="3DD649EE" w14:textId="6587ABD0" w:rsidR="007B6379" w:rsidRDefault="007B6379">
      <w:pPr>
        <w:pStyle w:val="CommentText"/>
      </w:pPr>
      <w:r>
        <w:rPr>
          <w:rStyle w:val="CommentReference"/>
        </w:rPr>
        <w:annotationRef/>
      </w:r>
      <w:r w:rsidRPr="2EF8814C">
        <w:t>How to add ingest a new field in the sharepont?A flow diagram as to where to go next</w:t>
      </w:r>
    </w:p>
    <w:p w14:paraId="060D50A3" w14:textId="5D65B561" w:rsidR="007B6379" w:rsidRDefault="007B6379">
      <w:pPr>
        <w:pStyle w:val="CommentText"/>
      </w:pPr>
    </w:p>
  </w:comment>
  <w:comment w:id="792" w:author="Annie Prakash" w:date="2025-06-30T10:12:00Z" w:initials="AP">
    <w:p w14:paraId="07617D92" w14:textId="32F1A119" w:rsidR="00416B9E" w:rsidRDefault="009361A2">
      <w:pPr>
        <w:pStyle w:val="CommentText"/>
      </w:pPr>
      <w:r>
        <w:rPr>
          <w:rStyle w:val="CommentReference"/>
        </w:rPr>
        <w:annotationRef/>
      </w:r>
      <w:r>
        <w:fldChar w:fldCharType="begin"/>
      </w:r>
      <w:r>
        <w:instrText xml:space="preserve"> HYPERLINK "mailto:anoop.ananth@environment.nsw.gov.au"</w:instrText>
      </w:r>
      <w:bookmarkStart w:id="793" w:name="_@_E9D95EFCC2F44B16B693469AE9011BA3Z"/>
      <w:r>
        <w:fldChar w:fldCharType="separate"/>
      </w:r>
      <w:bookmarkEnd w:id="793"/>
      <w:r w:rsidRPr="4211EA43">
        <w:rPr>
          <w:rStyle w:val="Mention"/>
          <w:noProof/>
        </w:rPr>
        <w:t>@Anoop Ananth</w:t>
      </w:r>
      <w:r>
        <w:fldChar w:fldCharType="end"/>
      </w:r>
      <w:r w:rsidRPr="6D383473">
        <w:t xml:space="preserve"> - Please mention the flow for  ingesting data from Sharepoint and adding Batch ID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2185A2" w15:done="0"/>
  <w15:commentEx w15:paraId="22417E17" w15:done="0"/>
  <w15:commentEx w15:paraId="227AC0E3" w15:done="0"/>
  <w15:commentEx w15:paraId="65AC4DA3" w15:done="0"/>
  <w15:commentEx w15:paraId="060D50A3" w15:done="0"/>
  <w15:commentEx w15:paraId="07617D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8D2F41" w16cex:dateUtc="2025-07-15T00:43:00Z"/>
  <w16cex:commentExtensible w16cex:durableId="5870AD02" w16cex:dateUtc="2025-06-18T06:20:00Z"/>
  <w16cex:commentExtensible w16cex:durableId="651AED02" w16cex:dateUtc="2026-09-07T06:53:00Z"/>
  <w16cex:commentExtensible w16cex:durableId="6B214C4B" w16cex:dateUtc="2026-09-07T06:56:00Z"/>
  <w16cex:commentExtensible w16cex:durableId="62BBFAC9" w16cex:dateUtc="2025-05-16T07:20:00Z"/>
  <w16cex:commentExtensible w16cex:durableId="156311BE" w16cex:dateUtc="2025-06-30T0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2185A2" w16cid:durableId="748D2F41"/>
  <w16cid:commentId w16cid:paraId="22417E17" w16cid:durableId="5870AD02"/>
  <w16cid:commentId w16cid:paraId="227AC0E3" w16cid:durableId="651AED02"/>
  <w16cid:commentId w16cid:paraId="65AC4DA3" w16cid:durableId="6B214C4B"/>
  <w16cid:commentId w16cid:paraId="060D50A3" w16cid:durableId="62BBFAC9"/>
  <w16cid:commentId w16cid:paraId="07617D92" w16cid:durableId="156311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73500" w14:textId="77777777" w:rsidR="004D58A3" w:rsidRDefault="004D58A3" w:rsidP="00A04844">
      <w:pPr>
        <w:spacing w:after="0" w:line="240" w:lineRule="auto"/>
      </w:pPr>
      <w:r>
        <w:separator/>
      </w:r>
    </w:p>
  </w:endnote>
  <w:endnote w:type="continuationSeparator" w:id="0">
    <w:p w14:paraId="2BD9FA3A" w14:textId="77777777" w:rsidR="004D58A3" w:rsidRDefault="004D58A3" w:rsidP="00A04844">
      <w:pPr>
        <w:spacing w:after="0" w:line="240" w:lineRule="auto"/>
      </w:pPr>
      <w:r>
        <w:continuationSeparator/>
      </w:r>
    </w:p>
  </w:endnote>
  <w:endnote w:type="continuationNotice" w:id="1">
    <w:p w14:paraId="047B7C3D" w14:textId="77777777" w:rsidR="004D58A3" w:rsidRDefault="004D58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quot;Courier New&quo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Varela Round">
    <w:charset w:val="B1"/>
    <w:family w:val="auto"/>
    <w:pitch w:val="variable"/>
    <w:sig w:usb0="20000807" w:usb1="00000003" w:usb2="00000000" w:usb3="00000000" w:csb0="000001B3"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631571"/>
      <w:docPartObj>
        <w:docPartGallery w:val="Page Numbers (Bottom of Page)"/>
        <w:docPartUnique/>
      </w:docPartObj>
    </w:sdtPr>
    <w:sdtContent>
      <w:p w14:paraId="5B95F774" w14:textId="5C48DE80" w:rsidR="00595E45" w:rsidRDefault="00595E4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54D8314" w14:textId="2016B11B" w:rsidR="00595E45" w:rsidRDefault="00595E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20B0" w14:textId="1F206489" w:rsidR="00595E45" w:rsidRDefault="00595E45" w:rsidP="00463B53">
    <w:pPr>
      <w:pStyle w:val="Footer"/>
      <w:tabs>
        <w:tab w:val="clear" w:pos="4419"/>
        <w:tab w:val="clear" w:pos="8838"/>
        <w:tab w:val="left" w:pos="6449"/>
      </w:tabs>
    </w:pPr>
    <w:r w:rsidRPr="003A37BD">
      <w:rPr>
        <w:noProof/>
      </w:rPr>
      <mc:AlternateContent>
        <mc:Choice Requires="wps">
          <w:drawing>
            <wp:anchor distT="45720" distB="45720" distL="114300" distR="114300" simplePos="0" relativeHeight="251658242" behindDoc="0" locked="0" layoutInCell="1" allowOverlap="1" wp14:anchorId="652DFE29" wp14:editId="525494FC">
              <wp:simplePos x="0" y="0"/>
              <wp:positionH relativeFrom="column">
                <wp:posOffset>1757349</wp:posOffset>
              </wp:positionH>
              <wp:positionV relativeFrom="paragraph">
                <wp:posOffset>294005</wp:posOffset>
              </wp:positionV>
              <wp:extent cx="1600200" cy="293370"/>
              <wp:effectExtent l="0" t="0" r="0" b="0"/>
              <wp:wrapSquare wrapText="bothSides"/>
              <wp:docPr id="948626533" name="Text Box 948626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93370"/>
                      </a:xfrm>
                      <a:prstGeom prst="rect">
                        <a:avLst/>
                      </a:prstGeom>
                      <a:noFill/>
                      <a:ln w="9525">
                        <a:noFill/>
                        <a:miter lim="800000"/>
                        <a:headEnd/>
                        <a:tailEnd/>
                      </a:ln>
                    </wps:spPr>
                    <wps:txbx>
                      <w:txbxContent>
                        <w:p w14:paraId="06EB7C06" w14:textId="1E839FC7" w:rsidR="00595E45" w:rsidRPr="0062559A" w:rsidRDefault="00595E45" w:rsidP="00680478">
                          <w:pPr>
                            <w:rPr>
                              <w:color w:val="FFFFFF" w:themeColor="background1"/>
                              <w:sz w:val="20"/>
                              <w:szCs w:val="20"/>
                            </w:rPr>
                          </w:pPr>
                          <w:r>
                            <w:rPr>
                              <w:color w:val="FFFFFF" w:themeColor="background1"/>
                              <w:sz w:val="20"/>
                              <w:szCs w:val="20"/>
                            </w:rPr>
                            <w:t>info@data-driven.com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652DFE29">
              <v:stroke joinstyle="miter"/>
              <v:path gradientshapeok="t" o:connecttype="rect"/>
            </v:shapetype>
            <v:shape id="Text Box 948626533" style="position:absolute;margin-left:138.35pt;margin-top:23.15pt;width:126pt;height:23.1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">
              <v:textbox>
                <w:txbxContent>
                  <w:p w:rsidRPr="0062559A" w:rsidR="00595E45" w:rsidP="00680478" w:rsidRDefault="00595E45" w14:paraId="06EB7C06" w14:textId="1E839FC7">
                    <w:pPr>
                      <w:rPr>
                        <w:color w:val="FFFFFF" w:themeColor="background1"/>
                        <w:sz w:val="20"/>
                        <w:szCs w:val="20"/>
                      </w:rPr>
                    </w:pPr>
                    <w:r>
                      <w:rPr>
                        <w:color w:val="FFFFFF" w:themeColor="background1"/>
                        <w:sz w:val="20"/>
                        <w:szCs w:val="20"/>
                      </w:rPr>
                      <w:t>info@data-driven.com</w:t>
                    </w:r>
                  </w:p>
                </w:txbxContent>
              </v:textbox>
              <w10:wrap type="square"/>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F83A2" w14:textId="77777777" w:rsidR="004D58A3" w:rsidRDefault="004D58A3" w:rsidP="00A04844">
      <w:pPr>
        <w:spacing w:after="0" w:line="240" w:lineRule="auto"/>
      </w:pPr>
      <w:r>
        <w:separator/>
      </w:r>
    </w:p>
  </w:footnote>
  <w:footnote w:type="continuationSeparator" w:id="0">
    <w:p w14:paraId="27C7387B" w14:textId="77777777" w:rsidR="004D58A3" w:rsidRDefault="004D58A3" w:rsidP="00A04844">
      <w:pPr>
        <w:spacing w:after="0" w:line="240" w:lineRule="auto"/>
      </w:pPr>
      <w:r>
        <w:continuationSeparator/>
      </w:r>
    </w:p>
  </w:footnote>
  <w:footnote w:type="continuationNotice" w:id="1">
    <w:p w14:paraId="2D003F42" w14:textId="77777777" w:rsidR="004D58A3" w:rsidRDefault="004D58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1CF8" w14:textId="160E0292" w:rsidR="00595E45" w:rsidRDefault="00595E45">
    <w:pPr>
      <w:pStyle w:val="Header"/>
      <w:rPr>
        <w:noProof/>
        <w:lang w:eastAsia="es-VE"/>
      </w:rPr>
    </w:pPr>
    <w:r>
      <w:rPr>
        <w:noProof/>
        <w:lang w:eastAsia="es-VE"/>
      </w:rPr>
      <w:drawing>
        <wp:anchor distT="0" distB="0" distL="114300" distR="114300" simplePos="0" relativeHeight="251658240" behindDoc="0" locked="0" layoutInCell="1" allowOverlap="1" wp14:anchorId="2E3C80B6" wp14:editId="2E01454B">
          <wp:simplePos x="0" y="0"/>
          <wp:positionH relativeFrom="margin">
            <wp:posOffset>4362036</wp:posOffset>
          </wp:positionH>
          <wp:positionV relativeFrom="margin">
            <wp:posOffset>-516807</wp:posOffset>
          </wp:positionV>
          <wp:extent cx="1928662" cy="218223"/>
          <wp:effectExtent l="0" t="0" r="0" b="0"/>
          <wp:wrapSquare wrapText="bothSides"/>
          <wp:docPr id="925502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19966"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928662" cy="218223"/>
                  </a:xfrm>
                  <a:prstGeom prst="rect">
                    <a:avLst/>
                  </a:prstGeom>
                </pic:spPr>
              </pic:pic>
            </a:graphicData>
          </a:graphic>
        </wp:anchor>
      </w:drawing>
    </w:r>
  </w:p>
  <w:p w14:paraId="607A3926" w14:textId="3BD7B913" w:rsidR="00595E45" w:rsidRDefault="00595E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56691" w14:textId="5ABDDFBE" w:rsidR="00595E45" w:rsidRDefault="00595E45" w:rsidP="00463B53">
    <w:pPr>
      <w:pStyle w:val="Header"/>
      <w:tabs>
        <w:tab w:val="clear" w:pos="4419"/>
        <w:tab w:val="clear" w:pos="8838"/>
        <w:tab w:val="left" w:pos="7475"/>
      </w:tabs>
    </w:pPr>
    <w:r>
      <w:rPr>
        <w:noProof/>
        <w:lang w:eastAsia="es-VE"/>
      </w:rPr>
      <w:drawing>
        <wp:anchor distT="0" distB="0" distL="114300" distR="114300" simplePos="0" relativeHeight="251658241" behindDoc="0" locked="0" layoutInCell="1" allowOverlap="1" wp14:anchorId="2F3C8451" wp14:editId="609EDA53">
          <wp:simplePos x="0" y="0"/>
          <wp:positionH relativeFrom="margin">
            <wp:posOffset>4412974</wp:posOffset>
          </wp:positionH>
          <wp:positionV relativeFrom="margin">
            <wp:posOffset>-570092</wp:posOffset>
          </wp:positionV>
          <wp:extent cx="1928662" cy="218223"/>
          <wp:effectExtent l="0" t="0" r="0" b="0"/>
          <wp:wrapSquare wrapText="bothSides"/>
          <wp:docPr id="709717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09456"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928662" cy="218223"/>
                  </a:xfrm>
                  <a:prstGeom prst="rect">
                    <a:avLst/>
                  </a:prstGeom>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F41"/>
    <w:multiLevelType w:val="hybridMultilevel"/>
    <w:tmpl w:val="66A8C0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D15BC1"/>
    <w:multiLevelType w:val="hybridMultilevel"/>
    <w:tmpl w:val="7504B7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41564C"/>
    <w:multiLevelType w:val="hybridMultilevel"/>
    <w:tmpl w:val="C1880EC0"/>
    <w:lvl w:ilvl="0" w:tplc="5EAA0248">
      <w:start w:val="5"/>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E0F91"/>
    <w:multiLevelType w:val="hybridMultilevel"/>
    <w:tmpl w:val="FFFFFFFF"/>
    <w:lvl w:ilvl="0" w:tplc="1BDC259A">
      <w:start w:val="1"/>
      <w:numFmt w:val="bullet"/>
      <w:lvlText w:val=""/>
      <w:lvlJc w:val="left"/>
      <w:pPr>
        <w:ind w:left="720" w:hanging="360"/>
      </w:pPr>
      <w:rPr>
        <w:rFonts w:ascii="Symbol" w:hAnsi="Symbol" w:hint="default"/>
      </w:rPr>
    </w:lvl>
    <w:lvl w:ilvl="1" w:tplc="F2381846">
      <w:start w:val="1"/>
      <w:numFmt w:val="bullet"/>
      <w:lvlText w:val=""/>
      <w:lvlJc w:val="left"/>
      <w:pPr>
        <w:ind w:left="1440" w:hanging="360"/>
      </w:pPr>
      <w:rPr>
        <w:rFonts w:ascii="Symbol" w:hAnsi="Symbol" w:hint="default"/>
      </w:rPr>
    </w:lvl>
    <w:lvl w:ilvl="2" w:tplc="A98CE744">
      <w:start w:val="1"/>
      <w:numFmt w:val="bullet"/>
      <w:lvlText w:val=""/>
      <w:lvlJc w:val="left"/>
      <w:pPr>
        <w:ind w:left="2160" w:hanging="360"/>
      </w:pPr>
      <w:rPr>
        <w:rFonts w:ascii="Wingdings" w:hAnsi="Wingdings" w:hint="default"/>
      </w:rPr>
    </w:lvl>
    <w:lvl w:ilvl="3" w:tplc="DE6A3C88">
      <w:start w:val="1"/>
      <w:numFmt w:val="bullet"/>
      <w:lvlText w:val=""/>
      <w:lvlJc w:val="left"/>
      <w:pPr>
        <w:ind w:left="2880" w:hanging="360"/>
      </w:pPr>
      <w:rPr>
        <w:rFonts w:ascii="Symbol" w:hAnsi="Symbol" w:hint="default"/>
      </w:rPr>
    </w:lvl>
    <w:lvl w:ilvl="4" w:tplc="B5564808">
      <w:start w:val="1"/>
      <w:numFmt w:val="bullet"/>
      <w:lvlText w:val="o"/>
      <w:lvlJc w:val="left"/>
      <w:pPr>
        <w:ind w:left="3600" w:hanging="360"/>
      </w:pPr>
      <w:rPr>
        <w:rFonts w:ascii="Courier New" w:hAnsi="Courier New" w:hint="default"/>
      </w:rPr>
    </w:lvl>
    <w:lvl w:ilvl="5" w:tplc="CFF0DADE">
      <w:start w:val="1"/>
      <w:numFmt w:val="bullet"/>
      <w:lvlText w:val=""/>
      <w:lvlJc w:val="left"/>
      <w:pPr>
        <w:ind w:left="4320" w:hanging="360"/>
      </w:pPr>
      <w:rPr>
        <w:rFonts w:ascii="Wingdings" w:hAnsi="Wingdings" w:hint="default"/>
      </w:rPr>
    </w:lvl>
    <w:lvl w:ilvl="6" w:tplc="1CFE8CF2">
      <w:start w:val="1"/>
      <w:numFmt w:val="bullet"/>
      <w:lvlText w:val=""/>
      <w:lvlJc w:val="left"/>
      <w:pPr>
        <w:ind w:left="5040" w:hanging="360"/>
      </w:pPr>
      <w:rPr>
        <w:rFonts w:ascii="Symbol" w:hAnsi="Symbol" w:hint="default"/>
      </w:rPr>
    </w:lvl>
    <w:lvl w:ilvl="7" w:tplc="9A588EF8">
      <w:start w:val="1"/>
      <w:numFmt w:val="bullet"/>
      <w:lvlText w:val="o"/>
      <w:lvlJc w:val="left"/>
      <w:pPr>
        <w:ind w:left="5760" w:hanging="360"/>
      </w:pPr>
      <w:rPr>
        <w:rFonts w:ascii="Courier New" w:hAnsi="Courier New" w:hint="default"/>
      </w:rPr>
    </w:lvl>
    <w:lvl w:ilvl="8" w:tplc="521670A8">
      <w:start w:val="1"/>
      <w:numFmt w:val="bullet"/>
      <w:lvlText w:val=""/>
      <w:lvlJc w:val="left"/>
      <w:pPr>
        <w:ind w:left="6480" w:hanging="360"/>
      </w:pPr>
      <w:rPr>
        <w:rFonts w:ascii="Wingdings" w:hAnsi="Wingdings" w:hint="default"/>
      </w:rPr>
    </w:lvl>
  </w:abstractNum>
  <w:abstractNum w:abstractNumId="4" w15:restartNumberingAfterBreak="0">
    <w:nsid w:val="0AE76978"/>
    <w:multiLevelType w:val="multilevel"/>
    <w:tmpl w:val="E05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F06A3"/>
    <w:multiLevelType w:val="hybridMultilevel"/>
    <w:tmpl w:val="7F962C1E"/>
    <w:lvl w:ilvl="0" w:tplc="5EAA0248">
      <w:start w:val="5"/>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F710E7D"/>
    <w:multiLevelType w:val="multilevel"/>
    <w:tmpl w:val="E21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E1470"/>
    <w:multiLevelType w:val="hybridMultilevel"/>
    <w:tmpl w:val="D346BC0A"/>
    <w:lvl w:ilvl="0" w:tplc="0C090001">
      <w:start w:val="1"/>
      <w:numFmt w:val="bullet"/>
      <w:lvlText w:val=""/>
      <w:lvlJc w:val="left"/>
      <w:pPr>
        <w:ind w:left="928" w:hanging="360"/>
      </w:pPr>
      <w:rPr>
        <w:rFonts w:ascii="Symbol" w:hAnsi="Symbol" w:hint="default"/>
      </w:rPr>
    </w:lvl>
    <w:lvl w:ilvl="1" w:tplc="0C090003" w:tentative="1">
      <w:start w:val="1"/>
      <w:numFmt w:val="bullet"/>
      <w:lvlText w:val="o"/>
      <w:lvlJc w:val="left"/>
      <w:pPr>
        <w:ind w:left="1648" w:hanging="360"/>
      </w:pPr>
      <w:rPr>
        <w:rFonts w:ascii="Courier New" w:hAnsi="Courier New" w:cs="Courier New" w:hint="default"/>
      </w:rPr>
    </w:lvl>
    <w:lvl w:ilvl="2" w:tplc="0C090005" w:tentative="1">
      <w:start w:val="1"/>
      <w:numFmt w:val="bullet"/>
      <w:lvlText w:val=""/>
      <w:lvlJc w:val="left"/>
      <w:pPr>
        <w:ind w:left="2368" w:hanging="360"/>
      </w:pPr>
      <w:rPr>
        <w:rFonts w:ascii="Wingdings" w:hAnsi="Wingdings" w:hint="default"/>
      </w:rPr>
    </w:lvl>
    <w:lvl w:ilvl="3" w:tplc="0C090001" w:tentative="1">
      <w:start w:val="1"/>
      <w:numFmt w:val="bullet"/>
      <w:lvlText w:val=""/>
      <w:lvlJc w:val="left"/>
      <w:pPr>
        <w:ind w:left="3088" w:hanging="360"/>
      </w:pPr>
      <w:rPr>
        <w:rFonts w:ascii="Symbol" w:hAnsi="Symbol" w:hint="default"/>
      </w:rPr>
    </w:lvl>
    <w:lvl w:ilvl="4" w:tplc="0C090003" w:tentative="1">
      <w:start w:val="1"/>
      <w:numFmt w:val="bullet"/>
      <w:lvlText w:val="o"/>
      <w:lvlJc w:val="left"/>
      <w:pPr>
        <w:ind w:left="3808" w:hanging="360"/>
      </w:pPr>
      <w:rPr>
        <w:rFonts w:ascii="Courier New" w:hAnsi="Courier New" w:cs="Courier New" w:hint="default"/>
      </w:rPr>
    </w:lvl>
    <w:lvl w:ilvl="5" w:tplc="0C090005" w:tentative="1">
      <w:start w:val="1"/>
      <w:numFmt w:val="bullet"/>
      <w:lvlText w:val=""/>
      <w:lvlJc w:val="left"/>
      <w:pPr>
        <w:ind w:left="4528" w:hanging="360"/>
      </w:pPr>
      <w:rPr>
        <w:rFonts w:ascii="Wingdings" w:hAnsi="Wingdings" w:hint="default"/>
      </w:rPr>
    </w:lvl>
    <w:lvl w:ilvl="6" w:tplc="0C090001" w:tentative="1">
      <w:start w:val="1"/>
      <w:numFmt w:val="bullet"/>
      <w:lvlText w:val=""/>
      <w:lvlJc w:val="left"/>
      <w:pPr>
        <w:ind w:left="5248" w:hanging="360"/>
      </w:pPr>
      <w:rPr>
        <w:rFonts w:ascii="Symbol" w:hAnsi="Symbol" w:hint="default"/>
      </w:rPr>
    </w:lvl>
    <w:lvl w:ilvl="7" w:tplc="0C090003" w:tentative="1">
      <w:start w:val="1"/>
      <w:numFmt w:val="bullet"/>
      <w:lvlText w:val="o"/>
      <w:lvlJc w:val="left"/>
      <w:pPr>
        <w:ind w:left="5968" w:hanging="360"/>
      </w:pPr>
      <w:rPr>
        <w:rFonts w:ascii="Courier New" w:hAnsi="Courier New" w:cs="Courier New" w:hint="default"/>
      </w:rPr>
    </w:lvl>
    <w:lvl w:ilvl="8" w:tplc="0C090005" w:tentative="1">
      <w:start w:val="1"/>
      <w:numFmt w:val="bullet"/>
      <w:lvlText w:val=""/>
      <w:lvlJc w:val="left"/>
      <w:pPr>
        <w:ind w:left="6688" w:hanging="360"/>
      </w:pPr>
      <w:rPr>
        <w:rFonts w:ascii="Wingdings" w:hAnsi="Wingdings" w:hint="default"/>
      </w:rPr>
    </w:lvl>
  </w:abstractNum>
  <w:abstractNum w:abstractNumId="8" w15:restartNumberingAfterBreak="0">
    <w:nsid w:val="14E232C8"/>
    <w:multiLevelType w:val="hybridMultilevel"/>
    <w:tmpl w:val="FFFFFFFF"/>
    <w:lvl w:ilvl="0" w:tplc="2C7ACEA6">
      <w:start w:val="1"/>
      <w:numFmt w:val="bullet"/>
      <w:lvlText w:val="·"/>
      <w:lvlJc w:val="left"/>
      <w:pPr>
        <w:ind w:left="720" w:hanging="360"/>
      </w:pPr>
      <w:rPr>
        <w:rFonts w:ascii="Symbol" w:hAnsi="Symbol" w:hint="default"/>
      </w:rPr>
    </w:lvl>
    <w:lvl w:ilvl="1" w:tplc="770ED9D6">
      <w:start w:val="1"/>
      <w:numFmt w:val="bullet"/>
      <w:lvlText w:val="o"/>
      <w:lvlJc w:val="left"/>
      <w:pPr>
        <w:ind w:left="1440" w:hanging="360"/>
      </w:pPr>
      <w:rPr>
        <w:rFonts w:ascii="Courier New" w:hAnsi="Courier New" w:hint="default"/>
      </w:rPr>
    </w:lvl>
    <w:lvl w:ilvl="2" w:tplc="9FCE42EA">
      <w:start w:val="1"/>
      <w:numFmt w:val="bullet"/>
      <w:lvlText w:val=""/>
      <w:lvlJc w:val="left"/>
      <w:pPr>
        <w:ind w:left="2160" w:hanging="360"/>
      </w:pPr>
      <w:rPr>
        <w:rFonts w:ascii="Wingdings" w:hAnsi="Wingdings" w:hint="default"/>
      </w:rPr>
    </w:lvl>
    <w:lvl w:ilvl="3" w:tplc="9ED61D1E">
      <w:start w:val="1"/>
      <w:numFmt w:val="bullet"/>
      <w:lvlText w:val=""/>
      <w:lvlJc w:val="left"/>
      <w:pPr>
        <w:ind w:left="2880" w:hanging="360"/>
      </w:pPr>
      <w:rPr>
        <w:rFonts w:ascii="Symbol" w:hAnsi="Symbol" w:hint="default"/>
      </w:rPr>
    </w:lvl>
    <w:lvl w:ilvl="4" w:tplc="88524EA8">
      <w:start w:val="1"/>
      <w:numFmt w:val="bullet"/>
      <w:lvlText w:val="o"/>
      <w:lvlJc w:val="left"/>
      <w:pPr>
        <w:ind w:left="3600" w:hanging="360"/>
      </w:pPr>
      <w:rPr>
        <w:rFonts w:ascii="Courier New" w:hAnsi="Courier New" w:hint="default"/>
      </w:rPr>
    </w:lvl>
    <w:lvl w:ilvl="5" w:tplc="1B88728C">
      <w:start w:val="1"/>
      <w:numFmt w:val="bullet"/>
      <w:lvlText w:val=""/>
      <w:lvlJc w:val="left"/>
      <w:pPr>
        <w:ind w:left="4320" w:hanging="360"/>
      </w:pPr>
      <w:rPr>
        <w:rFonts w:ascii="Wingdings" w:hAnsi="Wingdings" w:hint="default"/>
      </w:rPr>
    </w:lvl>
    <w:lvl w:ilvl="6" w:tplc="C59C7F94">
      <w:start w:val="1"/>
      <w:numFmt w:val="bullet"/>
      <w:lvlText w:val=""/>
      <w:lvlJc w:val="left"/>
      <w:pPr>
        <w:ind w:left="5040" w:hanging="360"/>
      </w:pPr>
      <w:rPr>
        <w:rFonts w:ascii="Symbol" w:hAnsi="Symbol" w:hint="default"/>
      </w:rPr>
    </w:lvl>
    <w:lvl w:ilvl="7" w:tplc="EAE88E38">
      <w:start w:val="1"/>
      <w:numFmt w:val="bullet"/>
      <w:lvlText w:val="o"/>
      <w:lvlJc w:val="left"/>
      <w:pPr>
        <w:ind w:left="5760" w:hanging="360"/>
      </w:pPr>
      <w:rPr>
        <w:rFonts w:ascii="Courier New" w:hAnsi="Courier New" w:hint="default"/>
      </w:rPr>
    </w:lvl>
    <w:lvl w:ilvl="8" w:tplc="5D7CEFD8">
      <w:start w:val="1"/>
      <w:numFmt w:val="bullet"/>
      <w:lvlText w:val=""/>
      <w:lvlJc w:val="left"/>
      <w:pPr>
        <w:ind w:left="6480" w:hanging="360"/>
      </w:pPr>
      <w:rPr>
        <w:rFonts w:ascii="Wingdings" w:hAnsi="Wingdings" w:hint="default"/>
      </w:rPr>
    </w:lvl>
  </w:abstractNum>
  <w:abstractNum w:abstractNumId="9" w15:restartNumberingAfterBreak="0">
    <w:nsid w:val="1684933E"/>
    <w:multiLevelType w:val="hybridMultilevel"/>
    <w:tmpl w:val="FFFFFFFF"/>
    <w:lvl w:ilvl="0" w:tplc="138A02DE">
      <w:start w:val="1"/>
      <w:numFmt w:val="bullet"/>
      <w:lvlText w:val=""/>
      <w:lvlJc w:val="left"/>
      <w:pPr>
        <w:ind w:left="720" w:hanging="360"/>
      </w:pPr>
      <w:rPr>
        <w:rFonts w:ascii="Symbol" w:hAnsi="Symbol" w:hint="default"/>
      </w:rPr>
    </w:lvl>
    <w:lvl w:ilvl="1" w:tplc="458ECBD6">
      <w:start w:val="1"/>
      <w:numFmt w:val="bullet"/>
      <w:lvlText w:val="o"/>
      <w:lvlJc w:val="left"/>
      <w:pPr>
        <w:ind w:left="1440" w:hanging="360"/>
      </w:pPr>
      <w:rPr>
        <w:rFonts w:ascii="Courier New" w:hAnsi="Courier New" w:hint="default"/>
      </w:rPr>
    </w:lvl>
    <w:lvl w:ilvl="2" w:tplc="5CDE0BC0">
      <w:start w:val="1"/>
      <w:numFmt w:val="bullet"/>
      <w:lvlText w:val=""/>
      <w:lvlJc w:val="left"/>
      <w:pPr>
        <w:ind w:left="2160" w:hanging="360"/>
      </w:pPr>
      <w:rPr>
        <w:rFonts w:ascii="Wingdings" w:hAnsi="Wingdings" w:hint="default"/>
      </w:rPr>
    </w:lvl>
    <w:lvl w:ilvl="3" w:tplc="1A34BD4E">
      <w:start w:val="1"/>
      <w:numFmt w:val="bullet"/>
      <w:lvlText w:val=""/>
      <w:lvlJc w:val="left"/>
      <w:pPr>
        <w:ind w:left="2880" w:hanging="360"/>
      </w:pPr>
      <w:rPr>
        <w:rFonts w:ascii="Symbol" w:hAnsi="Symbol" w:hint="default"/>
      </w:rPr>
    </w:lvl>
    <w:lvl w:ilvl="4" w:tplc="DDD4A860">
      <w:start w:val="1"/>
      <w:numFmt w:val="bullet"/>
      <w:lvlText w:val="o"/>
      <w:lvlJc w:val="left"/>
      <w:pPr>
        <w:ind w:left="3600" w:hanging="360"/>
      </w:pPr>
      <w:rPr>
        <w:rFonts w:ascii="Courier New" w:hAnsi="Courier New" w:hint="default"/>
      </w:rPr>
    </w:lvl>
    <w:lvl w:ilvl="5" w:tplc="EB6C19E4">
      <w:start w:val="1"/>
      <w:numFmt w:val="bullet"/>
      <w:lvlText w:val=""/>
      <w:lvlJc w:val="left"/>
      <w:pPr>
        <w:ind w:left="4320" w:hanging="360"/>
      </w:pPr>
      <w:rPr>
        <w:rFonts w:ascii="Wingdings" w:hAnsi="Wingdings" w:hint="default"/>
      </w:rPr>
    </w:lvl>
    <w:lvl w:ilvl="6" w:tplc="AA0279EC">
      <w:start w:val="1"/>
      <w:numFmt w:val="bullet"/>
      <w:lvlText w:val=""/>
      <w:lvlJc w:val="left"/>
      <w:pPr>
        <w:ind w:left="5040" w:hanging="360"/>
      </w:pPr>
      <w:rPr>
        <w:rFonts w:ascii="Symbol" w:hAnsi="Symbol" w:hint="default"/>
      </w:rPr>
    </w:lvl>
    <w:lvl w:ilvl="7" w:tplc="F6D02B0A">
      <w:start w:val="1"/>
      <w:numFmt w:val="bullet"/>
      <w:lvlText w:val="o"/>
      <w:lvlJc w:val="left"/>
      <w:pPr>
        <w:ind w:left="5760" w:hanging="360"/>
      </w:pPr>
      <w:rPr>
        <w:rFonts w:ascii="Courier New" w:hAnsi="Courier New" w:hint="default"/>
      </w:rPr>
    </w:lvl>
    <w:lvl w:ilvl="8" w:tplc="83A02F0C">
      <w:start w:val="1"/>
      <w:numFmt w:val="bullet"/>
      <w:lvlText w:val=""/>
      <w:lvlJc w:val="left"/>
      <w:pPr>
        <w:ind w:left="6480" w:hanging="360"/>
      </w:pPr>
      <w:rPr>
        <w:rFonts w:ascii="Wingdings" w:hAnsi="Wingdings" w:hint="default"/>
      </w:rPr>
    </w:lvl>
  </w:abstractNum>
  <w:abstractNum w:abstractNumId="10" w15:restartNumberingAfterBreak="0">
    <w:nsid w:val="18EC59F2"/>
    <w:multiLevelType w:val="multilevel"/>
    <w:tmpl w:val="78A48C5E"/>
    <w:lvl w:ilvl="0">
      <w:start w:val="1"/>
      <w:numFmt w:val="decimal"/>
      <w:pStyle w:val="ListNumber"/>
      <w:lvlText w:val="%1"/>
      <w:lvlJc w:val="left"/>
      <w:pPr>
        <w:tabs>
          <w:tab w:val="num" w:pos="-348"/>
        </w:tabs>
        <w:ind w:left="-348" w:hanging="360"/>
      </w:pPr>
      <w:rPr>
        <w:rFonts w:hint="default"/>
      </w:rPr>
    </w:lvl>
    <w:lvl w:ilvl="1">
      <w:start w:val="1"/>
      <w:numFmt w:val="decimal"/>
      <w:pStyle w:val="Num2Heading"/>
      <w:isLgl/>
      <w:lvlText w:val="%1.%2"/>
      <w:lvlJc w:val="left"/>
      <w:pPr>
        <w:ind w:left="-141" w:hanging="567"/>
      </w:pPr>
      <w:rPr>
        <w:rFonts w:hint="default"/>
      </w:rPr>
    </w:lvl>
    <w:lvl w:ilvl="2">
      <w:start w:val="1"/>
      <w:numFmt w:val="decimal"/>
      <w:pStyle w:val="Num3Heading"/>
      <w:isLgl/>
      <w:lvlText w:val="%1.%2.%3"/>
      <w:lvlJc w:val="left"/>
      <w:pPr>
        <w:ind w:left="12" w:hanging="720"/>
      </w:pPr>
      <w:rPr>
        <w:rFonts w:hint="default"/>
      </w:rPr>
    </w:lvl>
    <w:lvl w:ilvl="3">
      <w:start w:val="1"/>
      <w:numFmt w:val="decimal"/>
      <w:isLgl/>
      <w:lvlText w:val="%1.%2.%3.%4"/>
      <w:lvlJc w:val="left"/>
      <w:pPr>
        <w:ind w:left="372" w:hanging="1080"/>
      </w:pPr>
      <w:rPr>
        <w:rFonts w:hint="default"/>
      </w:rPr>
    </w:lvl>
    <w:lvl w:ilvl="4">
      <w:start w:val="1"/>
      <w:numFmt w:val="decimal"/>
      <w:isLgl/>
      <w:lvlText w:val="%1.%2.%3.%4.%5"/>
      <w:lvlJc w:val="left"/>
      <w:pPr>
        <w:ind w:left="372" w:hanging="1080"/>
      </w:pPr>
      <w:rPr>
        <w:rFonts w:hint="default"/>
      </w:rPr>
    </w:lvl>
    <w:lvl w:ilvl="5">
      <w:start w:val="1"/>
      <w:numFmt w:val="decimal"/>
      <w:isLgl/>
      <w:lvlText w:val="%1.%2.%3.%4.%5.%6"/>
      <w:lvlJc w:val="left"/>
      <w:pPr>
        <w:ind w:left="732" w:hanging="1440"/>
      </w:pPr>
      <w:rPr>
        <w:rFonts w:hint="default"/>
      </w:rPr>
    </w:lvl>
    <w:lvl w:ilvl="6">
      <w:start w:val="1"/>
      <w:numFmt w:val="decimal"/>
      <w:isLgl/>
      <w:lvlText w:val="%1.%2.%3.%4.%5.%6.%7"/>
      <w:lvlJc w:val="left"/>
      <w:pPr>
        <w:ind w:left="732" w:hanging="1440"/>
      </w:pPr>
      <w:rPr>
        <w:rFonts w:hint="default"/>
      </w:rPr>
    </w:lvl>
    <w:lvl w:ilvl="7">
      <w:start w:val="1"/>
      <w:numFmt w:val="decimal"/>
      <w:isLgl/>
      <w:lvlText w:val="%1.%2.%3.%4.%5.%6.%7.%8"/>
      <w:lvlJc w:val="left"/>
      <w:pPr>
        <w:ind w:left="1092" w:hanging="1800"/>
      </w:pPr>
      <w:rPr>
        <w:rFonts w:hint="default"/>
      </w:rPr>
    </w:lvl>
    <w:lvl w:ilvl="8">
      <w:start w:val="1"/>
      <w:numFmt w:val="decimal"/>
      <w:isLgl/>
      <w:lvlText w:val="%1.%2.%3.%4.%5.%6.%7.%8.%9"/>
      <w:lvlJc w:val="left"/>
      <w:pPr>
        <w:ind w:left="1452" w:hanging="2160"/>
      </w:pPr>
      <w:rPr>
        <w:rFonts w:hint="default"/>
      </w:rPr>
    </w:lvl>
  </w:abstractNum>
  <w:abstractNum w:abstractNumId="11" w15:restartNumberingAfterBreak="0">
    <w:nsid w:val="1AFB5763"/>
    <w:multiLevelType w:val="hybridMultilevel"/>
    <w:tmpl w:val="8EEA3F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CAD51E6"/>
    <w:multiLevelType w:val="hybridMultilevel"/>
    <w:tmpl w:val="316C4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DAB67DB"/>
    <w:multiLevelType w:val="hybridMultilevel"/>
    <w:tmpl w:val="07C695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9641A41"/>
    <w:multiLevelType w:val="hybridMultilevel"/>
    <w:tmpl w:val="BC885244"/>
    <w:lvl w:ilvl="0" w:tplc="0C09000F">
      <w:start w:val="1"/>
      <w:numFmt w:val="decimal"/>
      <w:lvlText w:val="%1."/>
      <w:lvlJc w:val="left"/>
      <w:pPr>
        <w:ind w:left="3600" w:hanging="360"/>
      </w:pPr>
    </w:lvl>
    <w:lvl w:ilvl="1" w:tplc="0C090019" w:tentative="1">
      <w:start w:val="1"/>
      <w:numFmt w:val="lowerLetter"/>
      <w:lvlText w:val="%2."/>
      <w:lvlJc w:val="left"/>
      <w:pPr>
        <w:ind w:left="4320" w:hanging="360"/>
      </w:pPr>
    </w:lvl>
    <w:lvl w:ilvl="2" w:tplc="0C09001B" w:tentative="1">
      <w:start w:val="1"/>
      <w:numFmt w:val="lowerRoman"/>
      <w:lvlText w:val="%3."/>
      <w:lvlJc w:val="right"/>
      <w:pPr>
        <w:ind w:left="5040" w:hanging="180"/>
      </w:pPr>
    </w:lvl>
    <w:lvl w:ilvl="3" w:tplc="0C09000F" w:tentative="1">
      <w:start w:val="1"/>
      <w:numFmt w:val="decimal"/>
      <w:lvlText w:val="%4."/>
      <w:lvlJc w:val="left"/>
      <w:pPr>
        <w:ind w:left="5760" w:hanging="360"/>
      </w:pPr>
    </w:lvl>
    <w:lvl w:ilvl="4" w:tplc="0C090019" w:tentative="1">
      <w:start w:val="1"/>
      <w:numFmt w:val="lowerLetter"/>
      <w:lvlText w:val="%5."/>
      <w:lvlJc w:val="left"/>
      <w:pPr>
        <w:ind w:left="6480" w:hanging="360"/>
      </w:pPr>
    </w:lvl>
    <w:lvl w:ilvl="5" w:tplc="0C09001B" w:tentative="1">
      <w:start w:val="1"/>
      <w:numFmt w:val="lowerRoman"/>
      <w:lvlText w:val="%6."/>
      <w:lvlJc w:val="right"/>
      <w:pPr>
        <w:ind w:left="7200" w:hanging="180"/>
      </w:pPr>
    </w:lvl>
    <w:lvl w:ilvl="6" w:tplc="0C09000F" w:tentative="1">
      <w:start w:val="1"/>
      <w:numFmt w:val="decimal"/>
      <w:lvlText w:val="%7."/>
      <w:lvlJc w:val="left"/>
      <w:pPr>
        <w:ind w:left="7920" w:hanging="360"/>
      </w:pPr>
    </w:lvl>
    <w:lvl w:ilvl="7" w:tplc="0C090019" w:tentative="1">
      <w:start w:val="1"/>
      <w:numFmt w:val="lowerLetter"/>
      <w:lvlText w:val="%8."/>
      <w:lvlJc w:val="left"/>
      <w:pPr>
        <w:ind w:left="8640" w:hanging="360"/>
      </w:pPr>
    </w:lvl>
    <w:lvl w:ilvl="8" w:tplc="0C09001B" w:tentative="1">
      <w:start w:val="1"/>
      <w:numFmt w:val="lowerRoman"/>
      <w:lvlText w:val="%9."/>
      <w:lvlJc w:val="right"/>
      <w:pPr>
        <w:ind w:left="9360" w:hanging="180"/>
      </w:pPr>
    </w:lvl>
  </w:abstractNum>
  <w:abstractNum w:abstractNumId="15" w15:restartNumberingAfterBreak="0">
    <w:nsid w:val="2A8030D3"/>
    <w:multiLevelType w:val="multilevel"/>
    <w:tmpl w:val="B1A207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ListNumber3"/>
      <w:lvlText w:val="%3.1.1"/>
      <w:lvlJc w:val="left"/>
      <w:pPr>
        <w:ind w:left="720" w:hanging="720"/>
      </w:pPr>
      <w:rPr>
        <w:rFont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9810E8"/>
    <w:multiLevelType w:val="hybridMultilevel"/>
    <w:tmpl w:val="73424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3BC7DC6"/>
    <w:multiLevelType w:val="multilevel"/>
    <w:tmpl w:val="ADE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FCE48"/>
    <w:multiLevelType w:val="hybridMultilevel"/>
    <w:tmpl w:val="FFFFFFFF"/>
    <w:lvl w:ilvl="0" w:tplc="110A2F6E">
      <w:start w:val="1"/>
      <w:numFmt w:val="bullet"/>
      <w:lvlText w:val=""/>
      <w:lvlJc w:val="left"/>
      <w:pPr>
        <w:ind w:left="720" w:hanging="360"/>
      </w:pPr>
      <w:rPr>
        <w:rFonts w:ascii="Symbol" w:hAnsi="Symbol" w:hint="default"/>
      </w:rPr>
    </w:lvl>
    <w:lvl w:ilvl="1" w:tplc="1F846F9E">
      <w:start w:val="1"/>
      <w:numFmt w:val="bullet"/>
      <w:lvlText w:val="o"/>
      <w:lvlJc w:val="left"/>
      <w:pPr>
        <w:ind w:left="1440" w:hanging="360"/>
      </w:pPr>
      <w:rPr>
        <w:rFonts w:ascii="Courier New" w:hAnsi="Courier New" w:hint="default"/>
      </w:rPr>
    </w:lvl>
    <w:lvl w:ilvl="2" w:tplc="95BE3C8A">
      <w:start w:val="1"/>
      <w:numFmt w:val="bullet"/>
      <w:lvlText w:val=""/>
      <w:lvlJc w:val="left"/>
      <w:pPr>
        <w:ind w:left="2160" w:hanging="360"/>
      </w:pPr>
      <w:rPr>
        <w:rFonts w:ascii="Wingdings" w:hAnsi="Wingdings" w:hint="default"/>
      </w:rPr>
    </w:lvl>
    <w:lvl w:ilvl="3" w:tplc="DB946F96">
      <w:start w:val="1"/>
      <w:numFmt w:val="bullet"/>
      <w:lvlText w:val=""/>
      <w:lvlJc w:val="left"/>
      <w:pPr>
        <w:ind w:left="2880" w:hanging="360"/>
      </w:pPr>
      <w:rPr>
        <w:rFonts w:ascii="Symbol" w:hAnsi="Symbol" w:hint="default"/>
      </w:rPr>
    </w:lvl>
    <w:lvl w:ilvl="4" w:tplc="3BFEFCB4">
      <w:start w:val="1"/>
      <w:numFmt w:val="bullet"/>
      <w:lvlText w:val="o"/>
      <w:lvlJc w:val="left"/>
      <w:pPr>
        <w:ind w:left="3600" w:hanging="360"/>
      </w:pPr>
      <w:rPr>
        <w:rFonts w:ascii="Courier New" w:hAnsi="Courier New" w:hint="default"/>
      </w:rPr>
    </w:lvl>
    <w:lvl w:ilvl="5" w:tplc="32402F48">
      <w:start w:val="1"/>
      <w:numFmt w:val="bullet"/>
      <w:lvlText w:val=""/>
      <w:lvlJc w:val="left"/>
      <w:pPr>
        <w:ind w:left="4320" w:hanging="360"/>
      </w:pPr>
      <w:rPr>
        <w:rFonts w:ascii="Wingdings" w:hAnsi="Wingdings" w:hint="default"/>
      </w:rPr>
    </w:lvl>
    <w:lvl w:ilvl="6" w:tplc="4CCEE42A">
      <w:start w:val="1"/>
      <w:numFmt w:val="bullet"/>
      <w:lvlText w:val=""/>
      <w:lvlJc w:val="left"/>
      <w:pPr>
        <w:ind w:left="5040" w:hanging="360"/>
      </w:pPr>
      <w:rPr>
        <w:rFonts w:ascii="Symbol" w:hAnsi="Symbol" w:hint="default"/>
      </w:rPr>
    </w:lvl>
    <w:lvl w:ilvl="7" w:tplc="ADE22848">
      <w:start w:val="1"/>
      <w:numFmt w:val="bullet"/>
      <w:lvlText w:val="o"/>
      <w:lvlJc w:val="left"/>
      <w:pPr>
        <w:ind w:left="5760" w:hanging="360"/>
      </w:pPr>
      <w:rPr>
        <w:rFonts w:ascii="Courier New" w:hAnsi="Courier New" w:hint="default"/>
      </w:rPr>
    </w:lvl>
    <w:lvl w:ilvl="8" w:tplc="E0F83E0E">
      <w:start w:val="1"/>
      <w:numFmt w:val="bullet"/>
      <w:lvlText w:val=""/>
      <w:lvlJc w:val="left"/>
      <w:pPr>
        <w:ind w:left="6480" w:hanging="360"/>
      </w:pPr>
      <w:rPr>
        <w:rFonts w:ascii="Wingdings" w:hAnsi="Wingdings" w:hint="default"/>
      </w:rPr>
    </w:lvl>
  </w:abstractNum>
  <w:abstractNum w:abstractNumId="19" w15:restartNumberingAfterBreak="0">
    <w:nsid w:val="35040907"/>
    <w:multiLevelType w:val="hybridMultilevel"/>
    <w:tmpl w:val="EE166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8513F1A"/>
    <w:multiLevelType w:val="hybridMultilevel"/>
    <w:tmpl w:val="F66AC8A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3C09B7D7"/>
    <w:multiLevelType w:val="hybridMultilevel"/>
    <w:tmpl w:val="FFFFFFFF"/>
    <w:lvl w:ilvl="0" w:tplc="19C8801E">
      <w:start w:val="1"/>
      <w:numFmt w:val="bullet"/>
      <w:lvlText w:val=""/>
      <w:lvlJc w:val="left"/>
      <w:pPr>
        <w:ind w:left="720" w:hanging="360"/>
      </w:pPr>
      <w:rPr>
        <w:rFonts w:ascii="Symbol" w:hAnsi="Symbol" w:hint="default"/>
      </w:rPr>
    </w:lvl>
    <w:lvl w:ilvl="1" w:tplc="988232F0">
      <w:start w:val="1"/>
      <w:numFmt w:val="bullet"/>
      <w:lvlText w:val="o"/>
      <w:lvlJc w:val="left"/>
      <w:pPr>
        <w:ind w:left="1440" w:hanging="360"/>
      </w:pPr>
      <w:rPr>
        <w:rFonts w:ascii="Courier New" w:hAnsi="Courier New" w:hint="default"/>
      </w:rPr>
    </w:lvl>
    <w:lvl w:ilvl="2" w:tplc="8D56C120">
      <w:start w:val="1"/>
      <w:numFmt w:val="bullet"/>
      <w:lvlText w:val=""/>
      <w:lvlJc w:val="left"/>
      <w:pPr>
        <w:ind w:left="2160" w:hanging="360"/>
      </w:pPr>
      <w:rPr>
        <w:rFonts w:ascii="Wingdings" w:hAnsi="Wingdings" w:hint="default"/>
      </w:rPr>
    </w:lvl>
    <w:lvl w:ilvl="3" w:tplc="79A41176">
      <w:start w:val="1"/>
      <w:numFmt w:val="bullet"/>
      <w:lvlText w:val=""/>
      <w:lvlJc w:val="left"/>
      <w:pPr>
        <w:ind w:left="2880" w:hanging="360"/>
      </w:pPr>
      <w:rPr>
        <w:rFonts w:ascii="Symbol" w:hAnsi="Symbol" w:hint="default"/>
      </w:rPr>
    </w:lvl>
    <w:lvl w:ilvl="4" w:tplc="3F785370">
      <w:start w:val="1"/>
      <w:numFmt w:val="bullet"/>
      <w:lvlText w:val="o"/>
      <w:lvlJc w:val="left"/>
      <w:pPr>
        <w:ind w:left="3600" w:hanging="360"/>
      </w:pPr>
      <w:rPr>
        <w:rFonts w:ascii="Courier New" w:hAnsi="Courier New" w:hint="default"/>
      </w:rPr>
    </w:lvl>
    <w:lvl w:ilvl="5" w:tplc="72DCE778">
      <w:start w:val="1"/>
      <w:numFmt w:val="bullet"/>
      <w:lvlText w:val=""/>
      <w:lvlJc w:val="left"/>
      <w:pPr>
        <w:ind w:left="4320" w:hanging="360"/>
      </w:pPr>
      <w:rPr>
        <w:rFonts w:ascii="Wingdings" w:hAnsi="Wingdings" w:hint="default"/>
      </w:rPr>
    </w:lvl>
    <w:lvl w:ilvl="6" w:tplc="99E0D180">
      <w:start w:val="1"/>
      <w:numFmt w:val="bullet"/>
      <w:lvlText w:val=""/>
      <w:lvlJc w:val="left"/>
      <w:pPr>
        <w:ind w:left="5040" w:hanging="360"/>
      </w:pPr>
      <w:rPr>
        <w:rFonts w:ascii="Symbol" w:hAnsi="Symbol" w:hint="default"/>
      </w:rPr>
    </w:lvl>
    <w:lvl w:ilvl="7" w:tplc="93640898">
      <w:start w:val="1"/>
      <w:numFmt w:val="bullet"/>
      <w:lvlText w:val="o"/>
      <w:lvlJc w:val="left"/>
      <w:pPr>
        <w:ind w:left="5760" w:hanging="360"/>
      </w:pPr>
      <w:rPr>
        <w:rFonts w:ascii="Courier New" w:hAnsi="Courier New" w:hint="default"/>
      </w:rPr>
    </w:lvl>
    <w:lvl w:ilvl="8" w:tplc="EF56353C">
      <w:start w:val="1"/>
      <w:numFmt w:val="bullet"/>
      <w:lvlText w:val=""/>
      <w:lvlJc w:val="left"/>
      <w:pPr>
        <w:ind w:left="6480" w:hanging="360"/>
      </w:pPr>
      <w:rPr>
        <w:rFonts w:ascii="Wingdings" w:hAnsi="Wingdings" w:hint="default"/>
      </w:rPr>
    </w:lvl>
  </w:abstractNum>
  <w:abstractNum w:abstractNumId="22" w15:restartNumberingAfterBreak="0">
    <w:nsid w:val="3F4031FD"/>
    <w:multiLevelType w:val="hybridMultilevel"/>
    <w:tmpl w:val="FEC443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0D72C13"/>
    <w:multiLevelType w:val="hybridMultilevel"/>
    <w:tmpl w:val="3CC4B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1FC14B6"/>
    <w:multiLevelType w:val="hybridMultilevel"/>
    <w:tmpl w:val="5E402C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3416416"/>
    <w:multiLevelType w:val="multilevel"/>
    <w:tmpl w:val="575E21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F289A"/>
    <w:multiLevelType w:val="multilevel"/>
    <w:tmpl w:val="A912A866"/>
    <w:lvl w:ilvl="0">
      <w:start w:val="1"/>
      <w:numFmt w:val="decimal"/>
      <w:lvlText w:val="%1."/>
      <w:lvlJc w:val="left"/>
      <w:pPr>
        <w:ind w:left="380" w:hanging="3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B414C81"/>
    <w:multiLevelType w:val="hybridMultilevel"/>
    <w:tmpl w:val="3CC4B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D078AA8"/>
    <w:multiLevelType w:val="hybridMultilevel"/>
    <w:tmpl w:val="FFFFFFFF"/>
    <w:lvl w:ilvl="0" w:tplc="6A6AE000">
      <w:start w:val="1"/>
      <w:numFmt w:val="bullet"/>
      <w:lvlText w:val="·"/>
      <w:lvlJc w:val="left"/>
      <w:pPr>
        <w:ind w:left="720" w:hanging="360"/>
      </w:pPr>
      <w:rPr>
        <w:rFonts w:ascii="Symbol" w:hAnsi="Symbol" w:hint="default"/>
      </w:rPr>
    </w:lvl>
    <w:lvl w:ilvl="1" w:tplc="036218A2">
      <w:start w:val="1"/>
      <w:numFmt w:val="bullet"/>
      <w:lvlText w:val="o"/>
      <w:lvlJc w:val="left"/>
      <w:pPr>
        <w:ind w:left="1440" w:hanging="360"/>
      </w:pPr>
      <w:rPr>
        <w:rFonts w:ascii="Courier New" w:hAnsi="Courier New" w:hint="default"/>
      </w:rPr>
    </w:lvl>
    <w:lvl w:ilvl="2" w:tplc="790C2928">
      <w:start w:val="1"/>
      <w:numFmt w:val="bullet"/>
      <w:lvlText w:val=""/>
      <w:lvlJc w:val="left"/>
      <w:pPr>
        <w:ind w:left="2160" w:hanging="360"/>
      </w:pPr>
      <w:rPr>
        <w:rFonts w:ascii="Wingdings" w:hAnsi="Wingdings" w:hint="default"/>
      </w:rPr>
    </w:lvl>
    <w:lvl w:ilvl="3" w:tplc="3AF8B144">
      <w:start w:val="1"/>
      <w:numFmt w:val="bullet"/>
      <w:lvlText w:val=""/>
      <w:lvlJc w:val="left"/>
      <w:pPr>
        <w:ind w:left="2880" w:hanging="360"/>
      </w:pPr>
      <w:rPr>
        <w:rFonts w:ascii="Symbol" w:hAnsi="Symbol" w:hint="default"/>
      </w:rPr>
    </w:lvl>
    <w:lvl w:ilvl="4" w:tplc="1D0E1E00">
      <w:start w:val="1"/>
      <w:numFmt w:val="bullet"/>
      <w:lvlText w:val="o"/>
      <w:lvlJc w:val="left"/>
      <w:pPr>
        <w:ind w:left="3600" w:hanging="360"/>
      </w:pPr>
      <w:rPr>
        <w:rFonts w:ascii="Courier New" w:hAnsi="Courier New" w:hint="default"/>
      </w:rPr>
    </w:lvl>
    <w:lvl w:ilvl="5" w:tplc="2A2E6A64">
      <w:start w:val="1"/>
      <w:numFmt w:val="bullet"/>
      <w:lvlText w:val=""/>
      <w:lvlJc w:val="left"/>
      <w:pPr>
        <w:ind w:left="4320" w:hanging="360"/>
      </w:pPr>
      <w:rPr>
        <w:rFonts w:ascii="Wingdings" w:hAnsi="Wingdings" w:hint="default"/>
      </w:rPr>
    </w:lvl>
    <w:lvl w:ilvl="6" w:tplc="DFAE97E0">
      <w:start w:val="1"/>
      <w:numFmt w:val="bullet"/>
      <w:lvlText w:val=""/>
      <w:lvlJc w:val="left"/>
      <w:pPr>
        <w:ind w:left="5040" w:hanging="360"/>
      </w:pPr>
      <w:rPr>
        <w:rFonts w:ascii="Symbol" w:hAnsi="Symbol" w:hint="default"/>
      </w:rPr>
    </w:lvl>
    <w:lvl w:ilvl="7" w:tplc="F33E551A">
      <w:start w:val="1"/>
      <w:numFmt w:val="bullet"/>
      <w:lvlText w:val="o"/>
      <w:lvlJc w:val="left"/>
      <w:pPr>
        <w:ind w:left="5760" w:hanging="360"/>
      </w:pPr>
      <w:rPr>
        <w:rFonts w:ascii="Courier New" w:hAnsi="Courier New" w:hint="default"/>
      </w:rPr>
    </w:lvl>
    <w:lvl w:ilvl="8" w:tplc="5036C1FE">
      <w:start w:val="1"/>
      <w:numFmt w:val="bullet"/>
      <w:lvlText w:val=""/>
      <w:lvlJc w:val="left"/>
      <w:pPr>
        <w:ind w:left="6480" w:hanging="360"/>
      </w:pPr>
      <w:rPr>
        <w:rFonts w:ascii="Wingdings" w:hAnsi="Wingdings" w:hint="default"/>
      </w:rPr>
    </w:lvl>
  </w:abstractNum>
  <w:abstractNum w:abstractNumId="29" w15:restartNumberingAfterBreak="0">
    <w:nsid w:val="5192233E"/>
    <w:multiLevelType w:val="hybridMultilevel"/>
    <w:tmpl w:val="B56A21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44B7819"/>
    <w:multiLevelType w:val="hybridMultilevel"/>
    <w:tmpl w:val="73FCF7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68B04BA"/>
    <w:multiLevelType w:val="hybridMultilevel"/>
    <w:tmpl w:val="FFFFFFFF"/>
    <w:lvl w:ilvl="0" w:tplc="E06AFC34">
      <w:start w:val="1"/>
      <w:numFmt w:val="bullet"/>
      <w:lvlText w:val=""/>
      <w:lvlJc w:val="left"/>
      <w:pPr>
        <w:ind w:left="720" w:hanging="360"/>
      </w:pPr>
      <w:rPr>
        <w:rFonts w:ascii="Symbol" w:hAnsi="Symbol" w:hint="default"/>
      </w:rPr>
    </w:lvl>
    <w:lvl w:ilvl="1" w:tplc="E83600D0">
      <w:start w:val="1"/>
      <w:numFmt w:val="bullet"/>
      <w:lvlText w:val="o"/>
      <w:lvlJc w:val="left"/>
      <w:pPr>
        <w:ind w:left="1440" w:hanging="360"/>
      </w:pPr>
      <w:rPr>
        <w:rFonts w:ascii="&quot;Courier New&quot;" w:hAnsi="&quot;Courier New&quot;" w:hint="default"/>
      </w:rPr>
    </w:lvl>
    <w:lvl w:ilvl="2" w:tplc="86B0AA90">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Wingdings" w:hAnsi="Wingdings" w:hint="default"/>
      </w:rPr>
    </w:lvl>
    <w:lvl w:ilvl="4" w:tplc="72FC9130">
      <w:start w:val="1"/>
      <w:numFmt w:val="bullet"/>
      <w:lvlText w:val="o"/>
      <w:lvlJc w:val="left"/>
      <w:pPr>
        <w:ind w:left="3600" w:hanging="360"/>
      </w:pPr>
      <w:rPr>
        <w:rFonts w:ascii="Courier New" w:hAnsi="Courier New" w:hint="default"/>
      </w:rPr>
    </w:lvl>
    <w:lvl w:ilvl="5" w:tplc="7D6E8880">
      <w:start w:val="1"/>
      <w:numFmt w:val="bullet"/>
      <w:lvlText w:val=""/>
      <w:lvlJc w:val="left"/>
      <w:pPr>
        <w:ind w:left="4320" w:hanging="360"/>
      </w:pPr>
      <w:rPr>
        <w:rFonts w:ascii="Wingdings" w:hAnsi="Wingdings" w:hint="default"/>
      </w:rPr>
    </w:lvl>
    <w:lvl w:ilvl="6" w:tplc="F7C61B8E">
      <w:start w:val="1"/>
      <w:numFmt w:val="bullet"/>
      <w:lvlText w:val=""/>
      <w:lvlJc w:val="left"/>
      <w:pPr>
        <w:ind w:left="5040" w:hanging="360"/>
      </w:pPr>
      <w:rPr>
        <w:rFonts w:ascii="Symbol" w:hAnsi="Symbol" w:hint="default"/>
      </w:rPr>
    </w:lvl>
    <w:lvl w:ilvl="7" w:tplc="630C4F12">
      <w:start w:val="1"/>
      <w:numFmt w:val="bullet"/>
      <w:lvlText w:val="o"/>
      <w:lvlJc w:val="left"/>
      <w:pPr>
        <w:ind w:left="5760" w:hanging="360"/>
      </w:pPr>
      <w:rPr>
        <w:rFonts w:ascii="Courier New" w:hAnsi="Courier New" w:hint="default"/>
      </w:rPr>
    </w:lvl>
    <w:lvl w:ilvl="8" w:tplc="DFCADE3A">
      <w:start w:val="1"/>
      <w:numFmt w:val="bullet"/>
      <w:lvlText w:val=""/>
      <w:lvlJc w:val="left"/>
      <w:pPr>
        <w:ind w:left="6480" w:hanging="360"/>
      </w:pPr>
      <w:rPr>
        <w:rFonts w:ascii="Wingdings" w:hAnsi="Wingdings" w:hint="default"/>
      </w:rPr>
    </w:lvl>
  </w:abstractNum>
  <w:abstractNum w:abstractNumId="32" w15:restartNumberingAfterBreak="0">
    <w:nsid w:val="586D2901"/>
    <w:multiLevelType w:val="hybridMultilevel"/>
    <w:tmpl w:val="80FA59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A5943B0"/>
    <w:multiLevelType w:val="multilevel"/>
    <w:tmpl w:val="CF9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60B67"/>
    <w:multiLevelType w:val="hybridMultilevel"/>
    <w:tmpl w:val="1A20BD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02063AD"/>
    <w:multiLevelType w:val="hybridMultilevel"/>
    <w:tmpl w:val="4442E7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07777BA"/>
    <w:multiLevelType w:val="hybridMultilevel"/>
    <w:tmpl w:val="C100D6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0FA846B"/>
    <w:multiLevelType w:val="hybridMultilevel"/>
    <w:tmpl w:val="FFFFFFFF"/>
    <w:lvl w:ilvl="0" w:tplc="8D74FF58">
      <w:start w:val="1"/>
      <w:numFmt w:val="bullet"/>
      <w:lvlText w:val=""/>
      <w:lvlJc w:val="left"/>
      <w:pPr>
        <w:ind w:left="360" w:hanging="360"/>
      </w:pPr>
      <w:rPr>
        <w:rFonts w:ascii="Symbol" w:hAnsi="Symbol" w:hint="default"/>
      </w:rPr>
    </w:lvl>
    <w:lvl w:ilvl="1" w:tplc="A192CA84">
      <w:start w:val="1"/>
      <w:numFmt w:val="bullet"/>
      <w:lvlText w:val="o"/>
      <w:lvlJc w:val="left"/>
      <w:pPr>
        <w:ind w:left="1080" w:hanging="360"/>
      </w:pPr>
      <w:rPr>
        <w:rFonts w:ascii="Courier New" w:hAnsi="Courier New" w:hint="default"/>
      </w:rPr>
    </w:lvl>
    <w:lvl w:ilvl="2" w:tplc="E356DBB0">
      <w:start w:val="1"/>
      <w:numFmt w:val="bullet"/>
      <w:lvlText w:val=""/>
      <w:lvlJc w:val="left"/>
      <w:pPr>
        <w:ind w:left="1800" w:hanging="360"/>
      </w:pPr>
      <w:rPr>
        <w:rFonts w:ascii="Wingdings" w:hAnsi="Wingdings" w:hint="default"/>
      </w:rPr>
    </w:lvl>
    <w:lvl w:ilvl="3" w:tplc="7E9CB11A">
      <w:start w:val="1"/>
      <w:numFmt w:val="bullet"/>
      <w:lvlText w:val=""/>
      <w:lvlJc w:val="left"/>
      <w:pPr>
        <w:ind w:left="2520" w:hanging="360"/>
      </w:pPr>
      <w:rPr>
        <w:rFonts w:ascii="Symbol" w:hAnsi="Symbol" w:hint="default"/>
      </w:rPr>
    </w:lvl>
    <w:lvl w:ilvl="4" w:tplc="E968D630">
      <w:start w:val="1"/>
      <w:numFmt w:val="bullet"/>
      <w:lvlText w:val="o"/>
      <w:lvlJc w:val="left"/>
      <w:pPr>
        <w:ind w:left="3240" w:hanging="360"/>
      </w:pPr>
      <w:rPr>
        <w:rFonts w:ascii="Courier New" w:hAnsi="Courier New" w:hint="default"/>
      </w:rPr>
    </w:lvl>
    <w:lvl w:ilvl="5" w:tplc="9056B47A">
      <w:start w:val="1"/>
      <w:numFmt w:val="bullet"/>
      <w:lvlText w:val=""/>
      <w:lvlJc w:val="left"/>
      <w:pPr>
        <w:ind w:left="3960" w:hanging="360"/>
      </w:pPr>
      <w:rPr>
        <w:rFonts w:ascii="Wingdings" w:hAnsi="Wingdings" w:hint="default"/>
      </w:rPr>
    </w:lvl>
    <w:lvl w:ilvl="6" w:tplc="21181CD6">
      <w:start w:val="1"/>
      <w:numFmt w:val="bullet"/>
      <w:lvlText w:val=""/>
      <w:lvlJc w:val="left"/>
      <w:pPr>
        <w:ind w:left="4680" w:hanging="360"/>
      </w:pPr>
      <w:rPr>
        <w:rFonts w:ascii="Symbol" w:hAnsi="Symbol" w:hint="default"/>
      </w:rPr>
    </w:lvl>
    <w:lvl w:ilvl="7" w:tplc="858E265E">
      <w:start w:val="1"/>
      <w:numFmt w:val="bullet"/>
      <w:lvlText w:val="o"/>
      <w:lvlJc w:val="left"/>
      <w:pPr>
        <w:ind w:left="5400" w:hanging="360"/>
      </w:pPr>
      <w:rPr>
        <w:rFonts w:ascii="Courier New" w:hAnsi="Courier New" w:hint="default"/>
      </w:rPr>
    </w:lvl>
    <w:lvl w:ilvl="8" w:tplc="61E8567C">
      <w:start w:val="1"/>
      <w:numFmt w:val="bullet"/>
      <w:lvlText w:val=""/>
      <w:lvlJc w:val="left"/>
      <w:pPr>
        <w:ind w:left="6120" w:hanging="360"/>
      </w:pPr>
      <w:rPr>
        <w:rFonts w:ascii="Wingdings" w:hAnsi="Wingdings" w:hint="default"/>
      </w:rPr>
    </w:lvl>
  </w:abstractNum>
  <w:abstractNum w:abstractNumId="38" w15:restartNumberingAfterBreak="0">
    <w:nsid w:val="65E8384A"/>
    <w:multiLevelType w:val="hybridMultilevel"/>
    <w:tmpl w:val="796214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746257F"/>
    <w:multiLevelType w:val="hybridMultilevel"/>
    <w:tmpl w:val="55E24B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CCB044E"/>
    <w:multiLevelType w:val="multilevel"/>
    <w:tmpl w:val="0338C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E401F"/>
    <w:multiLevelType w:val="hybridMultilevel"/>
    <w:tmpl w:val="47145B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E382E49"/>
    <w:multiLevelType w:val="hybridMultilevel"/>
    <w:tmpl w:val="D792B3FE"/>
    <w:lvl w:ilvl="0" w:tplc="5EAA0248">
      <w:start w:val="5"/>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F492553"/>
    <w:multiLevelType w:val="hybridMultilevel"/>
    <w:tmpl w:val="411C23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29B6FE2"/>
    <w:multiLevelType w:val="hybridMultilevel"/>
    <w:tmpl w:val="0AE69A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3560705"/>
    <w:multiLevelType w:val="hybridMultilevel"/>
    <w:tmpl w:val="E15AF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4681CC0"/>
    <w:multiLevelType w:val="multilevel"/>
    <w:tmpl w:val="CD362F4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908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857"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7" w15:restartNumberingAfterBreak="0">
    <w:nsid w:val="77E8280D"/>
    <w:multiLevelType w:val="hybridMultilevel"/>
    <w:tmpl w:val="FFFFFFFF"/>
    <w:lvl w:ilvl="0" w:tplc="C90C6AA6">
      <w:start w:val="1"/>
      <w:numFmt w:val="bullet"/>
      <w:lvlText w:val=""/>
      <w:lvlJc w:val="left"/>
      <w:pPr>
        <w:ind w:left="720" w:hanging="360"/>
      </w:pPr>
      <w:rPr>
        <w:rFonts w:ascii="Symbol" w:hAnsi="Symbol" w:hint="default"/>
      </w:rPr>
    </w:lvl>
    <w:lvl w:ilvl="1" w:tplc="BE80B8CC">
      <w:start w:val="1"/>
      <w:numFmt w:val="bullet"/>
      <w:lvlText w:val="o"/>
      <w:lvlJc w:val="left"/>
      <w:pPr>
        <w:ind w:left="1440" w:hanging="360"/>
      </w:pPr>
      <w:rPr>
        <w:rFonts w:ascii="Courier New" w:hAnsi="Courier New" w:hint="default"/>
      </w:rPr>
    </w:lvl>
    <w:lvl w:ilvl="2" w:tplc="EEE20566">
      <w:start w:val="1"/>
      <w:numFmt w:val="bullet"/>
      <w:lvlText w:val=""/>
      <w:lvlJc w:val="left"/>
      <w:pPr>
        <w:ind w:left="2160" w:hanging="360"/>
      </w:pPr>
      <w:rPr>
        <w:rFonts w:ascii="Wingdings" w:hAnsi="Wingdings" w:hint="default"/>
      </w:rPr>
    </w:lvl>
    <w:lvl w:ilvl="3" w:tplc="988CA39C">
      <w:start w:val="1"/>
      <w:numFmt w:val="bullet"/>
      <w:lvlText w:val=""/>
      <w:lvlJc w:val="left"/>
      <w:pPr>
        <w:ind w:left="2880" w:hanging="360"/>
      </w:pPr>
      <w:rPr>
        <w:rFonts w:ascii="Symbol" w:hAnsi="Symbol" w:hint="default"/>
      </w:rPr>
    </w:lvl>
    <w:lvl w:ilvl="4" w:tplc="05142F8C">
      <w:start w:val="1"/>
      <w:numFmt w:val="bullet"/>
      <w:lvlText w:val="o"/>
      <w:lvlJc w:val="left"/>
      <w:pPr>
        <w:ind w:left="3600" w:hanging="360"/>
      </w:pPr>
      <w:rPr>
        <w:rFonts w:ascii="Courier New" w:hAnsi="Courier New" w:hint="default"/>
      </w:rPr>
    </w:lvl>
    <w:lvl w:ilvl="5" w:tplc="566CC7DE">
      <w:start w:val="1"/>
      <w:numFmt w:val="bullet"/>
      <w:lvlText w:val=""/>
      <w:lvlJc w:val="left"/>
      <w:pPr>
        <w:ind w:left="4320" w:hanging="360"/>
      </w:pPr>
      <w:rPr>
        <w:rFonts w:ascii="Wingdings" w:hAnsi="Wingdings" w:hint="default"/>
      </w:rPr>
    </w:lvl>
    <w:lvl w:ilvl="6" w:tplc="10DADB0C">
      <w:start w:val="1"/>
      <w:numFmt w:val="bullet"/>
      <w:lvlText w:val=""/>
      <w:lvlJc w:val="left"/>
      <w:pPr>
        <w:ind w:left="5040" w:hanging="360"/>
      </w:pPr>
      <w:rPr>
        <w:rFonts w:ascii="Symbol" w:hAnsi="Symbol" w:hint="default"/>
      </w:rPr>
    </w:lvl>
    <w:lvl w:ilvl="7" w:tplc="EC08704C">
      <w:start w:val="1"/>
      <w:numFmt w:val="bullet"/>
      <w:lvlText w:val="o"/>
      <w:lvlJc w:val="left"/>
      <w:pPr>
        <w:ind w:left="5760" w:hanging="360"/>
      </w:pPr>
      <w:rPr>
        <w:rFonts w:ascii="Courier New" w:hAnsi="Courier New" w:hint="default"/>
      </w:rPr>
    </w:lvl>
    <w:lvl w:ilvl="8" w:tplc="7FDA3C2C">
      <w:start w:val="1"/>
      <w:numFmt w:val="bullet"/>
      <w:lvlText w:val=""/>
      <w:lvlJc w:val="left"/>
      <w:pPr>
        <w:ind w:left="6480" w:hanging="360"/>
      </w:pPr>
      <w:rPr>
        <w:rFonts w:ascii="Wingdings" w:hAnsi="Wingdings" w:hint="default"/>
      </w:rPr>
    </w:lvl>
  </w:abstractNum>
  <w:abstractNum w:abstractNumId="48" w15:restartNumberingAfterBreak="0">
    <w:nsid w:val="7C2C6D06"/>
    <w:multiLevelType w:val="hybridMultilevel"/>
    <w:tmpl w:val="4B24212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9" w15:restartNumberingAfterBreak="0">
    <w:nsid w:val="7CE645C1"/>
    <w:multiLevelType w:val="hybridMultilevel"/>
    <w:tmpl w:val="60DAF8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F70C1DD"/>
    <w:multiLevelType w:val="hybridMultilevel"/>
    <w:tmpl w:val="FFFFFFFF"/>
    <w:lvl w:ilvl="0" w:tplc="8086F2CC">
      <w:start w:val="1"/>
      <w:numFmt w:val="bullet"/>
      <w:lvlText w:val=""/>
      <w:lvlJc w:val="left"/>
      <w:pPr>
        <w:ind w:left="1068" w:hanging="360"/>
      </w:pPr>
      <w:rPr>
        <w:rFonts w:ascii="Symbol" w:hAnsi="Symbol" w:hint="default"/>
      </w:rPr>
    </w:lvl>
    <w:lvl w:ilvl="1" w:tplc="0FD83DEC">
      <w:start w:val="1"/>
      <w:numFmt w:val="bullet"/>
      <w:lvlText w:val=""/>
      <w:lvlJc w:val="left"/>
      <w:pPr>
        <w:ind w:left="1788" w:hanging="360"/>
      </w:pPr>
      <w:rPr>
        <w:rFonts w:ascii="Symbol" w:hAnsi="Symbol" w:hint="default"/>
      </w:rPr>
    </w:lvl>
    <w:lvl w:ilvl="2" w:tplc="F3661D4E">
      <w:start w:val="1"/>
      <w:numFmt w:val="bullet"/>
      <w:lvlText w:val=""/>
      <w:lvlJc w:val="left"/>
      <w:pPr>
        <w:ind w:left="2508" w:hanging="360"/>
      </w:pPr>
      <w:rPr>
        <w:rFonts w:ascii="Wingdings" w:hAnsi="Wingdings" w:hint="default"/>
      </w:rPr>
    </w:lvl>
    <w:lvl w:ilvl="3" w:tplc="90208398">
      <w:start w:val="1"/>
      <w:numFmt w:val="bullet"/>
      <w:lvlText w:val=""/>
      <w:lvlJc w:val="left"/>
      <w:pPr>
        <w:ind w:left="3228" w:hanging="360"/>
      </w:pPr>
      <w:rPr>
        <w:rFonts w:ascii="Symbol" w:hAnsi="Symbol" w:hint="default"/>
      </w:rPr>
    </w:lvl>
    <w:lvl w:ilvl="4" w:tplc="C83ACBEE">
      <w:start w:val="1"/>
      <w:numFmt w:val="bullet"/>
      <w:lvlText w:val="o"/>
      <w:lvlJc w:val="left"/>
      <w:pPr>
        <w:ind w:left="3948" w:hanging="360"/>
      </w:pPr>
      <w:rPr>
        <w:rFonts w:ascii="Courier New" w:hAnsi="Courier New" w:hint="default"/>
      </w:rPr>
    </w:lvl>
    <w:lvl w:ilvl="5" w:tplc="FE28F118">
      <w:start w:val="1"/>
      <w:numFmt w:val="bullet"/>
      <w:lvlText w:val=""/>
      <w:lvlJc w:val="left"/>
      <w:pPr>
        <w:ind w:left="4668" w:hanging="360"/>
      </w:pPr>
      <w:rPr>
        <w:rFonts w:ascii="Wingdings" w:hAnsi="Wingdings" w:hint="default"/>
      </w:rPr>
    </w:lvl>
    <w:lvl w:ilvl="6" w:tplc="E97CBF78">
      <w:start w:val="1"/>
      <w:numFmt w:val="bullet"/>
      <w:lvlText w:val=""/>
      <w:lvlJc w:val="left"/>
      <w:pPr>
        <w:ind w:left="5388" w:hanging="360"/>
      </w:pPr>
      <w:rPr>
        <w:rFonts w:ascii="Symbol" w:hAnsi="Symbol" w:hint="default"/>
      </w:rPr>
    </w:lvl>
    <w:lvl w:ilvl="7" w:tplc="FCB0A7C6">
      <w:start w:val="1"/>
      <w:numFmt w:val="bullet"/>
      <w:lvlText w:val="o"/>
      <w:lvlJc w:val="left"/>
      <w:pPr>
        <w:ind w:left="6108" w:hanging="360"/>
      </w:pPr>
      <w:rPr>
        <w:rFonts w:ascii="Courier New" w:hAnsi="Courier New" w:hint="default"/>
      </w:rPr>
    </w:lvl>
    <w:lvl w:ilvl="8" w:tplc="D098E40E">
      <w:start w:val="1"/>
      <w:numFmt w:val="bullet"/>
      <w:lvlText w:val=""/>
      <w:lvlJc w:val="left"/>
      <w:pPr>
        <w:ind w:left="6828" w:hanging="360"/>
      </w:pPr>
      <w:rPr>
        <w:rFonts w:ascii="Wingdings" w:hAnsi="Wingdings" w:hint="default"/>
      </w:rPr>
    </w:lvl>
  </w:abstractNum>
  <w:num w:numId="1" w16cid:durableId="139929776">
    <w:abstractNumId w:val="10"/>
  </w:num>
  <w:num w:numId="2" w16cid:durableId="1193113468">
    <w:abstractNumId w:val="15"/>
  </w:num>
  <w:num w:numId="3" w16cid:durableId="236520089">
    <w:abstractNumId w:val="35"/>
  </w:num>
  <w:num w:numId="4" w16cid:durableId="1202477874">
    <w:abstractNumId w:val="46"/>
  </w:num>
  <w:num w:numId="5" w16cid:durableId="2078700157">
    <w:abstractNumId w:val="39"/>
  </w:num>
  <w:num w:numId="6" w16cid:durableId="632056921">
    <w:abstractNumId w:val="45"/>
  </w:num>
  <w:num w:numId="7" w16cid:durableId="970016414">
    <w:abstractNumId w:val="43"/>
  </w:num>
  <w:num w:numId="8" w16cid:durableId="1757746595">
    <w:abstractNumId w:val="24"/>
  </w:num>
  <w:num w:numId="9" w16cid:durableId="794102658">
    <w:abstractNumId w:val="19"/>
  </w:num>
  <w:num w:numId="10" w16cid:durableId="890926024">
    <w:abstractNumId w:val="12"/>
  </w:num>
  <w:num w:numId="11" w16cid:durableId="2043626195">
    <w:abstractNumId w:val="38"/>
  </w:num>
  <w:num w:numId="12" w16cid:durableId="1813522448">
    <w:abstractNumId w:val="37"/>
  </w:num>
  <w:num w:numId="13" w16cid:durableId="668555031">
    <w:abstractNumId w:val="8"/>
  </w:num>
  <w:num w:numId="14" w16cid:durableId="1734813121">
    <w:abstractNumId w:val="28"/>
  </w:num>
  <w:num w:numId="15" w16cid:durableId="501822218">
    <w:abstractNumId w:val="20"/>
  </w:num>
  <w:num w:numId="16" w16cid:durableId="1367409650">
    <w:abstractNumId w:val="11"/>
  </w:num>
  <w:num w:numId="17" w16cid:durableId="1589659332">
    <w:abstractNumId w:val="18"/>
  </w:num>
  <w:num w:numId="18" w16cid:durableId="756710237">
    <w:abstractNumId w:val="31"/>
  </w:num>
  <w:num w:numId="19" w16cid:durableId="551041668">
    <w:abstractNumId w:val="3"/>
  </w:num>
  <w:num w:numId="20" w16cid:durableId="2076858352">
    <w:abstractNumId w:val="50"/>
  </w:num>
  <w:num w:numId="21" w16cid:durableId="858927764">
    <w:abstractNumId w:val="48"/>
  </w:num>
  <w:num w:numId="22" w16cid:durableId="1422601977">
    <w:abstractNumId w:val="4"/>
  </w:num>
  <w:num w:numId="23" w16cid:durableId="336999666">
    <w:abstractNumId w:val="25"/>
  </w:num>
  <w:num w:numId="24" w16cid:durableId="1406300199">
    <w:abstractNumId w:val="40"/>
  </w:num>
  <w:num w:numId="25" w16cid:durableId="948246555">
    <w:abstractNumId w:val="0"/>
  </w:num>
  <w:num w:numId="26" w16cid:durableId="189616125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16257374">
    <w:abstractNumId w:val="27"/>
  </w:num>
  <w:num w:numId="28" w16cid:durableId="107706222">
    <w:abstractNumId w:val="23"/>
  </w:num>
  <w:num w:numId="29" w16cid:durableId="1408531797">
    <w:abstractNumId w:val="2"/>
  </w:num>
  <w:num w:numId="30" w16cid:durableId="248196952">
    <w:abstractNumId w:val="42"/>
  </w:num>
  <w:num w:numId="31" w16cid:durableId="1261109704">
    <w:abstractNumId w:val="5"/>
  </w:num>
  <w:num w:numId="32" w16cid:durableId="1103459025">
    <w:abstractNumId w:val="7"/>
  </w:num>
  <w:num w:numId="33" w16cid:durableId="1352992377">
    <w:abstractNumId w:val="44"/>
  </w:num>
  <w:num w:numId="34" w16cid:durableId="1912275026">
    <w:abstractNumId w:val="41"/>
  </w:num>
  <w:num w:numId="35" w16cid:durableId="1215969703">
    <w:abstractNumId w:val="1"/>
  </w:num>
  <w:num w:numId="36" w16cid:durableId="317001762">
    <w:abstractNumId w:val="16"/>
  </w:num>
  <w:num w:numId="37" w16cid:durableId="1981306611">
    <w:abstractNumId w:val="49"/>
  </w:num>
  <w:num w:numId="38" w16cid:durableId="1728799349">
    <w:abstractNumId w:val="36"/>
  </w:num>
  <w:num w:numId="39" w16cid:durableId="186407887">
    <w:abstractNumId w:val="30"/>
  </w:num>
  <w:num w:numId="40" w16cid:durableId="775758797">
    <w:abstractNumId w:val="13"/>
  </w:num>
  <w:num w:numId="41" w16cid:durableId="2011832603">
    <w:abstractNumId w:val="29"/>
  </w:num>
  <w:num w:numId="42" w16cid:durableId="168562724">
    <w:abstractNumId w:val="34"/>
  </w:num>
  <w:num w:numId="43" w16cid:durableId="1934128410">
    <w:abstractNumId w:val="6"/>
  </w:num>
  <w:num w:numId="44" w16cid:durableId="623921419">
    <w:abstractNumId w:val="33"/>
  </w:num>
  <w:num w:numId="45" w16cid:durableId="1974754630">
    <w:abstractNumId w:val="47"/>
  </w:num>
  <w:num w:numId="46" w16cid:durableId="1291788080">
    <w:abstractNumId w:val="9"/>
  </w:num>
  <w:num w:numId="47" w16cid:durableId="663555624">
    <w:abstractNumId w:val="21"/>
  </w:num>
  <w:num w:numId="48" w16cid:durableId="793449753">
    <w:abstractNumId w:val="17"/>
  </w:num>
  <w:num w:numId="49" w16cid:durableId="1918590127">
    <w:abstractNumId w:val="26"/>
  </w:num>
  <w:num w:numId="50" w16cid:durableId="1380280561">
    <w:abstractNumId w:val="22"/>
  </w:num>
  <w:num w:numId="51" w16cid:durableId="932399283">
    <w:abstractNumId w:val="32"/>
  </w:num>
  <w:num w:numId="52" w16cid:durableId="2031640019">
    <w:abstractNumId w:val="14"/>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ie Prakash">
    <w15:presenceInfo w15:providerId="AD" w15:userId="S::annie.prakash@environment.nsw.gov.au::9dc3d5d7-7d3b-4a67-a512-e7d4a658501f"/>
  </w15:person>
  <w15:person w15:author="Jack Foster">
    <w15:presenceInfo w15:providerId="AD" w15:userId="S::jack.foster@data-driven.com::01496679-de21-49ab-bc7c-bb0327aebc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wsjSwNDE3NTIxMDVV0lEKTi0uzszPAykwNasFAC+hWWctAAAA"/>
  </w:docVars>
  <w:rsids>
    <w:rsidRoot w:val="00A04844"/>
    <w:rsid w:val="000002FE"/>
    <w:rsid w:val="00000408"/>
    <w:rsid w:val="0000060A"/>
    <w:rsid w:val="0000072A"/>
    <w:rsid w:val="00000D21"/>
    <w:rsid w:val="00001081"/>
    <w:rsid w:val="000011E6"/>
    <w:rsid w:val="000012E1"/>
    <w:rsid w:val="00001415"/>
    <w:rsid w:val="00001807"/>
    <w:rsid w:val="00001B2D"/>
    <w:rsid w:val="00001B65"/>
    <w:rsid w:val="00001CCC"/>
    <w:rsid w:val="00002164"/>
    <w:rsid w:val="0000278D"/>
    <w:rsid w:val="00002888"/>
    <w:rsid w:val="000028FB"/>
    <w:rsid w:val="00002A29"/>
    <w:rsid w:val="00002BF0"/>
    <w:rsid w:val="00003BD6"/>
    <w:rsid w:val="00003FFD"/>
    <w:rsid w:val="00004137"/>
    <w:rsid w:val="00004352"/>
    <w:rsid w:val="00004627"/>
    <w:rsid w:val="000049F7"/>
    <w:rsid w:val="00004D2F"/>
    <w:rsid w:val="00004DB1"/>
    <w:rsid w:val="00004F02"/>
    <w:rsid w:val="00004FD9"/>
    <w:rsid w:val="00005565"/>
    <w:rsid w:val="000055D0"/>
    <w:rsid w:val="00005863"/>
    <w:rsid w:val="00005C34"/>
    <w:rsid w:val="00005C83"/>
    <w:rsid w:val="00005E9F"/>
    <w:rsid w:val="00005F77"/>
    <w:rsid w:val="0000611E"/>
    <w:rsid w:val="000061B9"/>
    <w:rsid w:val="0000637D"/>
    <w:rsid w:val="0000649F"/>
    <w:rsid w:val="00006B9A"/>
    <w:rsid w:val="000072B2"/>
    <w:rsid w:val="000072E5"/>
    <w:rsid w:val="000073D7"/>
    <w:rsid w:val="00007513"/>
    <w:rsid w:val="00007654"/>
    <w:rsid w:val="00007C82"/>
    <w:rsid w:val="00007F83"/>
    <w:rsid w:val="000103EC"/>
    <w:rsid w:val="0001080B"/>
    <w:rsid w:val="00010CD4"/>
    <w:rsid w:val="00010F50"/>
    <w:rsid w:val="000111DA"/>
    <w:rsid w:val="00011292"/>
    <w:rsid w:val="00011EE3"/>
    <w:rsid w:val="00012883"/>
    <w:rsid w:val="00012E08"/>
    <w:rsid w:val="000132DE"/>
    <w:rsid w:val="000134BE"/>
    <w:rsid w:val="000135F2"/>
    <w:rsid w:val="00013646"/>
    <w:rsid w:val="0001370F"/>
    <w:rsid w:val="000137D0"/>
    <w:rsid w:val="0001389D"/>
    <w:rsid w:val="0001396B"/>
    <w:rsid w:val="00014132"/>
    <w:rsid w:val="0001498B"/>
    <w:rsid w:val="00014B19"/>
    <w:rsid w:val="00014D47"/>
    <w:rsid w:val="000152A3"/>
    <w:rsid w:val="000153CF"/>
    <w:rsid w:val="0001657A"/>
    <w:rsid w:val="00016B4E"/>
    <w:rsid w:val="00016E6D"/>
    <w:rsid w:val="00016F61"/>
    <w:rsid w:val="0001701C"/>
    <w:rsid w:val="000170EA"/>
    <w:rsid w:val="00017A3A"/>
    <w:rsid w:val="00017BB5"/>
    <w:rsid w:val="00020237"/>
    <w:rsid w:val="000203EE"/>
    <w:rsid w:val="000206C6"/>
    <w:rsid w:val="00020C13"/>
    <w:rsid w:val="00020DAA"/>
    <w:rsid w:val="00020E57"/>
    <w:rsid w:val="00021093"/>
    <w:rsid w:val="00021353"/>
    <w:rsid w:val="00021B9A"/>
    <w:rsid w:val="00021ECC"/>
    <w:rsid w:val="000222CC"/>
    <w:rsid w:val="00022329"/>
    <w:rsid w:val="0002233A"/>
    <w:rsid w:val="000229C3"/>
    <w:rsid w:val="00022B8F"/>
    <w:rsid w:val="00022D6B"/>
    <w:rsid w:val="00023179"/>
    <w:rsid w:val="000234A1"/>
    <w:rsid w:val="00023895"/>
    <w:rsid w:val="00023A4B"/>
    <w:rsid w:val="000242A6"/>
    <w:rsid w:val="000242C0"/>
    <w:rsid w:val="000244BF"/>
    <w:rsid w:val="00024798"/>
    <w:rsid w:val="00024955"/>
    <w:rsid w:val="00024A85"/>
    <w:rsid w:val="00024CEE"/>
    <w:rsid w:val="00025044"/>
    <w:rsid w:val="00025331"/>
    <w:rsid w:val="0002594D"/>
    <w:rsid w:val="00025978"/>
    <w:rsid w:val="00025B56"/>
    <w:rsid w:val="00026B85"/>
    <w:rsid w:val="00026DDA"/>
    <w:rsid w:val="00027194"/>
    <w:rsid w:val="00027244"/>
    <w:rsid w:val="0002734B"/>
    <w:rsid w:val="000278F4"/>
    <w:rsid w:val="00027B7C"/>
    <w:rsid w:val="00027E69"/>
    <w:rsid w:val="00027EF3"/>
    <w:rsid w:val="00027FD3"/>
    <w:rsid w:val="00030173"/>
    <w:rsid w:val="000308F6"/>
    <w:rsid w:val="000309FA"/>
    <w:rsid w:val="00030BC9"/>
    <w:rsid w:val="00030DAA"/>
    <w:rsid w:val="00030DBB"/>
    <w:rsid w:val="00031222"/>
    <w:rsid w:val="000312D5"/>
    <w:rsid w:val="00031CF7"/>
    <w:rsid w:val="00031E88"/>
    <w:rsid w:val="00031FF7"/>
    <w:rsid w:val="0003289F"/>
    <w:rsid w:val="00032C73"/>
    <w:rsid w:val="00032CC8"/>
    <w:rsid w:val="00032D73"/>
    <w:rsid w:val="00032DB4"/>
    <w:rsid w:val="000330E5"/>
    <w:rsid w:val="00033390"/>
    <w:rsid w:val="0003364E"/>
    <w:rsid w:val="0003367D"/>
    <w:rsid w:val="000336A1"/>
    <w:rsid w:val="0003378F"/>
    <w:rsid w:val="00033A38"/>
    <w:rsid w:val="00033EF2"/>
    <w:rsid w:val="000340D2"/>
    <w:rsid w:val="00034AD4"/>
    <w:rsid w:val="0003533F"/>
    <w:rsid w:val="0003595D"/>
    <w:rsid w:val="000359A9"/>
    <w:rsid w:val="00035AAA"/>
    <w:rsid w:val="00035B41"/>
    <w:rsid w:val="00035B8F"/>
    <w:rsid w:val="00035D86"/>
    <w:rsid w:val="00035E96"/>
    <w:rsid w:val="00035EC1"/>
    <w:rsid w:val="00035FCC"/>
    <w:rsid w:val="00036121"/>
    <w:rsid w:val="00036165"/>
    <w:rsid w:val="000364DD"/>
    <w:rsid w:val="00036830"/>
    <w:rsid w:val="0003713A"/>
    <w:rsid w:val="00037207"/>
    <w:rsid w:val="0003750B"/>
    <w:rsid w:val="00037C74"/>
    <w:rsid w:val="00037EFA"/>
    <w:rsid w:val="0004024F"/>
    <w:rsid w:val="00040701"/>
    <w:rsid w:val="00040BB8"/>
    <w:rsid w:val="00040BE1"/>
    <w:rsid w:val="00040C79"/>
    <w:rsid w:val="00040D9A"/>
    <w:rsid w:val="00041142"/>
    <w:rsid w:val="000415BF"/>
    <w:rsid w:val="00042029"/>
    <w:rsid w:val="00042BD3"/>
    <w:rsid w:val="00042C95"/>
    <w:rsid w:val="00042CAE"/>
    <w:rsid w:val="0004353F"/>
    <w:rsid w:val="0004368B"/>
    <w:rsid w:val="00043708"/>
    <w:rsid w:val="00043D4E"/>
    <w:rsid w:val="00043FA9"/>
    <w:rsid w:val="00044659"/>
    <w:rsid w:val="00044763"/>
    <w:rsid w:val="00044E98"/>
    <w:rsid w:val="00045322"/>
    <w:rsid w:val="0004532F"/>
    <w:rsid w:val="0004548E"/>
    <w:rsid w:val="00045879"/>
    <w:rsid w:val="00045ED2"/>
    <w:rsid w:val="0004604C"/>
    <w:rsid w:val="00046221"/>
    <w:rsid w:val="00046E9D"/>
    <w:rsid w:val="0004704B"/>
    <w:rsid w:val="00047136"/>
    <w:rsid w:val="000471FB"/>
    <w:rsid w:val="0004743D"/>
    <w:rsid w:val="00047521"/>
    <w:rsid w:val="000476F8"/>
    <w:rsid w:val="00047889"/>
    <w:rsid w:val="000478D2"/>
    <w:rsid w:val="0005008E"/>
    <w:rsid w:val="00050F7D"/>
    <w:rsid w:val="00050F99"/>
    <w:rsid w:val="00050FED"/>
    <w:rsid w:val="000510F6"/>
    <w:rsid w:val="000512B4"/>
    <w:rsid w:val="00051666"/>
    <w:rsid w:val="000518A2"/>
    <w:rsid w:val="00051938"/>
    <w:rsid w:val="000519C9"/>
    <w:rsid w:val="00051F7E"/>
    <w:rsid w:val="0005294B"/>
    <w:rsid w:val="00052997"/>
    <w:rsid w:val="00052AD0"/>
    <w:rsid w:val="00052D0E"/>
    <w:rsid w:val="0005331C"/>
    <w:rsid w:val="00053435"/>
    <w:rsid w:val="000534EA"/>
    <w:rsid w:val="00053616"/>
    <w:rsid w:val="0005387F"/>
    <w:rsid w:val="000549D9"/>
    <w:rsid w:val="00054B19"/>
    <w:rsid w:val="00054C21"/>
    <w:rsid w:val="00054C3B"/>
    <w:rsid w:val="00054E70"/>
    <w:rsid w:val="000559BC"/>
    <w:rsid w:val="00055C5F"/>
    <w:rsid w:val="000560D9"/>
    <w:rsid w:val="00056100"/>
    <w:rsid w:val="000568BB"/>
    <w:rsid w:val="00056911"/>
    <w:rsid w:val="00056E07"/>
    <w:rsid w:val="00056E0D"/>
    <w:rsid w:val="000574C1"/>
    <w:rsid w:val="0006003A"/>
    <w:rsid w:val="000600D0"/>
    <w:rsid w:val="000600FA"/>
    <w:rsid w:val="00060133"/>
    <w:rsid w:val="000602A7"/>
    <w:rsid w:val="000603D2"/>
    <w:rsid w:val="00060549"/>
    <w:rsid w:val="00060706"/>
    <w:rsid w:val="00060860"/>
    <w:rsid w:val="00060E12"/>
    <w:rsid w:val="00061221"/>
    <w:rsid w:val="00061473"/>
    <w:rsid w:val="00061914"/>
    <w:rsid w:val="00061936"/>
    <w:rsid w:val="00061AAA"/>
    <w:rsid w:val="00062D12"/>
    <w:rsid w:val="00062E68"/>
    <w:rsid w:val="00062F0C"/>
    <w:rsid w:val="0006338A"/>
    <w:rsid w:val="000636FD"/>
    <w:rsid w:val="000637CE"/>
    <w:rsid w:val="000639AF"/>
    <w:rsid w:val="00063DAB"/>
    <w:rsid w:val="00063EA3"/>
    <w:rsid w:val="00064103"/>
    <w:rsid w:val="0006430B"/>
    <w:rsid w:val="0006449E"/>
    <w:rsid w:val="000647FF"/>
    <w:rsid w:val="00064830"/>
    <w:rsid w:val="00064C59"/>
    <w:rsid w:val="00065D0B"/>
    <w:rsid w:val="00065DDE"/>
    <w:rsid w:val="00065FA0"/>
    <w:rsid w:val="0006607F"/>
    <w:rsid w:val="00066204"/>
    <w:rsid w:val="0006699C"/>
    <w:rsid w:val="00066AE6"/>
    <w:rsid w:val="00066C5E"/>
    <w:rsid w:val="00066CB4"/>
    <w:rsid w:val="000671C5"/>
    <w:rsid w:val="0006737C"/>
    <w:rsid w:val="00067968"/>
    <w:rsid w:val="00067A18"/>
    <w:rsid w:val="00067DC1"/>
    <w:rsid w:val="00070224"/>
    <w:rsid w:val="0007031C"/>
    <w:rsid w:val="00070637"/>
    <w:rsid w:val="000706C5"/>
    <w:rsid w:val="000708BA"/>
    <w:rsid w:val="000708ED"/>
    <w:rsid w:val="00070AD3"/>
    <w:rsid w:val="00070D64"/>
    <w:rsid w:val="00070E7C"/>
    <w:rsid w:val="00070F49"/>
    <w:rsid w:val="0007100F"/>
    <w:rsid w:val="000712BC"/>
    <w:rsid w:val="0007166C"/>
    <w:rsid w:val="000718E2"/>
    <w:rsid w:val="00071F01"/>
    <w:rsid w:val="0007229E"/>
    <w:rsid w:val="0007238E"/>
    <w:rsid w:val="00072AFC"/>
    <w:rsid w:val="00073630"/>
    <w:rsid w:val="00073EC1"/>
    <w:rsid w:val="0007453E"/>
    <w:rsid w:val="00074546"/>
    <w:rsid w:val="00074952"/>
    <w:rsid w:val="000749FA"/>
    <w:rsid w:val="00075131"/>
    <w:rsid w:val="000756C6"/>
    <w:rsid w:val="0007657B"/>
    <w:rsid w:val="000766B8"/>
    <w:rsid w:val="000766C8"/>
    <w:rsid w:val="00076C98"/>
    <w:rsid w:val="00077598"/>
    <w:rsid w:val="000778E4"/>
    <w:rsid w:val="00077994"/>
    <w:rsid w:val="00077996"/>
    <w:rsid w:val="00077B6F"/>
    <w:rsid w:val="00077BBA"/>
    <w:rsid w:val="00077E22"/>
    <w:rsid w:val="0008021A"/>
    <w:rsid w:val="00080D98"/>
    <w:rsid w:val="00080ED7"/>
    <w:rsid w:val="00080F01"/>
    <w:rsid w:val="00081105"/>
    <w:rsid w:val="00081472"/>
    <w:rsid w:val="000814C4"/>
    <w:rsid w:val="00081863"/>
    <w:rsid w:val="00081C56"/>
    <w:rsid w:val="000825E4"/>
    <w:rsid w:val="0008327D"/>
    <w:rsid w:val="0008359D"/>
    <w:rsid w:val="00083B31"/>
    <w:rsid w:val="00083C1A"/>
    <w:rsid w:val="00083DF7"/>
    <w:rsid w:val="00084054"/>
    <w:rsid w:val="000842F7"/>
    <w:rsid w:val="000844CB"/>
    <w:rsid w:val="00084790"/>
    <w:rsid w:val="0008484C"/>
    <w:rsid w:val="000848DE"/>
    <w:rsid w:val="00084B5E"/>
    <w:rsid w:val="00084CB3"/>
    <w:rsid w:val="00084DE0"/>
    <w:rsid w:val="00084EE1"/>
    <w:rsid w:val="000851D0"/>
    <w:rsid w:val="0008525E"/>
    <w:rsid w:val="00085CC3"/>
    <w:rsid w:val="00085F2F"/>
    <w:rsid w:val="000871CE"/>
    <w:rsid w:val="00087430"/>
    <w:rsid w:val="00087851"/>
    <w:rsid w:val="00087972"/>
    <w:rsid w:val="00087B09"/>
    <w:rsid w:val="00087BE0"/>
    <w:rsid w:val="00087BF0"/>
    <w:rsid w:val="00087E63"/>
    <w:rsid w:val="000900E9"/>
    <w:rsid w:val="000901AB"/>
    <w:rsid w:val="000906F0"/>
    <w:rsid w:val="000909E9"/>
    <w:rsid w:val="00091057"/>
    <w:rsid w:val="00091327"/>
    <w:rsid w:val="0009142D"/>
    <w:rsid w:val="0009197C"/>
    <w:rsid w:val="00092064"/>
    <w:rsid w:val="000920DC"/>
    <w:rsid w:val="000923AF"/>
    <w:rsid w:val="0009259F"/>
    <w:rsid w:val="000926BA"/>
    <w:rsid w:val="00092739"/>
    <w:rsid w:val="00092751"/>
    <w:rsid w:val="00092752"/>
    <w:rsid w:val="00092791"/>
    <w:rsid w:val="00092910"/>
    <w:rsid w:val="00092FD1"/>
    <w:rsid w:val="000933AF"/>
    <w:rsid w:val="00093EC9"/>
    <w:rsid w:val="00093F68"/>
    <w:rsid w:val="00094342"/>
    <w:rsid w:val="000946B7"/>
    <w:rsid w:val="0009474B"/>
    <w:rsid w:val="00094C6A"/>
    <w:rsid w:val="00094CFB"/>
    <w:rsid w:val="00094F80"/>
    <w:rsid w:val="0009514D"/>
    <w:rsid w:val="00095226"/>
    <w:rsid w:val="00095528"/>
    <w:rsid w:val="0009562C"/>
    <w:rsid w:val="00095674"/>
    <w:rsid w:val="00096999"/>
    <w:rsid w:val="00096BEB"/>
    <w:rsid w:val="00096F69"/>
    <w:rsid w:val="00097414"/>
    <w:rsid w:val="0009775E"/>
    <w:rsid w:val="00097E6D"/>
    <w:rsid w:val="000A02A5"/>
    <w:rsid w:val="000A0609"/>
    <w:rsid w:val="000A07BF"/>
    <w:rsid w:val="000A0DBF"/>
    <w:rsid w:val="000A1016"/>
    <w:rsid w:val="000A121D"/>
    <w:rsid w:val="000A14B9"/>
    <w:rsid w:val="000A19D4"/>
    <w:rsid w:val="000A2088"/>
    <w:rsid w:val="000A2259"/>
    <w:rsid w:val="000A25CF"/>
    <w:rsid w:val="000A2700"/>
    <w:rsid w:val="000A28A1"/>
    <w:rsid w:val="000A28F0"/>
    <w:rsid w:val="000A2916"/>
    <w:rsid w:val="000A378C"/>
    <w:rsid w:val="000A3813"/>
    <w:rsid w:val="000A3831"/>
    <w:rsid w:val="000A3F89"/>
    <w:rsid w:val="000A3FCF"/>
    <w:rsid w:val="000A40CF"/>
    <w:rsid w:val="000A4875"/>
    <w:rsid w:val="000A4C7D"/>
    <w:rsid w:val="000A4DE8"/>
    <w:rsid w:val="000A4F92"/>
    <w:rsid w:val="000A5E28"/>
    <w:rsid w:val="000A6286"/>
    <w:rsid w:val="000A6288"/>
    <w:rsid w:val="000A6B54"/>
    <w:rsid w:val="000A6CE5"/>
    <w:rsid w:val="000A72BE"/>
    <w:rsid w:val="000A72C1"/>
    <w:rsid w:val="000A77D9"/>
    <w:rsid w:val="000A79E0"/>
    <w:rsid w:val="000A7DCB"/>
    <w:rsid w:val="000A7F2F"/>
    <w:rsid w:val="000B0064"/>
    <w:rsid w:val="000B008A"/>
    <w:rsid w:val="000B05E9"/>
    <w:rsid w:val="000B05FC"/>
    <w:rsid w:val="000B06DE"/>
    <w:rsid w:val="000B0C9C"/>
    <w:rsid w:val="000B0CC9"/>
    <w:rsid w:val="000B10A3"/>
    <w:rsid w:val="000B12B5"/>
    <w:rsid w:val="000B12F3"/>
    <w:rsid w:val="000B161D"/>
    <w:rsid w:val="000B1673"/>
    <w:rsid w:val="000B18DB"/>
    <w:rsid w:val="000B21BE"/>
    <w:rsid w:val="000B23B1"/>
    <w:rsid w:val="000B2AE9"/>
    <w:rsid w:val="000B2DDA"/>
    <w:rsid w:val="000B2FAD"/>
    <w:rsid w:val="000B31B1"/>
    <w:rsid w:val="000B39BD"/>
    <w:rsid w:val="000B3EAD"/>
    <w:rsid w:val="000B4027"/>
    <w:rsid w:val="000B4255"/>
    <w:rsid w:val="000B55B4"/>
    <w:rsid w:val="000B58CF"/>
    <w:rsid w:val="000B5985"/>
    <w:rsid w:val="000B5FC0"/>
    <w:rsid w:val="000B61A4"/>
    <w:rsid w:val="000B62B9"/>
    <w:rsid w:val="000B66BC"/>
    <w:rsid w:val="000B67B7"/>
    <w:rsid w:val="000B6859"/>
    <w:rsid w:val="000B6925"/>
    <w:rsid w:val="000B6A03"/>
    <w:rsid w:val="000B6F63"/>
    <w:rsid w:val="000B6FAF"/>
    <w:rsid w:val="000B7502"/>
    <w:rsid w:val="000B7E5E"/>
    <w:rsid w:val="000B7FE3"/>
    <w:rsid w:val="000C059D"/>
    <w:rsid w:val="000C0B0B"/>
    <w:rsid w:val="000C1158"/>
    <w:rsid w:val="000C129F"/>
    <w:rsid w:val="000C1845"/>
    <w:rsid w:val="000C19A0"/>
    <w:rsid w:val="000C1AAF"/>
    <w:rsid w:val="000C1BF2"/>
    <w:rsid w:val="000C1CF2"/>
    <w:rsid w:val="000C1EF9"/>
    <w:rsid w:val="000C27C4"/>
    <w:rsid w:val="000C2A5F"/>
    <w:rsid w:val="000C2B53"/>
    <w:rsid w:val="000C2C6B"/>
    <w:rsid w:val="000C2D15"/>
    <w:rsid w:val="000C31A2"/>
    <w:rsid w:val="000C333F"/>
    <w:rsid w:val="000C358A"/>
    <w:rsid w:val="000C3754"/>
    <w:rsid w:val="000C3798"/>
    <w:rsid w:val="000C49ED"/>
    <w:rsid w:val="000C4EE2"/>
    <w:rsid w:val="000C51D0"/>
    <w:rsid w:val="000C5878"/>
    <w:rsid w:val="000C58B1"/>
    <w:rsid w:val="000C58EE"/>
    <w:rsid w:val="000C5B56"/>
    <w:rsid w:val="000C5CE6"/>
    <w:rsid w:val="000C6078"/>
    <w:rsid w:val="000C63A8"/>
    <w:rsid w:val="000C6704"/>
    <w:rsid w:val="000C68A8"/>
    <w:rsid w:val="000C6AA6"/>
    <w:rsid w:val="000C6B33"/>
    <w:rsid w:val="000C72BD"/>
    <w:rsid w:val="000C7321"/>
    <w:rsid w:val="000C73BB"/>
    <w:rsid w:val="000C742F"/>
    <w:rsid w:val="000C7C5F"/>
    <w:rsid w:val="000C7CAA"/>
    <w:rsid w:val="000C7E54"/>
    <w:rsid w:val="000C7E77"/>
    <w:rsid w:val="000C7FA3"/>
    <w:rsid w:val="000D00A9"/>
    <w:rsid w:val="000D026C"/>
    <w:rsid w:val="000D042D"/>
    <w:rsid w:val="000D0560"/>
    <w:rsid w:val="000D0D21"/>
    <w:rsid w:val="000D10FC"/>
    <w:rsid w:val="000D19B5"/>
    <w:rsid w:val="000D1D9E"/>
    <w:rsid w:val="000D2E65"/>
    <w:rsid w:val="000D3381"/>
    <w:rsid w:val="000D3443"/>
    <w:rsid w:val="000D345A"/>
    <w:rsid w:val="000D3D10"/>
    <w:rsid w:val="000D3DD7"/>
    <w:rsid w:val="000D4DBA"/>
    <w:rsid w:val="000D5259"/>
    <w:rsid w:val="000D5583"/>
    <w:rsid w:val="000D5974"/>
    <w:rsid w:val="000D598B"/>
    <w:rsid w:val="000D5F3E"/>
    <w:rsid w:val="000D685D"/>
    <w:rsid w:val="000D6897"/>
    <w:rsid w:val="000D68AF"/>
    <w:rsid w:val="000D6B9F"/>
    <w:rsid w:val="000D6F70"/>
    <w:rsid w:val="000D7193"/>
    <w:rsid w:val="000D7341"/>
    <w:rsid w:val="000D74F3"/>
    <w:rsid w:val="000D7F93"/>
    <w:rsid w:val="000E011D"/>
    <w:rsid w:val="000E120C"/>
    <w:rsid w:val="000E123A"/>
    <w:rsid w:val="000E1281"/>
    <w:rsid w:val="000E1381"/>
    <w:rsid w:val="000E1656"/>
    <w:rsid w:val="000E1842"/>
    <w:rsid w:val="000E22B6"/>
    <w:rsid w:val="000E2CD7"/>
    <w:rsid w:val="000E2CFC"/>
    <w:rsid w:val="000E2E0D"/>
    <w:rsid w:val="000E31AC"/>
    <w:rsid w:val="000E325D"/>
    <w:rsid w:val="000E353D"/>
    <w:rsid w:val="000E369A"/>
    <w:rsid w:val="000E374F"/>
    <w:rsid w:val="000E3C43"/>
    <w:rsid w:val="000E3C54"/>
    <w:rsid w:val="000E3D9F"/>
    <w:rsid w:val="000E50F9"/>
    <w:rsid w:val="000E524C"/>
    <w:rsid w:val="000E5334"/>
    <w:rsid w:val="000E54D9"/>
    <w:rsid w:val="000E5609"/>
    <w:rsid w:val="000E5B56"/>
    <w:rsid w:val="000E5E21"/>
    <w:rsid w:val="000E5FF3"/>
    <w:rsid w:val="000E6349"/>
    <w:rsid w:val="000E6494"/>
    <w:rsid w:val="000E6E04"/>
    <w:rsid w:val="000E6ED5"/>
    <w:rsid w:val="000E6FCF"/>
    <w:rsid w:val="000E70A4"/>
    <w:rsid w:val="000E71A2"/>
    <w:rsid w:val="000E744C"/>
    <w:rsid w:val="000E759E"/>
    <w:rsid w:val="000E77E3"/>
    <w:rsid w:val="000E789E"/>
    <w:rsid w:val="000E7A37"/>
    <w:rsid w:val="000F0065"/>
    <w:rsid w:val="000F00A0"/>
    <w:rsid w:val="000F0C38"/>
    <w:rsid w:val="000F1134"/>
    <w:rsid w:val="000F12A4"/>
    <w:rsid w:val="000F25E5"/>
    <w:rsid w:val="000F29B9"/>
    <w:rsid w:val="000F2B21"/>
    <w:rsid w:val="000F2D03"/>
    <w:rsid w:val="000F2D4F"/>
    <w:rsid w:val="000F2E78"/>
    <w:rsid w:val="000F2EFD"/>
    <w:rsid w:val="000F368B"/>
    <w:rsid w:val="000F36D2"/>
    <w:rsid w:val="000F36EA"/>
    <w:rsid w:val="000F3C10"/>
    <w:rsid w:val="000F3CB2"/>
    <w:rsid w:val="000F3E2F"/>
    <w:rsid w:val="000F443D"/>
    <w:rsid w:val="000F449C"/>
    <w:rsid w:val="000F453E"/>
    <w:rsid w:val="000F45AE"/>
    <w:rsid w:val="000F4867"/>
    <w:rsid w:val="000F53E0"/>
    <w:rsid w:val="000F59CD"/>
    <w:rsid w:val="000F5BA7"/>
    <w:rsid w:val="000F5E90"/>
    <w:rsid w:val="000F6406"/>
    <w:rsid w:val="000F695C"/>
    <w:rsid w:val="000F69BB"/>
    <w:rsid w:val="000F6EDA"/>
    <w:rsid w:val="000F7197"/>
    <w:rsid w:val="000F7E3C"/>
    <w:rsid w:val="0010098B"/>
    <w:rsid w:val="0010124A"/>
    <w:rsid w:val="00101584"/>
    <w:rsid w:val="0010188B"/>
    <w:rsid w:val="00101966"/>
    <w:rsid w:val="00102020"/>
    <w:rsid w:val="0010234B"/>
    <w:rsid w:val="001026E3"/>
    <w:rsid w:val="0010296F"/>
    <w:rsid w:val="00102C2D"/>
    <w:rsid w:val="0010310F"/>
    <w:rsid w:val="001032D8"/>
    <w:rsid w:val="0010394B"/>
    <w:rsid w:val="0010472A"/>
    <w:rsid w:val="00104E0A"/>
    <w:rsid w:val="001050AB"/>
    <w:rsid w:val="001052C5"/>
    <w:rsid w:val="001053AB"/>
    <w:rsid w:val="00105603"/>
    <w:rsid w:val="00105A16"/>
    <w:rsid w:val="00105EF5"/>
    <w:rsid w:val="00106080"/>
    <w:rsid w:val="00106426"/>
    <w:rsid w:val="001064F8"/>
    <w:rsid w:val="00107035"/>
    <w:rsid w:val="001071AF"/>
    <w:rsid w:val="00107A3F"/>
    <w:rsid w:val="00107FCC"/>
    <w:rsid w:val="001100EB"/>
    <w:rsid w:val="0011069B"/>
    <w:rsid w:val="001106F1"/>
    <w:rsid w:val="0011070E"/>
    <w:rsid w:val="00110A20"/>
    <w:rsid w:val="00110C36"/>
    <w:rsid w:val="00110C9C"/>
    <w:rsid w:val="00110F25"/>
    <w:rsid w:val="001110E9"/>
    <w:rsid w:val="0011110E"/>
    <w:rsid w:val="00111434"/>
    <w:rsid w:val="00111B04"/>
    <w:rsid w:val="00111E29"/>
    <w:rsid w:val="00112422"/>
    <w:rsid w:val="001126E4"/>
    <w:rsid w:val="00112D99"/>
    <w:rsid w:val="001132C1"/>
    <w:rsid w:val="00113B55"/>
    <w:rsid w:val="00113EF1"/>
    <w:rsid w:val="00113FB4"/>
    <w:rsid w:val="00114AA7"/>
    <w:rsid w:val="00114EAA"/>
    <w:rsid w:val="00114F04"/>
    <w:rsid w:val="00114FB8"/>
    <w:rsid w:val="001150FE"/>
    <w:rsid w:val="001153F5"/>
    <w:rsid w:val="0011553F"/>
    <w:rsid w:val="001155F6"/>
    <w:rsid w:val="0011561C"/>
    <w:rsid w:val="00115A70"/>
    <w:rsid w:val="00115EF9"/>
    <w:rsid w:val="00115F27"/>
    <w:rsid w:val="00115F92"/>
    <w:rsid w:val="00115FB9"/>
    <w:rsid w:val="001166A7"/>
    <w:rsid w:val="0011680F"/>
    <w:rsid w:val="00116869"/>
    <w:rsid w:val="00116920"/>
    <w:rsid w:val="00116A92"/>
    <w:rsid w:val="00116B67"/>
    <w:rsid w:val="0011725E"/>
    <w:rsid w:val="001175D7"/>
    <w:rsid w:val="00117CD5"/>
    <w:rsid w:val="00117E75"/>
    <w:rsid w:val="0012011E"/>
    <w:rsid w:val="00120195"/>
    <w:rsid w:val="001203AA"/>
    <w:rsid w:val="001209D5"/>
    <w:rsid w:val="00120A5B"/>
    <w:rsid w:val="00121793"/>
    <w:rsid w:val="00121B30"/>
    <w:rsid w:val="00121F28"/>
    <w:rsid w:val="00122265"/>
    <w:rsid w:val="0012231A"/>
    <w:rsid w:val="001227B5"/>
    <w:rsid w:val="00122B23"/>
    <w:rsid w:val="00122EC6"/>
    <w:rsid w:val="00122F15"/>
    <w:rsid w:val="00123A06"/>
    <w:rsid w:val="00123EB3"/>
    <w:rsid w:val="001246D1"/>
    <w:rsid w:val="0012475A"/>
    <w:rsid w:val="00125259"/>
    <w:rsid w:val="001254F4"/>
    <w:rsid w:val="00125764"/>
    <w:rsid w:val="00125840"/>
    <w:rsid w:val="00125D99"/>
    <w:rsid w:val="00125F8B"/>
    <w:rsid w:val="001260F7"/>
    <w:rsid w:val="001261CE"/>
    <w:rsid w:val="00126282"/>
    <w:rsid w:val="0012631A"/>
    <w:rsid w:val="001263AB"/>
    <w:rsid w:val="00126523"/>
    <w:rsid w:val="001265C7"/>
    <w:rsid w:val="00126749"/>
    <w:rsid w:val="00126B8A"/>
    <w:rsid w:val="00126F3E"/>
    <w:rsid w:val="00126FBC"/>
    <w:rsid w:val="0012713C"/>
    <w:rsid w:val="001272BD"/>
    <w:rsid w:val="001272E0"/>
    <w:rsid w:val="001276FE"/>
    <w:rsid w:val="001279EB"/>
    <w:rsid w:val="00127ACF"/>
    <w:rsid w:val="00127C71"/>
    <w:rsid w:val="00127D8F"/>
    <w:rsid w:val="001300E0"/>
    <w:rsid w:val="001303E5"/>
    <w:rsid w:val="00130745"/>
    <w:rsid w:val="00130AA8"/>
    <w:rsid w:val="00130BFB"/>
    <w:rsid w:val="00130E5C"/>
    <w:rsid w:val="00131484"/>
    <w:rsid w:val="001315B1"/>
    <w:rsid w:val="00131800"/>
    <w:rsid w:val="00131B7F"/>
    <w:rsid w:val="00132085"/>
    <w:rsid w:val="00132258"/>
    <w:rsid w:val="00132C3A"/>
    <w:rsid w:val="001331E0"/>
    <w:rsid w:val="00133329"/>
    <w:rsid w:val="00133802"/>
    <w:rsid w:val="00133A6A"/>
    <w:rsid w:val="00133AB0"/>
    <w:rsid w:val="00133CAA"/>
    <w:rsid w:val="00134024"/>
    <w:rsid w:val="00134253"/>
    <w:rsid w:val="00134291"/>
    <w:rsid w:val="00135BDD"/>
    <w:rsid w:val="00135C9A"/>
    <w:rsid w:val="00135F53"/>
    <w:rsid w:val="001362E5"/>
    <w:rsid w:val="0013636C"/>
    <w:rsid w:val="0013724D"/>
    <w:rsid w:val="00137A17"/>
    <w:rsid w:val="00140409"/>
    <w:rsid w:val="0014091B"/>
    <w:rsid w:val="001409D5"/>
    <w:rsid w:val="00140CD0"/>
    <w:rsid w:val="00140F64"/>
    <w:rsid w:val="0014106B"/>
    <w:rsid w:val="00141411"/>
    <w:rsid w:val="00141894"/>
    <w:rsid w:val="00141DC0"/>
    <w:rsid w:val="001429D4"/>
    <w:rsid w:val="00142A72"/>
    <w:rsid w:val="00143447"/>
    <w:rsid w:val="001436F1"/>
    <w:rsid w:val="00143DB3"/>
    <w:rsid w:val="00144263"/>
    <w:rsid w:val="00144693"/>
    <w:rsid w:val="0014483E"/>
    <w:rsid w:val="00144C75"/>
    <w:rsid w:val="00144E57"/>
    <w:rsid w:val="00144F9D"/>
    <w:rsid w:val="0014553A"/>
    <w:rsid w:val="00145CE9"/>
    <w:rsid w:val="00145F01"/>
    <w:rsid w:val="0014671F"/>
    <w:rsid w:val="00146749"/>
    <w:rsid w:val="0014690D"/>
    <w:rsid w:val="00146A85"/>
    <w:rsid w:val="00146A8F"/>
    <w:rsid w:val="00146BDA"/>
    <w:rsid w:val="00146F6F"/>
    <w:rsid w:val="001479B8"/>
    <w:rsid w:val="00147CD5"/>
    <w:rsid w:val="00147D89"/>
    <w:rsid w:val="001500E4"/>
    <w:rsid w:val="0015069D"/>
    <w:rsid w:val="001506B5"/>
    <w:rsid w:val="00150759"/>
    <w:rsid w:val="00151450"/>
    <w:rsid w:val="00152030"/>
    <w:rsid w:val="00152B03"/>
    <w:rsid w:val="00152C15"/>
    <w:rsid w:val="00152C5A"/>
    <w:rsid w:val="00153395"/>
    <w:rsid w:val="001535EF"/>
    <w:rsid w:val="001536A8"/>
    <w:rsid w:val="001539A7"/>
    <w:rsid w:val="001539B9"/>
    <w:rsid w:val="00153A16"/>
    <w:rsid w:val="00153DB1"/>
    <w:rsid w:val="00153DF8"/>
    <w:rsid w:val="001541A3"/>
    <w:rsid w:val="00154234"/>
    <w:rsid w:val="0015444F"/>
    <w:rsid w:val="0015452A"/>
    <w:rsid w:val="00154746"/>
    <w:rsid w:val="001547D5"/>
    <w:rsid w:val="00154EC3"/>
    <w:rsid w:val="00154EE0"/>
    <w:rsid w:val="001555F2"/>
    <w:rsid w:val="00155F53"/>
    <w:rsid w:val="00156170"/>
    <w:rsid w:val="00156211"/>
    <w:rsid w:val="0015638A"/>
    <w:rsid w:val="001565F5"/>
    <w:rsid w:val="00156938"/>
    <w:rsid w:val="00156B73"/>
    <w:rsid w:val="00156F09"/>
    <w:rsid w:val="00156FCD"/>
    <w:rsid w:val="00156FF3"/>
    <w:rsid w:val="00157352"/>
    <w:rsid w:val="00157826"/>
    <w:rsid w:val="001600BC"/>
    <w:rsid w:val="0016028A"/>
    <w:rsid w:val="0016031C"/>
    <w:rsid w:val="001605EF"/>
    <w:rsid w:val="0016093B"/>
    <w:rsid w:val="00160DC4"/>
    <w:rsid w:val="00160F8C"/>
    <w:rsid w:val="001614AD"/>
    <w:rsid w:val="0016172D"/>
    <w:rsid w:val="001617F8"/>
    <w:rsid w:val="00161810"/>
    <w:rsid w:val="001621A0"/>
    <w:rsid w:val="001621A7"/>
    <w:rsid w:val="00162328"/>
    <w:rsid w:val="001624E0"/>
    <w:rsid w:val="001624EC"/>
    <w:rsid w:val="001629FE"/>
    <w:rsid w:val="00163DDD"/>
    <w:rsid w:val="00164042"/>
    <w:rsid w:val="00164593"/>
    <w:rsid w:val="001645DB"/>
    <w:rsid w:val="00164617"/>
    <w:rsid w:val="00164C67"/>
    <w:rsid w:val="00164DB4"/>
    <w:rsid w:val="00165822"/>
    <w:rsid w:val="00165A5A"/>
    <w:rsid w:val="00165D85"/>
    <w:rsid w:val="00166048"/>
    <w:rsid w:val="0016651C"/>
    <w:rsid w:val="0016689B"/>
    <w:rsid w:val="001669DD"/>
    <w:rsid w:val="00166A48"/>
    <w:rsid w:val="00166D91"/>
    <w:rsid w:val="001671F4"/>
    <w:rsid w:val="00167393"/>
    <w:rsid w:val="00167850"/>
    <w:rsid w:val="00167857"/>
    <w:rsid w:val="00167ECE"/>
    <w:rsid w:val="0017011B"/>
    <w:rsid w:val="00170161"/>
    <w:rsid w:val="0017026D"/>
    <w:rsid w:val="00170361"/>
    <w:rsid w:val="00170824"/>
    <w:rsid w:val="00170B2C"/>
    <w:rsid w:val="00170B5B"/>
    <w:rsid w:val="00170FF0"/>
    <w:rsid w:val="00171061"/>
    <w:rsid w:val="001710EA"/>
    <w:rsid w:val="00171263"/>
    <w:rsid w:val="001715C3"/>
    <w:rsid w:val="001716D3"/>
    <w:rsid w:val="001718D5"/>
    <w:rsid w:val="00171A48"/>
    <w:rsid w:val="00171BB0"/>
    <w:rsid w:val="00171C8B"/>
    <w:rsid w:val="00171D64"/>
    <w:rsid w:val="00171E52"/>
    <w:rsid w:val="00171FB4"/>
    <w:rsid w:val="00172119"/>
    <w:rsid w:val="0017228F"/>
    <w:rsid w:val="001723D4"/>
    <w:rsid w:val="00172A81"/>
    <w:rsid w:val="00172AB7"/>
    <w:rsid w:val="00172B9C"/>
    <w:rsid w:val="0017322A"/>
    <w:rsid w:val="001732B2"/>
    <w:rsid w:val="001733B5"/>
    <w:rsid w:val="001733DC"/>
    <w:rsid w:val="001735F1"/>
    <w:rsid w:val="001735FA"/>
    <w:rsid w:val="001736FD"/>
    <w:rsid w:val="001737A2"/>
    <w:rsid w:val="00173AB9"/>
    <w:rsid w:val="0017414A"/>
    <w:rsid w:val="00174414"/>
    <w:rsid w:val="00174992"/>
    <w:rsid w:val="00174C51"/>
    <w:rsid w:val="00174D06"/>
    <w:rsid w:val="00174FD9"/>
    <w:rsid w:val="001757C6"/>
    <w:rsid w:val="00175B54"/>
    <w:rsid w:val="0017618B"/>
    <w:rsid w:val="00176460"/>
    <w:rsid w:val="00176706"/>
    <w:rsid w:val="0017729A"/>
    <w:rsid w:val="00177374"/>
    <w:rsid w:val="00177777"/>
    <w:rsid w:val="00177A61"/>
    <w:rsid w:val="00177BB1"/>
    <w:rsid w:val="00177DA6"/>
    <w:rsid w:val="00180003"/>
    <w:rsid w:val="001802B0"/>
    <w:rsid w:val="0018032E"/>
    <w:rsid w:val="0018053A"/>
    <w:rsid w:val="00180612"/>
    <w:rsid w:val="00180899"/>
    <w:rsid w:val="0018097D"/>
    <w:rsid w:val="00180C6F"/>
    <w:rsid w:val="00180CE3"/>
    <w:rsid w:val="00180F0C"/>
    <w:rsid w:val="0018100C"/>
    <w:rsid w:val="0018117A"/>
    <w:rsid w:val="00181202"/>
    <w:rsid w:val="00181356"/>
    <w:rsid w:val="001814DD"/>
    <w:rsid w:val="001816AC"/>
    <w:rsid w:val="001818EA"/>
    <w:rsid w:val="001825B6"/>
    <w:rsid w:val="00182E39"/>
    <w:rsid w:val="00182F33"/>
    <w:rsid w:val="001830E1"/>
    <w:rsid w:val="00183248"/>
    <w:rsid w:val="001833BA"/>
    <w:rsid w:val="00183CCC"/>
    <w:rsid w:val="00183D8A"/>
    <w:rsid w:val="00183DA5"/>
    <w:rsid w:val="00183DDE"/>
    <w:rsid w:val="00183F08"/>
    <w:rsid w:val="001842EA"/>
    <w:rsid w:val="0018434D"/>
    <w:rsid w:val="0018442C"/>
    <w:rsid w:val="00184512"/>
    <w:rsid w:val="00184BEE"/>
    <w:rsid w:val="0018515F"/>
    <w:rsid w:val="0018523B"/>
    <w:rsid w:val="0018544C"/>
    <w:rsid w:val="001856E4"/>
    <w:rsid w:val="00185B2B"/>
    <w:rsid w:val="0018617D"/>
    <w:rsid w:val="001865C9"/>
    <w:rsid w:val="00186BF3"/>
    <w:rsid w:val="00186CD0"/>
    <w:rsid w:val="00186E07"/>
    <w:rsid w:val="00186EA7"/>
    <w:rsid w:val="001873BD"/>
    <w:rsid w:val="00187610"/>
    <w:rsid w:val="00187724"/>
    <w:rsid w:val="00187B58"/>
    <w:rsid w:val="00187E67"/>
    <w:rsid w:val="00187FCB"/>
    <w:rsid w:val="0019118E"/>
    <w:rsid w:val="001918BF"/>
    <w:rsid w:val="00192CD6"/>
    <w:rsid w:val="00193155"/>
    <w:rsid w:val="001931A1"/>
    <w:rsid w:val="00193574"/>
    <w:rsid w:val="00193DDD"/>
    <w:rsid w:val="001940C1"/>
    <w:rsid w:val="0019460C"/>
    <w:rsid w:val="00194D8C"/>
    <w:rsid w:val="0019511E"/>
    <w:rsid w:val="00195883"/>
    <w:rsid w:val="001959B3"/>
    <w:rsid w:val="00195A1A"/>
    <w:rsid w:val="001960A5"/>
    <w:rsid w:val="001967F0"/>
    <w:rsid w:val="00196F1D"/>
    <w:rsid w:val="00197063"/>
    <w:rsid w:val="001971C8"/>
    <w:rsid w:val="00197279"/>
    <w:rsid w:val="0019747D"/>
    <w:rsid w:val="001974F5"/>
    <w:rsid w:val="001975B2"/>
    <w:rsid w:val="00197970"/>
    <w:rsid w:val="00197F1D"/>
    <w:rsid w:val="001A00B5"/>
    <w:rsid w:val="001A01BD"/>
    <w:rsid w:val="001A0639"/>
    <w:rsid w:val="001A07EA"/>
    <w:rsid w:val="001A0C00"/>
    <w:rsid w:val="001A1A53"/>
    <w:rsid w:val="001A1B9F"/>
    <w:rsid w:val="001A1D43"/>
    <w:rsid w:val="001A1E81"/>
    <w:rsid w:val="001A1F19"/>
    <w:rsid w:val="001A2570"/>
    <w:rsid w:val="001A27A2"/>
    <w:rsid w:val="001A2C55"/>
    <w:rsid w:val="001A2D4F"/>
    <w:rsid w:val="001A3101"/>
    <w:rsid w:val="001A3627"/>
    <w:rsid w:val="001A36B9"/>
    <w:rsid w:val="001A3723"/>
    <w:rsid w:val="001A3B59"/>
    <w:rsid w:val="001A3C13"/>
    <w:rsid w:val="001A42F5"/>
    <w:rsid w:val="001A458D"/>
    <w:rsid w:val="001A4611"/>
    <w:rsid w:val="001A465D"/>
    <w:rsid w:val="001A4A19"/>
    <w:rsid w:val="001A4C3E"/>
    <w:rsid w:val="001A4C90"/>
    <w:rsid w:val="001A551B"/>
    <w:rsid w:val="001A5B6F"/>
    <w:rsid w:val="001A5D43"/>
    <w:rsid w:val="001A607A"/>
    <w:rsid w:val="001A652B"/>
    <w:rsid w:val="001A65E9"/>
    <w:rsid w:val="001A7231"/>
    <w:rsid w:val="001A7299"/>
    <w:rsid w:val="001A7440"/>
    <w:rsid w:val="001A775B"/>
    <w:rsid w:val="001A7F56"/>
    <w:rsid w:val="001B02BF"/>
    <w:rsid w:val="001B0975"/>
    <w:rsid w:val="001B156F"/>
    <w:rsid w:val="001B1621"/>
    <w:rsid w:val="001B1AEE"/>
    <w:rsid w:val="001B1BE0"/>
    <w:rsid w:val="001B1EBA"/>
    <w:rsid w:val="001B2DA4"/>
    <w:rsid w:val="001B33AA"/>
    <w:rsid w:val="001B36B3"/>
    <w:rsid w:val="001B385C"/>
    <w:rsid w:val="001B3BA8"/>
    <w:rsid w:val="001B3D62"/>
    <w:rsid w:val="001B3DF1"/>
    <w:rsid w:val="001B480D"/>
    <w:rsid w:val="001B49D8"/>
    <w:rsid w:val="001B4AD5"/>
    <w:rsid w:val="001B4E15"/>
    <w:rsid w:val="001B509D"/>
    <w:rsid w:val="001B50F1"/>
    <w:rsid w:val="001B54B1"/>
    <w:rsid w:val="001B5619"/>
    <w:rsid w:val="001B589B"/>
    <w:rsid w:val="001B5955"/>
    <w:rsid w:val="001B5BD7"/>
    <w:rsid w:val="001B5CAA"/>
    <w:rsid w:val="001B5F04"/>
    <w:rsid w:val="001B6101"/>
    <w:rsid w:val="001B6DD2"/>
    <w:rsid w:val="001B6E05"/>
    <w:rsid w:val="001B6E40"/>
    <w:rsid w:val="001B70CC"/>
    <w:rsid w:val="001B71E8"/>
    <w:rsid w:val="001B782E"/>
    <w:rsid w:val="001B79A9"/>
    <w:rsid w:val="001B7A92"/>
    <w:rsid w:val="001C0789"/>
    <w:rsid w:val="001C0B61"/>
    <w:rsid w:val="001C0F5B"/>
    <w:rsid w:val="001C106E"/>
    <w:rsid w:val="001C1B6B"/>
    <w:rsid w:val="001C252A"/>
    <w:rsid w:val="001C26E0"/>
    <w:rsid w:val="001C273E"/>
    <w:rsid w:val="001C2D01"/>
    <w:rsid w:val="001C3430"/>
    <w:rsid w:val="001C3482"/>
    <w:rsid w:val="001C34F3"/>
    <w:rsid w:val="001C3508"/>
    <w:rsid w:val="001C3AA0"/>
    <w:rsid w:val="001C3C4B"/>
    <w:rsid w:val="001C410A"/>
    <w:rsid w:val="001C45C7"/>
    <w:rsid w:val="001C4615"/>
    <w:rsid w:val="001C4B60"/>
    <w:rsid w:val="001C4CAC"/>
    <w:rsid w:val="001C4DDB"/>
    <w:rsid w:val="001C4EAB"/>
    <w:rsid w:val="001C54C5"/>
    <w:rsid w:val="001C5591"/>
    <w:rsid w:val="001C5619"/>
    <w:rsid w:val="001C5714"/>
    <w:rsid w:val="001C594A"/>
    <w:rsid w:val="001C5E4F"/>
    <w:rsid w:val="001C609A"/>
    <w:rsid w:val="001C62CD"/>
    <w:rsid w:val="001C663D"/>
    <w:rsid w:val="001C69D4"/>
    <w:rsid w:val="001C6A65"/>
    <w:rsid w:val="001C6B41"/>
    <w:rsid w:val="001C6BD4"/>
    <w:rsid w:val="001C6D2A"/>
    <w:rsid w:val="001C7289"/>
    <w:rsid w:val="001C72DF"/>
    <w:rsid w:val="001C7A2C"/>
    <w:rsid w:val="001C7DED"/>
    <w:rsid w:val="001D0F9E"/>
    <w:rsid w:val="001D1244"/>
    <w:rsid w:val="001D1474"/>
    <w:rsid w:val="001D165C"/>
    <w:rsid w:val="001D17BF"/>
    <w:rsid w:val="001D19DB"/>
    <w:rsid w:val="001D1C56"/>
    <w:rsid w:val="001D1D84"/>
    <w:rsid w:val="001D20AA"/>
    <w:rsid w:val="001D2217"/>
    <w:rsid w:val="001D2551"/>
    <w:rsid w:val="001D3112"/>
    <w:rsid w:val="001D335D"/>
    <w:rsid w:val="001D39B1"/>
    <w:rsid w:val="001D3D8B"/>
    <w:rsid w:val="001D3F87"/>
    <w:rsid w:val="001D4609"/>
    <w:rsid w:val="001D46B5"/>
    <w:rsid w:val="001D4834"/>
    <w:rsid w:val="001D485E"/>
    <w:rsid w:val="001D4992"/>
    <w:rsid w:val="001D4A11"/>
    <w:rsid w:val="001D4EB4"/>
    <w:rsid w:val="001D53CA"/>
    <w:rsid w:val="001D5A53"/>
    <w:rsid w:val="001D5FDD"/>
    <w:rsid w:val="001D60B1"/>
    <w:rsid w:val="001D63D6"/>
    <w:rsid w:val="001D653D"/>
    <w:rsid w:val="001D677B"/>
    <w:rsid w:val="001D6FD7"/>
    <w:rsid w:val="001D730B"/>
    <w:rsid w:val="001D7350"/>
    <w:rsid w:val="001D779E"/>
    <w:rsid w:val="001D7C64"/>
    <w:rsid w:val="001D7C66"/>
    <w:rsid w:val="001D7F2C"/>
    <w:rsid w:val="001E0098"/>
    <w:rsid w:val="001E011D"/>
    <w:rsid w:val="001E050B"/>
    <w:rsid w:val="001E05E1"/>
    <w:rsid w:val="001E071E"/>
    <w:rsid w:val="001E0B3D"/>
    <w:rsid w:val="001E11A3"/>
    <w:rsid w:val="001E11FC"/>
    <w:rsid w:val="001E1D40"/>
    <w:rsid w:val="001E1E13"/>
    <w:rsid w:val="001E1E56"/>
    <w:rsid w:val="001E2894"/>
    <w:rsid w:val="001E310F"/>
    <w:rsid w:val="001E3AF8"/>
    <w:rsid w:val="001E3E33"/>
    <w:rsid w:val="001E406C"/>
    <w:rsid w:val="001E45BE"/>
    <w:rsid w:val="001E4683"/>
    <w:rsid w:val="001E4727"/>
    <w:rsid w:val="001E4B20"/>
    <w:rsid w:val="001E4C24"/>
    <w:rsid w:val="001E5032"/>
    <w:rsid w:val="001E514E"/>
    <w:rsid w:val="001E5490"/>
    <w:rsid w:val="001E58E6"/>
    <w:rsid w:val="001E595A"/>
    <w:rsid w:val="001E5A76"/>
    <w:rsid w:val="001E5C16"/>
    <w:rsid w:val="001E5C55"/>
    <w:rsid w:val="001E5DF2"/>
    <w:rsid w:val="001E5E48"/>
    <w:rsid w:val="001E6176"/>
    <w:rsid w:val="001E617B"/>
    <w:rsid w:val="001E65A3"/>
    <w:rsid w:val="001E7032"/>
    <w:rsid w:val="001E71EA"/>
    <w:rsid w:val="001E75F3"/>
    <w:rsid w:val="001E77B0"/>
    <w:rsid w:val="001E7BDB"/>
    <w:rsid w:val="001E7D5A"/>
    <w:rsid w:val="001E7DB7"/>
    <w:rsid w:val="001F06E0"/>
    <w:rsid w:val="001F124D"/>
    <w:rsid w:val="001F1F9F"/>
    <w:rsid w:val="001F250C"/>
    <w:rsid w:val="001F26CD"/>
    <w:rsid w:val="001F2B6B"/>
    <w:rsid w:val="001F2C72"/>
    <w:rsid w:val="001F2CEE"/>
    <w:rsid w:val="001F2F2A"/>
    <w:rsid w:val="001F330F"/>
    <w:rsid w:val="001F3772"/>
    <w:rsid w:val="001F3B39"/>
    <w:rsid w:val="001F3D82"/>
    <w:rsid w:val="001F46F5"/>
    <w:rsid w:val="001F4B37"/>
    <w:rsid w:val="001F4B7C"/>
    <w:rsid w:val="001F4C80"/>
    <w:rsid w:val="001F4DBD"/>
    <w:rsid w:val="001F4E35"/>
    <w:rsid w:val="001F5048"/>
    <w:rsid w:val="001F5206"/>
    <w:rsid w:val="001F52C2"/>
    <w:rsid w:val="001F52D3"/>
    <w:rsid w:val="001F5685"/>
    <w:rsid w:val="001F570D"/>
    <w:rsid w:val="001F5795"/>
    <w:rsid w:val="001F58C2"/>
    <w:rsid w:val="001F5C1B"/>
    <w:rsid w:val="001F6041"/>
    <w:rsid w:val="001F6181"/>
    <w:rsid w:val="001F66D9"/>
    <w:rsid w:val="001F66EE"/>
    <w:rsid w:val="001F69B6"/>
    <w:rsid w:val="001F69CA"/>
    <w:rsid w:val="001F6A1C"/>
    <w:rsid w:val="001F6AF3"/>
    <w:rsid w:val="001F6BC4"/>
    <w:rsid w:val="001F6C91"/>
    <w:rsid w:val="001F6FC4"/>
    <w:rsid w:val="001F73E7"/>
    <w:rsid w:val="001F7557"/>
    <w:rsid w:val="001F761A"/>
    <w:rsid w:val="001F763D"/>
    <w:rsid w:val="001F7695"/>
    <w:rsid w:val="001F7708"/>
    <w:rsid w:val="001F774C"/>
    <w:rsid w:val="002003DB"/>
    <w:rsid w:val="0020065F"/>
    <w:rsid w:val="00200C7A"/>
    <w:rsid w:val="00201602"/>
    <w:rsid w:val="0020163C"/>
    <w:rsid w:val="0020167C"/>
    <w:rsid w:val="0020191F"/>
    <w:rsid w:val="00201D22"/>
    <w:rsid w:val="00201FD8"/>
    <w:rsid w:val="00202190"/>
    <w:rsid w:val="00202394"/>
    <w:rsid w:val="002027E1"/>
    <w:rsid w:val="00204310"/>
    <w:rsid w:val="0020457B"/>
    <w:rsid w:val="002045D3"/>
    <w:rsid w:val="00204800"/>
    <w:rsid w:val="00204814"/>
    <w:rsid w:val="00204D64"/>
    <w:rsid w:val="0020521F"/>
    <w:rsid w:val="00205270"/>
    <w:rsid w:val="0020527A"/>
    <w:rsid w:val="0020529E"/>
    <w:rsid w:val="00205376"/>
    <w:rsid w:val="002054EC"/>
    <w:rsid w:val="00205799"/>
    <w:rsid w:val="00205A34"/>
    <w:rsid w:val="00205D0B"/>
    <w:rsid w:val="0020674C"/>
    <w:rsid w:val="002068B8"/>
    <w:rsid w:val="00206936"/>
    <w:rsid w:val="0020713E"/>
    <w:rsid w:val="002075A9"/>
    <w:rsid w:val="00207719"/>
    <w:rsid w:val="00210421"/>
    <w:rsid w:val="0021081F"/>
    <w:rsid w:val="00210967"/>
    <w:rsid w:val="00210F03"/>
    <w:rsid w:val="00211116"/>
    <w:rsid w:val="002114B9"/>
    <w:rsid w:val="00211934"/>
    <w:rsid w:val="00211A8F"/>
    <w:rsid w:val="00211C1A"/>
    <w:rsid w:val="00211D4B"/>
    <w:rsid w:val="002120FC"/>
    <w:rsid w:val="0021218A"/>
    <w:rsid w:val="002122F6"/>
    <w:rsid w:val="00212979"/>
    <w:rsid w:val="002130F1"/>
    <w:rsid w:val="00213521"/>
    <w:rsid w:val="002138C5"/>
    <w:rsid w:val="00213D08"/>
    <w:rsid w:val="00214094"/>
    <w:rsid w:val="0021450F"/>
    <w:rsid w:val="002147ED"/>
    <w:rsid w:val="00214AEB"/>
    <w:rsid w:val="00214B23"/>
    <w:rsid w:val="00214B92"/>
    <w:rsid w:val="00214DA2"/>
    <w:rsid w:val="002151E2"/>
    <w:rsid w:val="00215E2B"/>
    <w:rsid w:val="002164F3"/>
    <w:rsid w:val="002166CE"/>
    <w:rsid w:val="002168FD"/>
    <w:rsid w:val="00216A33"/>
    <w:rsid w:val="00216A48"/>
    <w:rsid w:val="00216C22"/>
    <w:rsid w:val="00216DA7"/>
    <w:rsid w:val="002174BB"/>
    <w:rsid w:val="00217D3B"/>
    <w:rsid w:val="00220602"/>
    <w:rsid w:val="00220651"/>
    <w:rsid w:val="0022088B"/>
    <w:rsid w:val="00221367"/>
    <w:rsid w:val="00221434"/>
    <w:rsid w:val="00221521"/>
    <w:rsid w:val="00221882"/>
    <w:rsid w:val="00221E01"/>
    <w:rsid w:val="00222821"/>
    <w:rsid w:val="00222EDD"/>
    <w:rsid w:val="00222FD3"/>
    <w:rsid w:val="002230C5"/>
    <w:rsid w:val="002231E7"/>
    <w:rsid w:val="002231EF"/>
    <w:rsid w:val="0022331F"/>
    <w:rsid w:val="00223966"/>
    <w:rsid w:val="002243C9"/>
    <w:rsid w:val="0022467B"/>
    <w:rsid w:val="0022498A"/>
    <w:rsid w:val="00225E57"/>
    <w:rsid w:val="00225ED1"/>
    <w:rsid w:val="00225FB5"/>
    <w:rsid w:val="00226049"/>
    <w:rsid w:val="0022611D"/>
    <w:rsid w:val="0022613B"/>
    <w:rsid w:val="002267FE"/>
    <w:rsid w:val="00226962"/>
    <w:rsid w:val="00226C9C"/>
    <w:rsid w:val="00226CA4"/>
    <w:rsid w:val="0022708F"/>
    <w:rsid w:val="002272E1"/>
    <w:rsid w:val="0022767B"/>
    <w:rsid w:val="0022782B"/>
    <w:rsid w:val="00227BCB"/>
    <w:rsid w:val="00227F16"/>
    <w:rsid w:val="0023022B"/>
    <w:rsid w:val="002302A0"/>
    <w:rsid w:val="00230340"/>
    <w:rsid w:val="00230899"/>
    <w:rsid w:val="002309EF"/>
    <w:rsid w:val="00230EC6"/>
    <w:rsid w:val="00230F49"/>
    <w:rsid w:val="002310CE"/>
    <w:rsid w:val="0023161E"/>
    <w:rsid w:val="00231C37"/>
    <w:rsid w:val="00231E56"/>
    <w:rsid w:val="002326F6"/>
    <w:rsid w:val="002328BE"/>
    <w:rsid w:val="00232A15"/>
    <w:rsid w:val="00232AA0"/>
    <w:rsid w:val="00232D11"/>
    <w:rsid w:val="00232DAC"/>
    <w:rsid w:val="00233020"/>
    <w:rsid w:val="0023331D"/>
    <w:rsid w:val="00233347"/>
    <w:rsid w:val="00233818"/>
    <w:rsid w:val="002343BF"/>
    <w:rsid w:val="00234603"/>
    <w:rsid w:val="00234D54"/>
    <w:rsid w:val="00234D95"/>
    <w:rsid w:val="002358A9"/>
    <w:rsid w:val="00235A98"/>
    <w:rsid w:val="00235C67"/>
    <w:rsid w:val="00235E81"/>
    <w:rsid w:val="00236286"/>
    <w:rsid w:val="00236472"/>
    <w:rsid w:val="00236563"/>
    <w:rsid w:val="002365E6"/>
    <w:rsid w:val="0023694A"/>
    <w:rsid w:val="00236C3C"/>
    <w:rsid w:val="00236D10"/>
    <w:rsid w:val="0023715A"/>
    <w:rsid w:val="00237369"/>
    <w:rsid w:val="00237686"/>
    <w:rsid w:val="00237A25"/>
    <w:rsid w:val="00237B57"/>
    <w:rsid w:val="00237C9C"/>
    <w:rsid w:val="00240020"/>
    <w:rsid w:val="002401C0"/>
    <w:rsid w:val="002402F6"/>
    <w:rsid w:val="002403E3"/>
    <w:rsid w:val="002404FF"/>
    <w:rsid w:val="00240BC8"/>
    <w:rsid w:val="00240BFF"/>
    <w:rsid w:val="00240E3C"/>
    <w:rsid w:val="002411DE"/>
    <w:rsid w:val="0024143E"/>
    <w:rsid w:val="002415E3"/>
    <w:rsid w:val="002416AB"/>
    <w:rsid w:val="002420D8"/>
    <w:rsid w:val="002425B2"/>
    <w:rsid w:val="002425E8"/>
    <w:rsid w:val="00242656"/>
    <w:rsid w:val="00242A01"/>
    <w:rsid w:val="00242B86"/>
    <w:rsid w:val="00242BD9"/>
    <w:rsid w:val="00242C02"/>
    <w:rsid w:val="00242C64"/>
    <w:rsid w:val="00242FF0"/>
    <w:rsid w:val="00243310"/>
    <w:rsid w:val="00243436"/>
    <w:rsid w:val="002434C2"/>
    <w:rsid w:val="0024369B"/>
    <w:rsid w:val="002436EB"/>
    <w:rsid w:val="0024392E"/>
    <w:rsid w:val="00243E4E"/>
    <w:rsid w:val="00243F03"/>
    <w:rsid w:val="002447D1"/>
    <w:rsid w:val="00244A9C"/>
    <w:rsid w:val="002452E4"/>
    <w:rsid w:val="00245300"/>
    <w:rsid w:val="0024565F"/>
    <w:rsid w:val="00245B7A"/>
    <w:rsid w:val="002466FA"/>
    <w:rsid w:val="00246865"/>
    <w:rsid w:val="00246ABD"/>
    <w:rsid w:val="0024733D"/>
    <w:rsid w:val="002476C8"/>
    <w:rsid w:val="002476F2"/>
    <w:rsid w:val="00247B4D"/>
    <w:rsid w:val="00247B68"/>
    <w:rsid w:val="00247E94"/>
    <w:rsid w:val="002500A5"/>
    <w:rsid w:val="0025015B"/>
    <w:rsid w:val="00250312"/>
    <w:rsid w:val="002505A0"/>
    <w:rsid w:val="0025099F"/>
    <w:rsid w:val="00250D14"/>
    <w:rsid w:val="00250D27"/>
    <w:rsid w:val="00250D3E"/>
    <w:rsid w:val="00251037"/>
    <w:rsid w:val="0025112D"/>
    <w:rsid w:val="00251890"/>
    <w:rsid w:val="00251A25"/>
    <w:rsid w:val="0025289D"/>
    <w:rsid w:val="002528E9"/>
    <w:rsid w:val="00252C2A"/>
    <w:rsid w:val="00252D39"/>
    <w:rsid w:val="00252EA2"/>
    <w:rsid w:val="00253062"/>
    <w:rsid w:val="00253774"/>
    <w:rsid w:val="002537CA"/>
    <w:rsid w:val="00253C8A"/>
    <w:rsid w:val="002542A0"/>
    <w:rsid w:val="00254AEC"/>
    <w:rsid w:val="00254DB7"/>
    <w:rsid w:val="00254E3E"/>
    <w:rsid w:val="00255079"/>
    <w:rsid w:val="002551FD"/>
    <w:rsid w:val="002553D6"/>
    <w:rsid w:val="002554E3"/>
    <w:rsid w:val="0025599D"/>
    <w:rsid w:val="00255A5F"/>
    <w:rsid w:val="0025609B"/>
    <w:rsid w:val="002562A6"/>
    <w:rsid w:val="002571A1"/>
    <w:rsid w:val="00257430"/>
    <w:rsid w:val="00257512"/>
    <w:rsid w:val="0025770E"/>
    <w:rsid w:val="0025781B"/>
    <w:rsid w:val="002578A0"/>
    <w:rsid w:val="00257A48"/>
    <w:rsid w:val="00257ABD"/>
    <w:rsid w:val="00257C35"/>
    <w:rsid w:val="00257F6B"/>
    <w:rsid w:val="00257FF1"/>
    <w:rsid w:val="002605D4"/>
    <w:rsid w:val="002609ED"/>
    <w:rsid w:val="00260E34"/>
    <w:rsid w:val="0026128E"/>
    <w:rsid w:val="00261370"/>
    <w:rsid w:val="002613F8"/>
    <w:rsid w:val="0026152D"/>
    <w:rsid w:val="0026153D"/>
    <w:rsid w:val="002615D3"/>
    <w:rsid w:val="002617D7"/>
    <w:rsid w:val="002617E5"/>
    <w:rsid w:val="002619B3"/>
    <w:rsid w:val="00261B10"/>
    <w:rsid w:val="00261BD5"/>
    <w:rsid w:val="00261F7B"/>
    <w:rsid w:val="0026215A"/>
    <w:rsid w:val="002623B6"/>
    <w:rsid w:val="00262473"/>
    <w:rsid w:val="002624E6"/>
    <w:rsid w:val="00262A8A"/>
    <w:rsid w:val="00262D35"/>
    <w:rsid w:val="0026311E"/>
    <w:rsid w:val="00263E32"/>
    <w:rsid w:val="00264336"/>
    <w:rsid w:val="002643E5"/>
    <w:rsid w:val="00264ACB"/>
    <w:rsid w:val="00264DD2"/>
    <w:rsid w:val="00264F27"/>
    <w:rsid w:val="002653DE"/>
    <w:rsid w:val="0026555E"/>
    <w:rsid w:val="00265D05"/>
    <w:rsid w:val="002661E2"/>
    <w:rsid w:val="00266D18"/>
    <w:rsid w:val="00267A73"/>
    <w:rsid w:val="00267CD3"/>
    <w:rsid w:val="00267F34"/>
    <w:rsid w:val="00267F61"/>
    <w:rsid w:val="00270019"/>
    <w:rsid w:val="00270289"/>
    <w:rsid w:val="002705AC"/>
    <w:rsid w:val="002705B4"/>
    <w:rsid w:val="0027075B"/>
    <w:rsid w:val="00270815"/>
    <w:rsid w:val="0027083B"/>
    <w:rsid w:val="0027083C"/>
    <w:rsid w:val="00270B46"/>
    <w:rsid w:val="00270B49"/>
    <w:rsid w:val="00270B7F"/>
    <w:rsid w:val="00270D8C"/>
    <w:rsid w:val="002716B5"/>
    <w:rsid w:val="00271CF0"/>
    <w:rsid w:val="00271E46"/>
    <w:rsid w:val="00271FB0"/>
    <w:rsid w:val="002721E5"/>
    <w:rsid w:val="00272805"/>
    <w:rsid w:val="00272A62"/>
    <w:rsid w:val="00272BD4"/>
    <w:rsid w:val="00272F50"/>
    <w:rsid w:val="00273141"/>
    <w:rsid w:val="00273B6D"/>
    <w:rsid w:val="00273CC5"/>
    <w:rsid w:val="00273D6F"/>
    <w:rsid w:val="00273E04"/>
    <w:rsid w:val="002747B3"/>
    <w:rsid w:val="00274AC5"/>
    <w:rsid w:val="00274B46"/>
    <w:rsid w:val="00274C23"/>
    <w:rsid w:val="00274DDF"/>
    <w:rsid w:val="00274DF6"/>
    <w:rsid w:val="00275AC6"/>
    <w:rsid w:val="00275D89"/>
    <w:rsid w:val="00275DBF"/>
    <w:rsid w:val="00275E9D"/>
    <w:rsid w:val="00275F4F"/>
    <w:rsid w:val="0027605C"/>
    <w:rsid w:val="002769F4"/>
    <w:rsid w:val="002769FB"/>
    <w:rsid w:val="00276B64"/>
    <w:rsid w:val="00276CD7"/>
    <w:rsid w:val="0027741A"/>
    <w:rsid w:val="00277463"/>
    <w:rsid w:val="002775DE"/>
    <w:rsid w:val="00277670"/>
    <w:rsid w:val="00277AB4"/>
    <w:rsid w:val="00277B24"/>
    <w:rsid w:val="00280049"/>
    <w:rsid w:val="002800EF"/>
    <w:rsid w:val="00280878"/>
    <w:rsid w:val="0028093B"/>
    <w:rsid w:val="00280B9C"/>
    <w:rsid w:val="00280E58"/>
    <w:rsid w:val="002814B5"/>
    <w:rsid w:val="002817E9"/>
    <w:rsid w:val="0028180E"/>
    <w:rsid w:val="00281E81"/>
    <w:rsid w:val="002820A8"/>
    <w:rsid w:val="00282296"/>
    <w:rsid w:val="0028231B"/>
    <w:rsid w:val="00282631"/>
    <w:rsid w:val="0028266C"/>
    <w:rsid w:val="0028294A"/>
    <w:rsid w:val="00282AC0"/>
    <w:rsid w:val="00282EF2"/>
    <w:rsid w:val="0028354E"/>
    <w:rsid w:val="0028380F"/>
    <w:rsid w:val="00283EC2"/>
    <w:rsid w:val="00283F80"/>
    <w:rsid w:val="00283FA0"/>
    <w:rsid w:val="00284261"/>
    <w:rsid w:val="00284446"/>
    <w:rsid w:val="002844B3"/>
    <w:rsid w:val="002845F2"/>
    <w:rsid w:val="002847FA"/>
    <w:rsid w:val="00284E68"/>
    <w:rsid w:val="00284EC1"/>
    <w:rsid w:val="002853F0"/>
    <w:rsid w:val="002856A6"/>
    <w:rsid w:val="00285779"/>
    <w:rsid w:val="00285835"/>
    <w:rsid w:val="00285E33"/>
    <w:rsid w:val="00286473"/>
    <w:rsid w:val="0028657C"/>
    <w:rsid w:val="0028702F"/>
    <w:rsid w:val="002871DA"/>
    <w:rsid w:val="0028741A"/>
    <w:rsid w:val="00287EB8"/>
    <w:rsid w:val="0029017A"/>
    <w:rsid w:val="00290182"/>
    <w:rsid w:val="002902E5"/>
    <w:rsid w:val="00290B30"/>
    <w:rsid w:val="00291192"/>
    <w:rsid w:val="00291247"/>
    <w:rsid w:val="0029129D"/>
    <w:rsid w:val="002916FF"/>
    <w:rsid w:val="002919EE"/>
    <w:rsid w:val="00291FCF"/>
    <w:rsid w:val="002922BF"/>
    <w:rsid w:val="00292B92"/>
    <w:rsid w:val="002932C7"/>
    <w:rsid w:val="002934E9"/>
    <w:rsid w:val="00294325"/>
    <w:rsid w:val="0029462E"/>
    <w:rsid w:val="002947AC"/>
    <w:rsid w:val="00294BF3"/>
    <w:rsid w:val="00294F70"/>
    <w:rsid w:val="00295B02"/>
    <w:rsid w:val="002962C2"/>
    <w:rsid w:val="002965D4"/>
    <w:rsid w:val="0029664A"/>
    <w:rsid w:val="00296A1F"/>
    <w:rsid w:val="00296C52"/>
    <w:rsid w:val="00296CB8"/>
    <w:rsid w:val="002971D4"/>
    <w:rsid w:val="00297BF6"/>
    <w:rsid w:val="00297DA1"/>
    <w:rsid w:val="002A0210"/>
    <w:rsid w:val="002A04EC"/>
    <w:rsid w:val="002A09AB"/>
    <w:rsid w:val="002A0A52"/>
    <w:rsid w:val="002A0D5A"/>
    <w:rsid w:val="002A1787"/>
    <w:rsid w:val="002A17E8"/>
    <w:rsid w:val="002A1A2A"/>
    <w:rsid w:val="002A1BA4"/>
    <w:rsid w:val="002A1F35"/>
    <w:rsid w:val="002A295F"/>
    <w:rsid w:val="002A3020"/>
    <w:rsid w:val="002A315F"/>
    <w:rsid w:val="002A34F3"/>
    <w:rsid w:val="002A37D2"/>
    <w:rsid w:val="002A39E1"/>
    <w:rsid w:val="002A3A13"/>
    <w:rsid w:val="002A3ACD"/>
    <w:rsid w:val="002A3D88"/>
    <w:rsid w:val="002A3F33"/>
    <w:rsid w:val="002A4132"/>
    <w:rsid w:val="002A46F1"/>
    <w:rsid w:val="002A513B"/>
    <w:rsid w:val="002A58D2"/>
    <w:rsid w:val="002A5EA9"/>
    <w:rsid w:val="002A6176"/>
    <w:rsid w:val="002A632D"/>
    <w:rsid w:val="002A63BC"/>
    <w:rsid w:val="002A65D4"/>
    <w:rsid w:val="002A687C"/>
    <w:rsid w:val="002A68EE"/>
    <w:rsid w:val="002A6ADC"/>
    <w:rsid w:val="002A6C2C"/>
    <w:rsid w:val="002A75BE"/>
    <w:rsid w:val="002A7667"/>
    <w:rsid w:val="002A7A6B"/>
    <w:rsid w:val="002A7DA5"/>
    <w:rsid w:val="002B016D"/>
    <w:rsid w:val="002B0515"/>
    <w:rsid w:val="002B0733"/>
    <w:rsid w:val="002B0BB1"/>
    <w:rsid w:val="002B0D90"/>
    <w:rsid w:val="002B0E0F"/>
    <w:rsid w:val="002B1022"/>
    <w:rsid w:val="002B1362"/>
    <w:rsid w:val="002B15C7"/>
    <w:rsid w:val="002B1A6D"/>
    <w:rsid w:val="002B1C3C"/>
    <w:rsid w:val="002B1D5D"/>
    <w:rsid w:val="002B1FB0"/>
    <w:rsid w:val="002B1FCB"/>
    <w:rsid w:val="002B1FD7"/>
    <w:rsid w:val="002B26C7"/>
    <w:rsid w:val="002B27EF"/>
    <w:rsid w:val="002B2E2B"/>
    <w:rsid w:val="002B31AA"/>
    <w:rsid w:val="002B31D1"/>
    <w:rsid w:val="002B34BE"/>
    <w:rsid w:val="002B3596"/>
    <w:rsid w:val="002B366C"/>
    <w:rsid w:val="002B38C6"/>
    <w:rsid w:val="002B3C87"/>
    <w:rsid w:val="002B3D75"/>
    <w:rsid w:val="002B3E61"/>
    <w:rsid w:val="002B3E7A"/>
    <w:rsid w:val="002B40FF"/>
    <w:rsid w:val="002B496C"/>
    <w:rsid w:val="002B4F8A"/>
    <w:rsid w:val="002B4F90"/>
    <w:rsid w:val="002B578F"/>
    <w:rsid w:val="002B5B64"/>
    <w:rsid w:val="002B5C4E"/>
    <w:rsid w:val="002B5CFB"/>
    <w:rsid w:val="002B6452"/>
    <w:rsid w:val="002B67DB"/>
    <w:rsid w:val="002B67DD"/>
    <w:rsid w:val="002B6AE5"/>
    <w:rsid w:val="002B6B53"/>
    <w:rsid w:val="002B6BA5"/>
    <w:rsid w:val="002B77F0"/>
    <w:rsid w:val="002B790D"/>
    <w:rsid w:val="002B7ABB"/>
    <w:rsid w:val="002B7ED3"/>
    <w:rsid w:val="002C051D"/>
    <w:rsid w:val="002C0580"/>
    <w:rsid w:val="002C0689"/>
    <w:rsid w:val="002C0853"/>
    <w:rsid w:val="002C0A92"/>
    <w:rsid w:val="002C125C"/>
    <w:rsid w:val="002C14F4"/>
    <w:rsid w:val="002C1514"/>
    <w:rsid w:val="002C17E9"/>
    <w:rsid w:val="002C194B"/>
    <w:rsid w:val="002C1BDF"/>
    <w:rsid w:val="002C22A3"/>
    <w:rsid w:val="002C2437"/>
    <w:rsid w:val="002C2500"/>
    <w:rsid w:val="002C25C5"/>
    <w:rsid w:val="002C2990"/>
    <w:rsid w:val="002C2A33"/>
    <w:rsid w:val="002C2F32"/>
    <w:rsid w:val="002C30D0"/>
    <w:rsid w:val="002C3127"/>
    <w:rsid w:val="002C32E1"/>
    <w:rsid w:val="002C38DE"/>
    <w:rsid w:val="002C3BCD"/>
    <w:rsid w:val="002C42FA"/>
    <w:rsid w:val="002C43EF"/>
    <w:rsid w:val="002C4528"/>
    <w:rsid w:val="002C458B"/>
    <w:rsid w:val="002C4A88"/>
    <w:rsid w:val="002C58D0"/>
    <w:rsid w:val="002C5C29"/>
    <w:rsid w:val="002C5DB2"/>
    <w:rsid w:val="002C6006"/>
    <w:rsid w:val="002C62BC"/>
    <w:rsid w:val="002C6E14"/>
    <w:rsid w:val="002C7AC5"/>
    <w:rsid w:val="002C7C01"/>
    <w:rsid w:val="002C7CA3"/>
    <w:rsid w:val="002D0087"/>
    <w:rsid w:val="002D016E"/>
    <w:rsid w:val="002D075B"/>
    <w:rsid w:val="002D0849"/>
    <w:rsid w:val="002D099C"/>
    <w:rsid w:val="002D0A7A"/>
    <w:rsid w:val="002D1954"/>
    <w:rsid w:val="002D1D52"/>
    <w:rsid w:val="002D23B8"/>
    <w:rsid w:val="002D2691"/>
    <w:rsid w:val="002D28B8"/>
    <w:rsid w:val="002D2912"/>
    <w:rsid w:val="002D324E"/>
    <w:rsid w:val="002D35D9"/>
    <w:rsid w:val="002D3952"/>
    <w:rsid w:val="002D3CB2"/>
    <w:rsid w:val="002D418D"/>
    <w:rsid w:val="002D4459"/>
    <w:rsid w:val="002D47EB"/>
    <w:rsid w:val="002D4A2C"/>
    <w:rsid w:val="002D57F7"/>
    <w:rsid w:val="002D5912"/>
    <w:rsid w:val="002D5976"/>
    <w:rsid w:val="002D5A4F"/>
    <w:rsid w:val="002D5E23"/>
    <w:rsid w:val="002D5F66"/>
    <w:rsid w:val="002D60B7"/>
    <w:rsid w:val="002D62C8"/>
    <w:rsid w:val="002D63AB"/>
    <w:rsid w:val="002D68C5"/>
    <w:rsid w:val="002D6A14"/>
    <w:rsid w:val="002D6A96"/>
    <w:rsid w:val="002D6BAC"/>
    <w:rsid w:val="002D6BB2"/>
    <w:rsid w:val="002D6E67"/>
    <w:rsid w:val="002D6FE1"/>
    <w:rsid w:val="002D733B"/>
    <w:rsid w:val="002D74FC"/>
    <w:rsid w:val="002D7E03"/>
    <w:rsid w:val="002E0470"/>
    <w:rsid w:val="002E0525"/>
    <w:rsid w:val="002E065E"/>
    <w:rsid w:val="002E0689"/>
    <w:rsid w:val="002E1365"/>
    <w:rsid w:val="002E17C1"/>
    <w:rsid w:val="002E1931"/>
    <w:rsid w:val="002E19D9"/>
    <w:rsid w:val="002E1D04"/>
    <w:rsid w:val="002E200D"/>
    <w:rsid w:val="002E2796"/>
    <w:rsid w:val="002E2D64"/>
    <w:rsid w:val="002E2F51"/>
    <w:rsid w:val="002E38AA"/>
    <w:rsid w:val="002E3935"/>
    <w:rsid w:val="002E3AAF"/>
    <w:rsid w:val="002E3AF0"/>
    <w:rsid w:val="002E3DB3"/>
    <w:rsid w:val="002E4633"/>
    <w:rsid w:val="002E49A2"/>
    <w:rsid w:val="002E4BD9"/>
    <w:rsid w:val="002E51EB"/>
    <w:rsid w:val="002E55F4"/>
    <w:rsid w:val="002E5644"/>
    <w:rsid w:val="002E5CB0"/>
    <w:rsid w:val="002E5D3C"/>
    <w:rsid w:val="002E5E80"/>
    <w:rsid w:val="002E5FF9"/>
    <w:rsid w:val="002E60A7"/>
    <w:rsid w:val="002E60C7"/>
    <w:rsid w:val="002E66E0"/>
    <w:rsid w:val="002E6D67"/>
    <w:rsid w:val="002E6D72"/>
    <w:rsid w:val="002E6F57"/>
    <w:rsid w:val="002E71F2"/>
    <w:rsid w:val="002E759B"/>
    <w:rsid w:val="002E7FE6"/>
    <w:rsid w:val="002F053D"/>
    <w:rsid w:val="002F07E0"/>
    <w:rsid w:val="002F0ABE"/>
    <w:rsid w:val="002F0C0C"/>
    <w:rsid w:val="002F0D5D"/>
    <w:rsid w:val="002F109F"/>
    <w:rsid w:val="002F10B0"/>
    <w:rsid w:val="002F10BF"/>
    <w:rsid w:val="002F16FC"/>
    <w:rsid w:val="002F1A61"/>
    <w:rsid w:val="002F1AB4"/>
    <w:rsid w:val="002F1E4B"/>
    <w:rsid w:val="002F20F5"/>
    <w:rsid w:val="002F2137"/>
    <w:rsid w:val="002F21AF"/>
    <w:rsid w:val="002F286B"/>
    <w:rsid w:val="002F2C50"/>
    <w:rsid w:val="002F2DC5"/>
    <w:rsid w:val="002F2E1E"/>
    <w:rsid w:val="002F2E29"/>
    <w:rsid w:val="002F2E6D"/>
    <w:rsid w:val="002F2E6E"/>
    <w:rsid w:val="002F3107"/>
    <w:rsid w:val="002F332D"/>
    <w:rsid w:val="002F3707"/>
    <w:rsid w:val="002F384B"/>
    <w:rsid w:val="002F3EAB"/>
    <w:rsid w:val="002F3EFD"/>
    <w:rsid w:val="002F47DF"/>
    <w:rsid w:val="002F4DE6"/>
    <w:rsid w:val="002F5292"/>
    <w:rsid w:val="002F5777"/>
    <w:rsid w:val="002F5869"/>
    <w:rsid w:val="002F59AB"/>
    <w:rsid w:val="002F5A3C"/>
    <w:rsid w:val="002F6054"/>
    <w:rsid w:val="002F6A5F"/>
    <w:rsid w:val="002F6D32"/>
    <w:rsid w:val="002F6F14"/>
    <w:rsid w:val="002F72B2"/>
    <w:rsid w:val="002F72EE"/>
    <w:rsid w:val="002F7896"/>
    <w:rsid w:val="002F79EE"/>
    <w:rsid w:val="002F7A3C"/>
    <w:rsid w:val="002F7DEA"/>
    <w:rsid w:val="00300422"/>
    <w:rsid w:val="00300493"/>
    <w:rsid w:val="00300597"/>
    <w:rsid w:val="003009D0"/>
    <w:rsid w:val="00300F31"/>
    <w:rsid w:val="00301816"/>
    <w:rsid w:val="003018DE"/>
    <w:rsid w:val="00301B8F"/>
    <w:rsid w:val="00302296"/>
    <w:rsid w:val="003023B9"/>
    <w:rsid w:val="0030263B"/>
    <w:rsid w:val="00302699"/>
    <w:rsid w:val="003039BA"/>
    <w:rsid w:val="00303A0D"/>
    <w:rsid w:val="00303BD1"/>
    <w:rsid w:val="00303E72"/>
    <w:rsid w:val="00303E94"/>
    <w:rsid w:val="00304514"/>
    <w:rsid w:val="0030493D"/>
    <w:rsid w:val="00304A21"/>
    <w:rsid w:val="00304B2F"/>
    <w:rsid w:val="00304DBD"/>
    <w:rsid w:val="00304EA7"/>
    <w:rsid w:val="00305979"/>
    <w:rsid w:val="003059DC"/>
    <w:rsid w:val="00305B92"/>
    <w:rsid w:val="00305DC2"/>
    <w:rsid w:val="00305E8B"/>
    <w:rsid w:val="00306227"/>
    <w:rsid w:val="00306325"/>
    <w:rsid w:val="00306397"/>
    <w:rsid w:val="00306462"/>
    <w:rsid w:val="00306EF9"/>
    <w:rsid w:val="0030755E"/>
    <w:rsid w:val="0030771B"/>
    <w:rsid w:val="003077E2"/>
    <w:rsid w:val="00307BFD"/>
    <w:rsid w:val="00307DDE"/>
    <w:rsid w:val="00307F7A"/>
    <w:rsid w:val="00310228"/>
    <w:rsid w:val="00310520"/>
    <w:rsid w:val="00310BF6"/>
    <w:rsid w:val="0031121D"/>
    <w:rsid w:val="00311318"/>
    <w:rsid w:val="00311433"/>
    <w:rsid w:val="003116D3"/>
    <w:rsid w:val="0031183B"/>
    <w:rsid w:val="00311BA0"/>
    <w:rsid w:val="00312587"/>
    <w:rsid w:val="003126E2"/>
    <w:rsid w:val="00312773"/>
    <w:rsid w:val="003128A6"/>
    <w:rsid w:val="003130C8"/>
    <w:rsid w:val="003138A9"/>
    <w:rsid w:val="00313B13"/>
    <w:rsid w:val="00313E1B"/>
    <w:rsid w:val="00314198"/>
    <w:rsid w:val="00314298"/>
    <w:rsid w:val="003146C3"/>
    <w:rsid w:val="00314AF5"/>
    <w:rsid w:val="00314B2A"/>
    <w:rsid w:val="00315409"/>
    <w:rsid w:val="00315778"/>
    <w:rsid w:val="00315A48"/>
    <w:rsid w:val="00315ADA"/>
    <w:rsid w:val="00316BBA"/>
    <w:rsid w:val="00316BBB"/>
    <w:rsid w:val="00316FB7"/>
    <w:rsid w:val="0031707B"/>
    <w:rsid w:val="00317294"/>
    <w:rsid w:val="00317352"/>
    <w:rsid w:val="003177AE"/>
    <w:rsid w:val="00317811"/>
    <w:rsid w:val="00317992"/>
    <w:rsid w:val="00317E3D"/>
    <w:rsid w:val="00317E6A"/>
    <w:rsid w:val="00317ED1"/>
    <w:rsid w:val="0032001A"/>
    <w:rsid w:val="0032001F"/>
    <w:rsid w:val="00320479"/>
    <w:rsid w:val="00321178"/>
    <w:rsid w:val="00321448"/>
    <w:rsid w:val="003215B5"/>
    <w:rsid w:val="003215F6"/>
    <w:rsid w:val="0032194D"/>
    <w:rsid w:val="003219BD"/>
    <w:rsid w:val="0032201E"/>
    <w:rsid w:val="00322124"/>
    <w:rsid w:val="00322381"/>
    <w:rsid w:val="00322CF3"/>
    <w:rsid w:val="00322F2D"/>
    <w:rsid w:val="0032338A"/>
    <w:rsid w:val="0032339A"/>
    <w:rsid w:val="003233A9"/>
    <w:rsid w:val="0032355C"/>
    <w:rsid w:val="003235D2"/>
    <w:rsid w:val="00323707"/>
    <w:rsid w:val="003237F2"/>
    <w:rsid w:val="00323E48"/>
    <w:rsid w:val="00323ED6"/>
    <w:rsid w:val="00323F33"/>
    <w:rsid w:val="0032428B"/>
    <w:rsid w:val="0032439E"/>
    <w:rsid w:val="00324837"/>
    <w:rsid w:val="00324AFF"/>
    <w:rsid w:val="00324DE5"/>
    <w:rsid w:val="00324F1A"/>
    <w:rsid w:val="00325968"/>
    <w:rsid w:val="00325B4C"/>
    <w:rsid w:val="00325D84"/>
    <w:rsid w:val="00325FF2"/>
    <w:rsid w:val="003262D7"/>
    <w:rsid w:val="003265F2"/>
    <w:rsid w:val="00326772"/>
    <w:rsid w:val="00326A95"/>
    <w:rsid w:val="00326BD3"/>
    <w:rsid w:val="00327069"/>
    <w:rsid w:val="00327249"/>
    <w:rsid w:val="003278F1"/>
    <w:rsid w:val="00327AD3"/>
    <w:rsid w:val="00327D30"/>
    <w:rsid w:val="00330078"/>
    <w:rsid w:val="00330205"/>
    <w:rsid w:val="003303EE"/>
    <w:rsid w:val="00330792"/>
    <w:rsid w:val="00330835"/>
    <w:rsid w:val="0033095C"/>
    <w:rsid w:val="00330D5B"/>
    <w:rsid w:val="00331628"/>
    <w:rsid w:val="003317CC"/>
    <w:rsid w:val="00331A70"/>
    <w:rsid w:val="00331AB1"/>
    <w:rsid w:val="00331E71"/>
    <w:rsid w:val="00331EB4"/>
    <w:rsid w:val="00332452"/>
    <w:rsid w:val="0033250D"/>
    <w:rsid w:val="003327F8"/>
    <w:rsid w:val="00332926"/>
    <w:rsid w:val="003329AA"/>
    <w:rsid w:val="00332A74"/>
    <w:rsid w:val="00332E1D"/>
    <w:rsid w:val="00332F04"/>
    <w:rsid w:val="003331C5"/>
    <w:rsid w:val="0033338C"/>
    <w:rsid w:val="0033349E"/>
    <w:rsid w:val="003336CD"/>
    <w:rsid w:val="00333764"/>
    <w:rsid w:val="00333A25"/>
    <w:rsid w:val="00333C55"/>
    <w:rsid w:val="00334156"/>
    <w:rsid w:val="0033459C"/>
    <w:rsid w:val="00334FD9"/>
    <w:rsid w:val="0033529E"/>
    <w:rsid w:val="003356DC"/>
    <w:rsid w:val="00335940"/>
    <w:rsid w:val="00335A98"/>
    <w:rsid w:val="00335C1B"/>
    <w:rsid w:val="0033655E"/>
    <w:rsid w:val="003366B9"/>
    <w:rsid w:val="00336D01"/>
    <w:rsid w:val="00336D8C"/>
    <w:rsid w:val="00336EF0"/>
    <w:rsid w:val="00337B07"/>
    <w:rsid w:val="00337EB9"/>
    <w:rsid w:val="00340021"/>
    <w:rsid w:val="003400F7"/>
    <w:rsid w:val="0034019F"/>
    <w:rsid w:val="00340311"/>
    <w:rsid w:val="00340547"/>
    <w:rsid w:val="00340CAD"/>
    <w:rsid w:val="00340D27"/>
    <w:rsid w:val="00340FD2"/>
    <w:rsid w:val="00341AF9"/>
    <w:rsid w:val="00342262"/>
    <w:rsid w:val="003425FE"/>
    <w:rsid w:val="003426AC"/>
    <w:rsid w:val="003428AC"/>
    <w:rsid w:val="00342A95"/>
    <w:rsid w:val="00342D56"/>
    <w:rsid w:val="00342ED9"/>
    <w:rsid w:val="003432B6"/>
    <w:rsid w:val="0034334C"/>
    <w:rsid w:val="003434D4"/>
    <w:rsid w:val="00343F51"/>
    <w:rsid w:val="00343FCC"/>
    <w:rsid w:val="003441A7"/>
    <w:rsid w:val="00344214"/>
    <w:rsid w:val="0034421E"/>
    <w:rsid w:val="0034433D"/>
    <w:rsid w:val="0034464A"/>
    <w:rsid w:val="00344A89"/>
    <w:rsid w:val="00344ECC"/>
    <w:rsid w:val="003453E5"/>
    <w:rsid w:val="0034551C"/>
    <w:rsid w:val="00345CDF"/>
    <w:rsid w:val="00346097"/>
    <w:rsid w:val="003461D3"/>
    <w:rsid w:val="00346CF2"/>
    <w:rsid w:val="00346DDD"/>
    <w:rsid w:val="00346E8E"/>
    <w:rsid w:val="00346EC8"/>
    <w:rsid w:val="003470B9"/>
    <w:rsid w:val="003473B4"/>
    <w:rsid w:val="003476C9"/>
    <w:rsid w:val="00347751"/>
    <w:rsid w:val="003478AF"/>
    <w:rsid w:val="00347BBB"/>
    <w:rsid w:val="00347D98"/>
    <w:rsid w:val="00347E78"/>
    <w:rsid w:val="003506C5"/>
    <w:rsid w:val="00350965"/>
    <w:rsid w:val="00350A13"/>
    <w:rsid w:val="00350FB7"/>
    <w:rsid w:val="0035149E"/>
    <w:rsid w:val="00351D69"/>
    <w:rsid w:val="00352729"/>
    <w:rsid w:val="00352BE0"/>
    <w:rsid w:val="00352DD7"/>
    <w:rsid w:val="00352F9C"/>
    <w:rsid w:val="00352FB7"/>
    <w:rsid w:val="00353686"/>
    <w:rsid w:val="00353808"/>
    <w:rsid w:val="0035393C"/>
    <w:rsid w:val="00353949"/>
    <w:rsid w:val="00353A5F"/>
    <w:rsid w:val="00353FD5"/>
    <w:rsid w:val="003541AB"/>
    <w:rsid w:val="00354576"/>
    <w:rsid w:val="0035498D"/>
    <w:rsid w:val="00354DBB"/>
    <w:rsid w:val="00355073"/>
    <w:rsid w:val="00355593"/>
    <w:rsid w:val="00355B85"/>
    <w:rsid w:val="00355C6F"/>
    <w:rsid w:val="00355EE5"/>
    <w:rsid w:val="00355F60"/>
    <w:rsid w:val="0035619D"/>
    <w:rsid w:val="00356387"/>
    <w:rsid w:val="00356421"/>
    <w:rsid w:val="003565D6"/>
    <w:rsid w:val="003569F9"/>
    <w:rsid w:val="00357293"/>
    <w:rsid w:val="00357672"/>
    <w:rsid w:val="003576D3"/>
    <w:rsid w:val="003576F5"/>
    <w:rsid w:val="00357AA9"/>
    <w:rsid w:val="00357CA9"/>
    <w:rsid w:val="00357FF5"/>
    <w:rsid w:val="00360464"/>
    <w:rsid w:val="00360754"/>
    <w:rsid w:val="00360813"/>
    <w:rsid w:val="00360B42"/>
    <w:rsid w:val="00361048"/>
    <w:rsid w:val="0036109F"/>
    <w:rsid w:val="003613D2"/>
    <w:rsid w:val="003613E9"/>
    <w:rsid w:val="003614F3"/>
    <w:rsid w:val="00361565"/>
    <w:rsid w:val="003616DC"/>
    <w:rsid w:val="00361823"/>
    <w:rsid w:val="00361887"/>
    <w:rsid w:val="00361990"/>
    <w:rsid w:val="00361AC2"/>
    <w:rsid w:val="00361D75"/>
    <w:rsid w:val="00361E01"/>
    <w:rsid w:val="00361F62"/>
    <w:rsid w:val="00361F98"/>
    <w:rsid w:val="00362005"/>
    <w:rsid w:val="003620D5"/>
    <w:rsid w:val="003624A4"/>
    <w:rsid w:val="00362976"/>
    <w:rsid w:val="00362D3F"/>
    <w:rsid w:val="00362D9E"/>
    <w:rsid w:val="0036359B"/>
    <w:rsid w:val="003637BA"/>
    <w:rsid w:val="00363AB2"/>
    <w:rsid w:val="003641E5"/>
    <w:rsid w:val="003644CD"/>
    <w:rsid w:val="00364674"/>
    <w:rsid w:val="00364F5F"/>
    <w:rsid w:val="003651F7"/>
    <w:rsid w:val="003652D4"/>
    <w:rsid w:val="00365434"/>
    <w:rsid w:val="00365608"/>
    <w:rsid w:val="003656E7"/>
    <w:rsid w:val="003658DB"/>
    <w:rsid w:val="003658EC"/>
    <w:rsid w:val="00365985"/>
    <w:rsid w:val="00365AF2"/>
    <w:rsid w:val="00365C77"/>
    <w:rsid w:val="00365D3C"/>
    <w:rsid w:val="003663B4"/>
    <w:rsid w:val="003665C3"/>
    <w:rsid w:val="003665C5"/>
    <w:rsid w:val="0036699E"/>
    <w:rsid w:val="003669D8"/>
    <w:rsid w:val="00366AC9"/>
    <w:rsid w:val="00366DA3"/>
    <w:rsid w:val="00366E4D"/>
    <w:rsid w:val="00366E5A"/>
    <w:rsid w:val="00367326"/>
    <w:rsid w:val="00367910"/>
    <w:rsid w:val="00367A89"/>
    <w:rsid w:val="00367B3B"/>
    <w:rsid w:val="00367E56"/>
    <w:rsid w:val="0037052C"/>
    <w:rsid w:val="00370839"/>
    <w:rsid w:val="00370A50"/>
    <w:rsid w:val="00370E6E"/>
    <w:rsid w:val="003710C7"/>
    <w:rsid w:val="00371110"/>
    <w:rsid w:val="003712CF"/>
    <w:rsid w:val="003717C9"/>
    <w:rsid w:val="00371A60"/>
    <w:rsid w:val="00371EB7"/>
    <w:rsid w:val="00372124"/>
    <w:rsid w:val="003723F3"/>
    <w:rsid w:val="00372C5E"/>
    <w:rsid w:val="00372CC6"/>
    <w:rsid w:val="00373048"/>
    <w:rsid w:val="0037378E"/>
    <w:rsid w:val="00373E85"/>
    <w:rsid w:val="00373F2F"/>
    <w:rsid w:val="003740A3"/>
    <w:rsid w:val="003745BD"/>
    <w:rsid w:val="00374A3C"/>
    <w:rsid w:val="00374F6D"/>
    <w:rsid w:val="00375786"/>
    <w:rsid w:val="00375876"/>
    <w:rsid w:val="003758A2"/>
    <w:rsid w:val="00375AAD"/>
    <w:rsid w:val="00375EAD"/>
    <w:rsid w:val="00375EAF"/>
    <w:rsid w:val="00376026"/>
    <w:rsid w:val="003764D1"/>
    <w:rsid w:val="003768ED"/>
    <w:rsid w:val="00376E26"/>
    <w:rsid w:val="00377696"/>
    <w:rsid w:val="0037789B"/>
    <w:rsid w:val="003779B8"/>
    <w:rsid w:val="00377C07"/>
    <w:rsid w:val="003800C2"/>
    <w:rsid w:val="0038025F"/>
    <w:rsid w:val="003809E8"/>
    <w:rsid w:val="003809FB"/>
    <w:rsid w:val="00380B4A"/>
    <w:rsid w:val="00380C07"/>
    <w:rsid w:val="003810F0"/>
    <w:rsid w:val="003815A1"/>
    <w:rsid w:val="0038169A"/>
    <w:rsid w:val="003819BD"/>
    <w:rsid w:val="00381BF6"/>
    <w:rsid w:val="00381C03"/>
    <w:rsid w:val="003820FC"/>
    <w:rsid w:val="003826F9"/>
    <w:rsid w:val="00382744"/>
    <w:rsid w:val="00383B04"/>
    <w:rsid w:val="00383F11"/>
    <w:rsid w:val="00383FB0"/>
    <w:rsid w:val="003844E7"/>
    <w:rsid w:val="003845BA"/>
    <w:rsid w:val="00384B80"/>
    <w:rsid w:val="00384DA8"/>
    <w:rsid w:val="00385439"/>
    <w:rsid w:val="00385617"/>
    <w:rsid w:val="00385CB8"/>
    <w:rsid w:val="00385E96"/>
    <w:rsid w:val="003861F1"/>
    <w:rsid w:val="00386353"/>
    <w:rsid w:val="0038675B"/>
    <w:rsid w:val="0038690E"/>
    <w:rsid w:val="00386A47"/>
    <w:rsid w:val="00386EA8"/>
    <w:rsid w:val="00386ED1"/>
    <w:rsid w:val="0038709C"/>
    <w:rsid w:val="003875DA"/>
    <w:rsid w:val="00387C2F"/>
    <w:rsid w:val="00387FEA"/>
    <w:rsid w:val="0039006F"/>
    <w:rsid w:val="00390D03"/>
    <w:rsid w:val="00390E92"/>
    <w:rsid w:val="00390F0C"/>
    <w:rsid w:val="00391C53"/>
    <w:rsid w:val="003920F1"/>
    <w:rsid w:val="003923AE"/>
    <w:rsid w:val="003927E9"/>
    <w:rsid w:val="00393696"/>
    <w:rsid w:val="003937F9"/>
    <w:rsid w:val="00393D67"/>
    <w:rsid w:val="00393FBC"/>
    <w:rsid w:val="00394580"/>
    <w:rsid w:val="00394AF1"/>
    <w:rsid w:val="00394D6F"/>
    <w:rsid w:val="00394D70"/>
    <w:rsid w:val="00394E77"/>
    <w:rsid w:val="003950B2"/>
    <w:rsid w:val="00395E39"/>
    <w:rsid w:val="00395E3D"/>
    <w:rsid w:val="00396237"/>
    <w:rsid w:val="00396335"/>
    <w:rsid w:val="003965DC"/>
    <w:rsid w:val="00396D58"/>
    <w:rsid w:val="003970C4"/>
    <w:rsid w:val="003970EB"/>
    <w:rsid w:val="00397102"/>
    <w:rsid w:val="003972F3"/>
    <w:rsid w:val="0039733E"/>
    <w:rsid w:val="003973BC"/>
    <w:rsid w:val="003978A5"/>
    <w:rsid w:val="00397929"/>
    <w:rsid w:val="00397CEA"/>
    <w:rsid w:val="003A007A"/>
    <w:rsid w:val="003A04E6"/>
    <w:rsid w:val="003A06B4"/>
    <w:rsid w:val="003A07C2"/>
    <w:rsid w:val="003A0BD6"/>
    <w:rsid w:val="003A150D"/>
    <w:rsid w:val="003A19AE"/>
    <w:rsid w:val="003A1C32"/>
    <w:rsid w:val="003A1ED2"/>
    <w:rsid w:val="003A207C"/>
    <w:rsid w:val="003A2131"/>
    <w:rsid w:val="003A21F0"/>
    <w:rsid w:val="003A291A"/>
    <w:rsid w:val="003A30C1"/>
    <w:rsid w:val="003A3451"/>
    <w:rsid w:val="003A3475"/>
    <w:rsid w:val="003A3643"/>
    <w:rsid w:val="003A37BD"/>
    <w:rsid w:val="003A449D"/>
    <w:rsid w:val="003A4901"/>
    <w:rsid w:val="003A4C36"/>
    <w:rsid w:val="003A4DD4"/>
    <w:rsid w:val="003A4DF2"/>
    <w:rsid w:val="003A4E61"/>
    <w:rsid w:val="003A4F21"/>
    <w:rsid w:val="003A4F81"/>
    <w:rsid w:val="003A5524"/>
    <w:rsid w:val="003A5BCC"/>
    <w:rsid w:val="003A5DC6"/>
    <w:rsid w:val="003A5F7E"/>
    <w:rsid w:val="003A605C"/>
    <w:rsid w:val="003A61B5"/>
    <w:rsid w:val="003A62A8"/>
    <w:rsid w:val="003A6FF5"/>
    <w:rsid w:val="003A751A"/>
    <w:rsid w:val="003A7908"/>
    <w:rsid w:val="003A7C3A"/>
    <w:rsid w:val="003A7D64"/>
    <w:rsid w:val="003B014A"/>
    <w:rsid w:val="003B030D"/>
    <w:rsid w:val="003B0347"/>
    <w:rsid w:val="003B0978"/>
    <w:rsid w:val="003B0FB8"/>
    <w:rsid w:val="003B1461"/>
    <w:rsid w:val="003B18E9"/>
    <w:rsid w:val="003B1EAB"/>
    <w:rsid w:val="003B2108"/>
    <w:rsid w:val="003B255F"/>
    <w:rsid w:val="003B258E"/>
    <w:rsid w:val="003B264C"/>
    <w:rsid w:val="003B2916"/>
    <w:rsid w:val="003B2E6D"/>
    <w:rsid w:val="003B2E6F"/>
    <w:rsid w:val="003B34F7"/>
    <w:rsid w:val="003B3B5E"/>
    <w:rsid w:val="003B3FD0"/>
    <w:rsid w:val="003B3FE7"/>
    <w:rsid w:val="003B425E"/>
    <w:rsid w:val="003B4294"/>
    <w:rsid w:val="003B4424"/>
    <w:rsid w:val="003B457E"/>
    <w:rsid w:val="003B48FB"/>
    <w:rsid w:val="003B4B18"/>
    <w:rsid w:val="003B4B45"/>
    <w:rsid w:val="003B4C06"/>
    <w:rsid w:val="003B4D29"/>
    <w:rsid w:val="003B550A"/>
    <w:rsid w:val="003B5587"/>
    <w:rsid w:val="003B569D"/>
    <w:rsid w:val="003B5847"/>
    <w:rsid w:val="003B59C1"/>
    <w:rsid w:val="003B5AAC"/>
    <w:rsid w:val="003B5CF7"/>
    <w:rsid w:val="003B5E43"/>
    <w:rsid w:val="003B5F94"/>
    <w:rsid w:val="003B6144"/>
    <w:rsid w:val="003B63DF"/>
    <w:rsid w:val="003B63E9"/>
    <w:rsid w:val="003B66AA"/>
    <w:rsid w:val="003B67E1"/>
    <w:rsid w:val="003B6B7D"/>
    <w:rsid w:val="003B75CF"/>
    <w:rsid w:val="003B786E"/>
    <w:rsid w:val="003C00A8"/>
    <w:rsid w:val="003C0365"/>
    <w:rsid w:val="003C0452"/>
    <w:rsid w:val="003C064F"/>
    <w:rsid w:val="003C06AC"/>
    <w:rsid w:val="003C0B8B"/>
    <w:rsid w:val="003C0DC1"/>
    <w:rsid w:val="003C15E7"/>
    <w:rsid w:val="003C189F"/>
    <w:rsid w:val="003C19A2"/>
    <w:rsid w:val="003C1C1F"/>
    <w:rsid w:val="003C1D84"/>
    <w:rsid w:val="003C24E2"/>
    <w:rsid w:val="003C2519"/>
    <w:rsid w:val="003C2A40"/>
    <w:rsid w:val="003C2C9E"/>
    <w:rsid w:val="003C2F94"/>
    <w:rsid w:val="003C3153"/>
    <w:rsid w:val="003C31DB"/>
    <w:rsid w:val="003C32C1"/>
    <w:rsid w:val="003C3491"/>
    <w:rsid w:val="003C34E4"/>
    <w:rsid w:val="003C3A41"/>
    <w:rsid w:val="003C3B08"/>
    <w:rsid w:val="003C3B7F"/>
    <w:rsid w:val="003C3C4A"/>
    <w:rsid w:val="003C3F56"/>
    <w:rsid w:val="003C4052"/>
    <w:rsid w:val="003C4193"/>
    <w:rsid w:val="003C4203"/>
    <w:rsid w:val="003C4F81"/>
    <w:rsid w:val="003C5813"/>
    <w:rsid w:val="003C5DB8"/>
    <w:rsid w:val="003C6077"/>
    <w:rsid w:val="003C620C"/>
    <w:rsid w:val="003C6351"/>
    <w:rsid w:val="003C6363"/>
    <w:rsid w:val="003C667F"/>
    <w:rsid w:val="003C6D04"/>
    <w:rsid w:val="003C6DB4"/>
    <w:rsid w:val="003C6E42"/>
    <w:rsid w:val="003C76CF"/>
    <w:rsid w:val="003C7BF4"/>
    <w:rsid w:val="003D0557"/>
    <w:rsid w:val="003D0F3B"/>
    <w:rsid w:val="003D130B"/>
    <w:rsid w:val="003D1571"/>
    <w:rsid w:val="003D15E6"/>
    <w:rsid w:val="003D1692"/>
    <w:rsid w:val="003D173A"/>
    <w:rsid w:val="003D18DE"/>
    <w:rsid w:val="003D1B1E"/>
    <w:rsid w:val="003D1C4A"/>
    <w:rsid w:val="003D2065"/>
    <w:rsid w:val="003D22A2"/>
    <w:rsid w:val="003D284D"/>
    <w:rsid w:val="003D2D6F"/>
    <w:rsid w:val="003D2DA1"/>
    <w:rsid w:val="003D2F5D"/>
    <w:rsid w:val="003D36A0"/>
    <w:rsid w:val="003D3A5D"/>
    <w:rsid w:val="003D3C44"/>
    <w:rsid w:val="003D414A"/>
    <w:rsid w:val="003D4228"/>
    <w:rsid w:val="003D43F9"/>
    <w:rsid w:val="003D4A00"/>
    <w:rsid w:val="003D51D8"/>
    <w:rsid w:val="003D51DD"/>
    <w:rsid w:val="003D5570"/>
    <w:rsid w:val="003D5867"/>
    <w:rsid w:val="003D5DE7"/>
    <w:rsid w:val="003D66B0"/>
    <w:rsid w:val="003D67E8"/>
    <w:rsid w:val="003D68D4"/>
    <w:rsid w:val="003D69B7"/>
    <w:rsid w:val="003D7345"/>
    <w:rsid w:val="003D75F0"/>
    <w:rsid w:val="003D775B"/>
    <w:rsid w:val="003E0300"/>
    <w:rsid w:val="003E0697"/>
    <w:rsid w:val="003E0718"/>
    <w:rsid w:val="003E0BEA"/>
    <w:rsid w:val="003E0FF3"/>
    <w:rsid w:val="003E12C9"/>
    <w:rsid w:val="003E14AB"/>
    <w:rsid w:val="003E1C5B"/>
    <w:rsid w:val="003E1E0B"/>
    <w:rsid w:val="003E1E8B"/>
    <w:rsid w:val="003E1F80"/>
    <w:rsid w:val="003E2182"/>
    <w:rsid w:val="003E222C"/>
    <w:rsid w:val="003E23A5"/>
    <w:rsid w:val="003E2683"/>
    <w:rsid w:val="003E296E"/>
    <w:rsid w:val="003E2D73"/>
    <w:rsid w:val="003E2EB7"/>
    <w:rsid w:val="003E2F86"/>
    <w:rsid w:val="003E2FA2"/>
    <w:rsid w:val="003E359E"/>
    <w:rsid w:val="003E4574"/>
    <w:rsid w:val="003E469E"/>
    <w:rsid w:val="003E4933"/>
    <w:rsid w:val="003E4B4D"/>
    <w:rsid w:val="003E53F8"/>
    <w:rsid w:val="003E5883"/>
    <w:rsid w:val="003E5A2E"/>
    <w:rsid w:val="003E5ADC"/>
    <w:rsid w:val="003E5B34"/>
    <w:rsid w:val="003E5E88"/>
    <w:rsid w:val="003E7139"/>
    <w:rsid w:val="003E7629"/>
    <w:rsid w:val="003E76D5"/>
    <w:rsid w:val="003E77E5"/>
    <w:rsid w:val="003E7FB3"/>
    <w:rsid w:val="003F1951"/>
    <w:rsid w:val="003F34E8"/>
    <w:rsid w:val="003F35E0"/>
    <w:rsid w:val="003F3A14"/>
    <w:rsid w:val="003F3CB9"/>
    <w:rsid w:val="003F3DF2"/>
    <w:rsid w:val="003F40D8"/>
    <w:rsid w:val="003F4819"/>
    <w:rsid w:val="003F482D"/>
    <w:rsid w:val="003F5011"/>
    <w:rsid w:val="003F51CE"/>
    <w:rsid w:val="003F5CFB"/>
    <w:rsid w:val="003F63BD"/>
    <w:rsid w:val="003F645B"/>
    <w:rsid w:val="003F6467"/>
    <w:rsid w:val="003F6517"/>
    <w:rsid w:val="003F65D7"/>
    <w:rsid w:val="003F6B37"/>
    <w:rsid w:val="003F6E35"/>
    <w:rsid w:val="003F78AF"/>
    <w:rsid w:val="003F796C"/>
    <w:rsid w:val="003F7ECE"/>
    <w:rsid w:val="00400178"/>
    <w:rsid w:val="004006FC"/>
    <w:rsid w:val="004009EB"/>
    <w:rsid w:val="00400A8C"/>
    <w:rsid w:val="00400B7E"/>
    <w:rsid w:val="00400BD1"/>
    <w:rsid w:val="00400D04"/>
    <w:rsid w:val="00401196"/>
    <w:rsid w:val="00401424"/>
    <w:rsid w:val="004019D8"/>
    <w:rsid w:val="00401B81"/>
    <w:rsid w:val="00401ECE"/>
    <w:rsid w:val="00402287"/>
    <w:rsid w:val="00402438"/>
    <w:rsid w:val="00402B31"/>
    <w:rsid w:val="00402B4C"/>
    <w:rsid w:val="00402C80"/>
    <w:rsid w:val="00402D7C"/>
    <w:rsid w:val="00403B20"/>
    <w:rsid w:val="00403BDF"/>
    <w:rsid w:val="00403E13"/>
    <w:rsid w:val="00404167"/>
    <w:rsid w:val="0040416B"/>
    <w:rsid w:val="004041BB"/>
    <w:rsid w:val="004045B7"/>
    <w:rsid w:val="004046C7"/>
    <w:rsid w:val="00404BE4"/>
    <w:rsid w:val="00404FFA"/>
    <w:rsid w:val="004052F8"/>
    <w:rsid w:val="004053F8"/>
    <w:rsid w:val="0040552E"/>
    <w:rsid w:val="00405662"/>
    <w:rsid w:val="00405699"/>
    <w:rsid w:val="004056AA"/>
    <w:rsid w:val="004058D7"/>
    <w:rsid w:val="00405928"/>
    <w:rsid w:val="00405A0D"/>
    <w:rsid w:val="00405AAC"/>
    <w:rsid w:val="00405AB2"/>
    <w:rsid w:val="00405B5D"/>
    <w:rsid w:val="00405CE2"/>
    <w:rsid w:val="00405E1C"/>
    <w:rsid w:val="00405F4D"/>
    <w:rsid w:val="004067AD"/>
    <w:rsid w:val="00406815"/>
    <w:rsid w:val="00406DD6"/>
    <w:rsid w:val="00407657"/>
    <w:rsid w:val="004077E8"/>
    <w:rsid w:val="00407DED"/>
    <w:rsid w:val="00410139"/>
    <w:rsid w:val="004101B2"/>
    <w:rsid w:val="004102DD"/>
    <w:rsid w:val="004108DD"/>
    <w:rsid w:val="00410B12"/>
    <w:rsid w:val="00410B34"/>
    <w:rsid w:val="00410F8F"/>
    <w:rsid w:val="00410FA7"/>
    <w:rsid w:val="00411546"/>
    <w:rsid w:val="0041195D"/>
    <w:rsid w:val="00411D31"/>
    <w:rsid w:val="00411FD4"/>
    <w:rsid w:val="00412028"/>
    <w:rsid w:val="00412417"/>
    <w:rsid w:val="004125D0"/>
    <w:rsid w:val="00412A28"/>
    <w:rsid w:val="00413008"/>
    <w:rsid w:val="00413E81"/>
    <w:rsid w:val="00413F66"/>
    <w:rsid w:val="0041437E"/>
    <w:rsid w:val="004144B2"/>
    <w:rsid w:val="00414FE7"/>
    <w:rsid w:val="004152E7"/>
    <w:rsid w:val="00415ABB"/>
    <w:rsid w:val="00416362"/>
    <w:rsid w:val="004169B1"/>
    <w:rsid w:val="00416B9E"/>
    <w:rsid w:val="00416D77"/>
    <w:rsid w:val="00416ED6"/>
    <w:rsid w:val="00416F3C"/>
    <w:rsid w:val="004170C8"/>
    <w:rsid w:val="00417142"/>
    <w:rsid w:val="00417608"/>
    <w:rsid w:val="00417702"/>
    <w:rsid w:val="00417E46"/>
    <w:rsid w:val="00420030"/>
    <w:rsid w:val="00420086"/>
    <w:rsid w:val="0042078C"/>
    <w:rsid w:val="00420DC7"/>
    <w:rsid w:val="00420EDA"/>
    <w:rsid w:val="00421261"/>
    <w:rsid w:val="004216E3"/>
    <w:rsid w:val="00421B9E"/>
    <w:rsid w:val="004221E5"/>
    <w:rsid w:val="00422230"/>
    <w:rsid w:val="004222D2"/>
    <w:rsid w:val="004226AE"/>
    <w:rsid w:val="00422A9D"/>
    <w:rsid w:val="0042346B"/>
    <w:rsid w:val="0042393E"/>
    <w:rsid w:val="0042396E"/>
    <w:rsid w:val="00424100"/>
    <w:rsid w:val="00424260"/>
    <w:rsid w:val="00424375"/>
    <w:rsid w:val="00424574"/>
    <w:rsid w:val="00424617"/>
    <w:rsid w:val="0042474C"/>
    <w:rsid w:val="00424ADA"/>
    <w:rsid w:val="00424DCD"/>
    <w:rsid w:val="00424FED"/>
    <w:rsid w:val="00425125"/>
    <w:rsid w:val="0042531E"/>
    <w:rsid w:val="00426F62"/>
    <w:rsid w:val="00427116"/>
    <w:rsid w:val="004272EE"/>
    <w:rsid w:val="0042730C"/>
    <w:rsid w:val="004276D2"/>
    <w:rsid w:val="00427B52"/>
    <w:rsid w:val="00427E5C"/>
    <w:rsid w:val="00430C7A"/>
    <w:rsid w:val="00431221"/>
    <w:rsid w:val="00431807"/>
    <w:rsid w:val="00431FA4"/>
    <w:rsid w:val="0043242A"/>
    <w:rsid w:val="00432766"/>
    <w:rsid w:val="00432BCC"/>
    <w:rsid w:val="00432E06"/>
    <w:rsid w:val="0043338C"/>
    <w:rsid w:val="004336CD"/>
    <w:rsid w:val="00433B2C"/>
    <w:rsid w:val="00434103"/>
    <w:rsid w:val="00434153"/>
    <w:rsid w:val="00434430"/>
    <w:rsid w:val="004344FA"/>
    <w:rsid w:val="004346EE"/>
    <w:rsid w:val="00435107"/>
    <w:rsid w:val="004352C1"/>
    <w:rsid w:val="00435347"/>
    <w:rsid w:val="00435666"/>
    <w:rsid w:val="0043571B"/>
    <w:rsid w:val="00435930"/>
    <w:rsid w:val="00435A40"/>
    <w:rsid w:val="00435E0C"/>
    <w:rsid w:val="0043637D"/>
    <w:rsid w:val="004365A0"/>
    <w:rsid w:val="0043694A"/>
    <w:rsid w:val="0043698F"/>
    <w:rsid w:val="00436E29"/>
    <w:rsid w:val="00436E30"/>
    <w:rsid w:val="00436E82"/>
    <w:rsid w:val="00436F74"/>
    <w:rsid w:val="0043719E"/>
    <w:rsid w:val="0043730B"/>
    <w:rsid w:val="0043747D"/>
    <w:rsid w:val="00437881"/>
    <w:rsid w:val="004379B9"/>
    <w:rsid w:val="00437C53"/>
    <w:rsid w:val="00437FB1"/>
    <w:rsid w:val="0044050C"/>
    <w:rsid w:val="00440AFC"/>
    <w:rsid w:val="00440E93"/>
    <w:rsid w:val="00440F1F"/>
    <w:rsid w:val="00441E77"/>
    <w:rsid w:val="004424CD"/>
    <w:rsid w:val="00442C1A"/>
    <w:rsid w:val="00442E1C"/>
    <w:rsid w:val="00443019"/>
    <w:rsid w:val="004431C1"/>
    <w:rsid w:val="0044321A"/>
    <w:rsid w:val="00443A2F"/>
    <w:rsid w:val="00443BE2"/>
    <w:rsid w:val="00443D04"/>
    <w:rsid w:val="00443E0F"/>
    <w:rsid w:val="00443E48"/>
    <w:rsid w:val="00443E55"/>
    <w:rsid w:val="00444355"/>
    <w:rsid w:val="00444A1D"/>
    <w:rsid w:val="00444AA2"/>
    <w:rsid w:val="00444BA0"/>
    <w:rsid w:val="00444BE6"/>
    <w:rsid w:val="00444C01"/>
    <w:rsid w:val="00444E6A"/>
    <w:rsid w:val="00444F1A"/>
    <w:rsid w:val="004452B4"/>
    <w:rsid w:val="0044546A"/>
    <w:rsid w:val="00445B37"/>
    <w:rsid w:val="00445BD7"/>
    <w:rsid w:val="00445DEF"/>
    <w:rsid w:val="00445E5D"/>
    <w:rsid w:val="00446585"/>
    <w:rsid w:val="004469A8"/>
    <w:rsid w:val="00446C01"/>
    <w:rsid w:val="0044714D"/>
    <w:rsid w:val="00447A83"/>
    <w:rsid w:val="00450044"/>
    <w:rsid w:val="004500F0"/>
    <w:rsid w:val="0045012F"/>
    <w:rsid w:val="004507FB"/>
    <w:rsid w:val="00450C0D"/>
    <w:rsid w:val="00450E68"/>
    <w:rsid w:val="00450FD4"/>
    <w:rsid w:val="00451738"/>
    <w:rsid w:val="00451969"/>
    <w:rsid w:val="00451B7E"/>
    <w:rsid w:val="00451C04"/>
    <w:rsid w:val="00451E2E"/>
    <w:rsid w:val="004520D2"/>
    <w:rsid w:val="004521A0"/>
    <w:rsid w:val="00452BDD"/>
    <w:rsid w:val="004531A4"/>
    <w:rsid w:val="004532BD"/>
    <w:rsid w:val="00453396"/>
    <w:rsid w:val="004538DA"/>
    <w:rsid w:val="00453BE0"/>
    <w:rsid w:val="00453E65"/>
    <w:rsid w:val="004542A8"/>
    <w:rsid w:val="004542EA"/>
    <w:rsid w:val="00454436"/>
    <w:rsid w:val="00454D14"/>
    <w:rsid w:val="00454E10"/>
    <w:rsid w:val="00454EAD"/>
    <w:rsid w:val="004551E4"/>
    <w:rsid w:val="004552EB"/>
    <w:rsid w:val="00455B89"/>
    <w:rsid w:val="00455E8B"/>
    <w:rsid w:val="00456007"/>
    <w:rsid w:val="00456902"/>
    <w:rsid w:val="004569D2"/>
    <w:rsid w:val="004573D0"/>
    <w:rsid w:val="00457657"/>
    <w:rsid w:val="00457747"/>
    <w:rsid w:val="004579E2"/>
    <w:rsid w:val="00457F59"/>
    <w:rsid w:val="004601C5"/>
    <w:rsid w:val="004601F6"/>
    <w:rsid w:val="0046039E"/>
    <w:rsid w:val="0046074F"/>
    <w:rsid w:val="004608EF"/>
    <w:rsid w:val="00460F35"/>
    <w:rsid w:val="00461D22"/>
    <w:rsid w:val="00461D80"/>
    <w:rsid w:val="00461FED"/>
    <w:rsid w:val="00462050"/>
    <w:rsid w:val="0046213B"/>
    <w:rsid w:val="00462172"/>
    <w:rsid w:val="0046223E"/>
    <w:rsid w:val="0046226B"/>
    <w:rsid w:val="00462331"/>
    <w:rsid w:val="0046294B"/>
    <w:rsid w:val="00462A7D"/>
    <w:rsid w:val="00463668"/>
    <w:rsid w:val="00463B53"/>
    <w:rsid w:val="00463EF5"/>
    <w:rsid w:val="004640C5"/>
    <w:rsid w:val="004648E7"/>
    <w:rsid w:val="00464C66"/>
    <w:rsid w:val="00464FED"/>
    <w:rsid w:val="00465227"/>
    <w:rsid w:val="00465342"/>
    <w:rsid w:val="004654E1"/>
    <w:rsid w:val="004660B6"/>
    <w:rsid w:val="00466A46"/>
    <w:rsid w:val="00466DE2"/>
    <w:rsid w:val="00467135"/>
    <w:rsid w:val="00467257"/>
    <w:rsid w:val="004674A9"/>
    <w:rsid w:val="00467782"/>
    <w:rsid w:val="00467D67"/>
    <w:rsid w:val="00470264"/>
    <w:rsid w:val="004704F3"/>
    <w:rsid w:val="004706F6"/>
    <w:rsid w:val="004716EE"/>
    <w:rsid w:val="0047182C"/>
    <w:rsid w:val="00471866"/>
    <w:rsid w:val="00471FF5"/>
    <w:rsid w:val="00472796"/>
    <w:rsid w:val="00472A8B"/>
    <w:rsid w:val="00472AB9"/>
    <w:rsid w:val="00472B8F"/>
    <w:rsid w:val="00472DC1"/>
    <w:rsid w:val="00473A6B"/>
    <w:rsid w:val="00473BB9"/>
    <w:rsid w:val="00473E6B"/>
    <w:rsid w:val="004740D4"/>
    <w:rsid w:val="004742D0"/>
    <w:rsid w:val="00474A0A"/>
    <w:rsid w:val="00475190"/>
    <w:rsid w:val="00475321"/>
    <w:rsid w:val="00475417"/>
    <w:rsid w:val="00475B6C"/>
    <w:rsid w:val="00475F43"/>
    <w:rsid w:val="004762AD"/>
    <w:rsid w:val="004778EF"/>
    <w:rsid w:val="0047790C"/>
    <w:rsid w:val="00477C2F"/>
    <w:rsid w:val="00477EF9"/>
    <w:rsid w:val="00480120"/>
    <w:rsid w:val="00480316"/>
    <w:rsid w:val="0048050A"/>
    <w:rsid w:val="00480707"/>
    <w:rsid w:val="00480D6D"/>
    <w:rsid w:val="00480E10"/>
    <w:rsid w:val="00480FFE"/>
    <w:rsid w:val="0048132A"/>
    <w:rsid w:val="0048133F"/>
    <w:rsid w:val="00481826"/>
    <w:rsid w:val="004818AA"/>
    <w:rsid w:val="00481A01"/>
    <w:rsid w:val="00481CF6"/>
    <w:rsid w:val="00481E8F"/>
    <w:rsid w:val="00481E9D"/>
    <w:rsid w:val="00482292"/>
    <w:rsid w:val="00482679"/>
    <w:rsid w:val="00482802"/>
    <w:rsid w:val="00482EB2"/>
    <w:rsid w:val="00482EC0"/>
    <w:rsid w:val="00483A5A"/>
    <w:rsid w:val="00483A80"/>
    <w:rsid w:val="00483C31"/>
    <w:rsid w:val="00483D21"/>
    <w:rsid w:val="0048409E"/>
    <w:rsid w:val="00484968"/>
    <w:rsid w:val="00484A2D"/>
    <w:rsid w:val="00485F5D"/>
    <w:rsid w:val="00486304"/>
    <w:rsid w:val="004866BE"/>
    <w:rsid w:val="00486809"/>
    <w:rsid w:val="00486901"/>
    <w:rsid w:val="00486A17"/>
    <w:rsid w:val="00486A76"/>
    <w:rsid w:val="00487030"/>
    <w:rsid w:val="0048705A"/>
    <w:rsid w:val="0048756A"/>
    <w:rsid w:val="00487824"/>
    <w:rsid w:val="00487EB9"/>
    <w:rsid w:val="00487EFE"/>
    <w:rsid w:val="0049013F"/>
    <w:rsid w:val="004902D4"/>
    <w:rsid w:val="00490854"/>
    <w:rsid w:val="00490B69"/>
    <w:rsid w:val="00490D25"/>
    <w:rsid w:val="00491129"/>
    <w:rsid w:val="004912D8"/>
    <w:rsid w:val="00491487"/>
    <w:rsid w:val="00491920"/>
    <w:rsid w:val="00491A27"/>
    <w:rsid w:val="0049261C"/>
    <w:rsid w:val="004926A6"/>
    <w:rsid w:val="00492D88"/>
    <w:rsid w:val="0049338F"/>
    <w:rsid w:val="0049371A"/>
    <w:rsid w:val="0049374B"/>
    <w:rsid w:val="004938B2"/>
    <w:rsid w:val="00493D69"/>
    <w:rsid w:val="0049439E"/>
    <w:rsid w:val="004947C9"/>
    <w:rsid w:val="00494E97"/>
    <w:rsid w:val="004955C2"/>
    <w:rsid w:val="00495842"/>
    <w:rsid w:val="0049587A"/>
    <w:rsid w:val="00495959"/>
    <w:rsid w:val="00495F6E"/>
    <w:rsid w:val="00496183"/>
    <w:rsid w:val="00496197"/>
    <w:rsid w:val="00496820"/>
    <w:rsid w:val="00496825"/>
    <w:rsid w:val="0049691E"/>
    <w:rsid w:val="0049704C"/>
    <w:rsid w:val="0049714C"/>
    <w:rsid w:val="00497205"/>
    <w:rsid w:val="00497476"/>
    <w:rsid w:val="00497489"/>
    <w:rsid w:val="004976D2"/>
    <w:rsid w:val="004977A8"/>
    <w:rsid w:val="004978AE"/>
    <w:rsid w:val="004A0576"/>
    <w:rsid w:val="004A064D"/>
    <w:rsid w:val="004A0F6A"/>
    <w:rsid w:val="004A1574"/>
    <w:rsid w:val="004A168F"/>
    <w:rsid w:val="004A1878"/>
    <w:rsid w:val="004A21EE"/>
    <w:rsid w:val="004A261E"/>
    <w:rsid w:val="004A278E"/>
    <w:rsid w:val="004A2F49"/>
    <w:rsid w:val="004A3058"/>
    <w:rsid w:val="004A31FB"/>
    <w:rsid w:val="004A358D"/>
    <w:rsid w:val="004A3847"/>
    <w:rsid w:val="004A3885"/>
    <w:rsid w:val="004A39FB"/>
    <w:rsid w:val="004A461A"/>
    <w:rsid w:val="004A4D37"/>
    <w:rsid w:val="004A4D49"/>
    <w:rsid w:val="004A575F"/>
    <w:rsid w:val="004A5A5B"/>
    <w:rsid w:val="004A5B38"/>
    <w:rsid w:val="004A625B"/>
    <w:rsid w:val="004A6390"/>
    <w:rsid w:val="004A65D6"/>
    <w:rsid w:val="004A6EA3"/>
    <w:rsid w:val="004A72C1"/>
    <w:rsid w:val="004A73C0"/>
    <w:rsid w:val="004A760B"/>
    <w:rsid w:val="004A76CF"/>
    <w:rsid w:val="004A774A"/>
    <w:rsid w:val="004B0539"/>
    <w:rsid w:val="004B0709"/>
    <w:rsid w:val="004B08E3"/>
    <w:rsid w:val="004B0BEC"/>
    <w:rsid w:val="004B0E40"/>
    <w:rsid w:val="004B161F"/>
    <w:rsid w:val="004B1941"/>
    <w:rsid w:val="004B223D"/>
    <w:rsid w:val="004B22B2"/>
    <w:rsid w:val="004B26B6"/>
    <w:rsid w:val="004B2831"/>
    <w:rsid w:val="004B2E2D"/>
    <w:rsid w:val="004B33D6"/>
    <w:rsid w:val="004B38A3"/>
    <w:rsid w:val="004B3FED"/>
    <w:rsid w:val="004B4325"/>
    <w:rsid w:val="004B46E8"/>
    <w:rsid w:val="004B4822"/>
    <w:rsid w:val="004B48CF"/>
    <w:rsid w:val="004B4E66"/>
    <w:rsid w:val="004B51F6"/>
    <w:rsid w:val="004B5380"/>
    <w:rsid w:val="004B5E91"/>
    <w:rsid w:val="004B6215"/>
    <w:rsid w:val="004B66BA"/>
    <w:rsid w:val="004B69B1"/>
    <w:rsid w:val="004B6B9D"/>
    <w:rsid w:val="004B6F35"/>
    <w:rsid w:val="004B6F5C"/>
    <w:rsid w:val="004B7445"/>
    <w:rsid w:val="004B7AE8"/>
    <w:rsid w:val="004B7C1A"/>
    <w:rsid w:val="004B7FC3"/>
    <w:rsid w:val="004C0022"/>
    <w:rsid w:val="004C0EA0"/>
    <w:rsid w:val="004C0FB4"/>
    <w:rsid w:val="004C21FA"/>
    <w:rsid w:val="004C2F34"/>
    <w:rsid w:val="004C3491"/>
    <w:rsid w:val="004C38D5"/>
    <w:rsid w:val="004C3B12"/>
    <w:rsid w:val="004C3E04"/>
    <w:rsid w:val="004C40B0"/>
    <w:rsid w:val="004C42A7"/>
    <w:rsid w:val="004C42EC"/>
    <w:rsid w:val="004C56EA"/>
    <w:rsid w:val="004C624F"/>
    <w:rsid w:val="004C652A"/>
    <w:rsid w:val="004C6773"/>
    <w:rsid w:val="004C6A3E"/>
    <w:rsid w:val="004C6C15"/>
    <w:rsid w:val="004C6C26"/>
    <w:rsid w:val="004C6E16"/>
    <w:rsid w:val="004C6F4C"/>
    <w:rsid w:val="004C728B"/>
    <w:rsid w:val="004C74B9"/>
    <w:rsid w:val="004C77A6"/>
    <w:rsid w:val="004C787B"/>
    <w:rsid w:val="004C7935"/>
    <w:rsid w:val="004C7A40"/>
    <w:rsid w:val="004D07E4"/>
    <w:rsid w:val="004D08D1"/>
    <w:rsid w:val="004D0F2D"/>
    <w:rsid w:val="004D1118"/>
    <w:rsid w:val="004D1226"/>
    <w:rsid w:val="004D1339"/>
    <w:rsid w:val="004D1767"/>
    <w:rsid w:val="004D1768"/>
    <w:rsid w:val="004D1A41"/>
    <w:rsid w:val="004D1C2A"/>
    <w:rsid w:val="004D1FF8"/>
    <w:rsid w:val="004D2309"/>
    <w:rsid w:val="004D260D"/>
    <w:rsid w:val="004D2CE7"/>
    <w:rsid w:val="004D2CF8"/>
    <w:rsid w:val="004D390F"/>
    <w:rsid w:val="004D3C7F"/>
    <w:rsid w:val="004D3F72"/>
    <w:rsid w:val="004D4152"/>
    <w:rsid w:val="004D4235"/>
    <w:rsid w:val="004D4648"/>
    <w:rsid w:val="004D4826"/>
    <w:rsid w:val="004D49E5"/>
    <w:rsid w:val="004D4A23"/>
    <w:rsid w:val="004D4F8C"/>
    <w:rsid w:val="004D5408"/>
    <w:rsid w:val="004D549C"/>
    <w:rsid w:val="004D58A3"/>
    <w:rsid w:val="004D5C77"/>
    <w:rsid w:val="004D5CA6"/>
    <w:rsid w:val="004D5FFE"/>
    <w:rsid w:val="004D635E"/>
    <w:rsid w:val="004D63C0"/>
    <w:rsid w:val="004D6A29"/>
    <w:rsid w:val="004D6ADB"/>
    <w:rsid w:val="004D6EAF"/>
    <w:rsid w:val="004D7279"/>
    <w:rsid w:val="004D778A"/>
    <w:rsid w:val="004D7BA9"/>
    <w:rsid w:val="004D7D77"/>
    <w:rsid w:val="004E05A0"/>
    <w:rsid w:val="004E0B06"/>
    <w:rsid w:val="004E0F93"/>
    <w:rsid w:val="004E12E1"/>
    <w:rsid w:val="004E1638"/>
    <w:rsid w:val="004E1910"/>
    <w:rsid w:val="004E1AD7"/>
    <w:rsid w:val="004E1CCD"/>
    <w:rsid w:val="004E2766"/>
    <w:rsid w:val="004E2770"/>
    <w:rsid w:val="004E3332"/>
    <w:rsid w:val="004E35DF"/>
    <w:rsid w:val="004E3A2E"/>
    <w:rsid w:val="004E3C6F"/>
    <w:rsid w:val="004E428B"/>
    <w:rsid w:val="004E45F8"/>
    <w:rsid w:val="004E4881"/>
    <w:rsid w:val="004E4952"/>
    <w:rsid w:val="004E4A45"/>
    <w:rsid w:val="004E5166"/>
    <w:rsid w:val="004E55B2"/>
    <w:rsid w:val="004E563B"/>
    <w:rsid w:val="004E59E3"/>
    <w:rsid w:val="004E5D00"/>
    <w:rsid w:val="004E680C"/>
    <w:rsid w:val="004E69A8"/>
    <w:rsid w:val="004E6D09"/>
    <w:rsid w:val="004E6EEC"/>
    <w:rsid w:val="004E716E"/>
    <w:rsid w:val="004E717F"/>
    <w:rsid w:val="004E74CB"/>
    <w:rsid w:val="004E7536"/>
    <w:rsid w:val="004E75F2"/>
    <w:rsid w:val="004E7E2A"/>
    <w:rsid w:val="004F0286"/>
    <w:rsid w:val="004F02EE"/>
    <w:rsid w:val="004F08FD"/>
    <w:rsid w:val="004F0994"/>
    <w:rsid w:val="004F21C2"/>
    <w:rsid w:val="004F269B"/>
    <w:rsid w:val="004F2B2C"/>
    <w:rsid w:val="004F30E4"/>
    <w:rsid w:val="004F3211"/>
    <w:rsid w:val="004F32E4"/>
    <w:rsid w:val="004F36B0"/>
    <w:rsid w:val="004F3E13"/>
    <w:rsid w:val="004F4155"/>
    <w:rsid w:val="004F442A"/>
    <w:rsid w:val="004F45A3"/>
    <w:rsid w:val="004F4910"/>
    <w:rsid w:val="004F4BDC"/>
    <w:rsid w:val="004F4C46"/>
    <w:rsid w:val="004F4F9B"/>
    <w:rsid w:val="004F5D4F"/>
    <w:rsid w:val="004F5EE2"/>
    <w:rsid w:val="004F65F9"/>
    <w:rsid w:val="004F6B40"/>
    <w:rsid w:val="004F7B4F"/>
    <w:rsid w:val="004F7F62"/>
    <w:rsid w:val="00500093"/>
    <w:rsid w:val="0050009F"/>
    <w:rsid w:val="00500172"/>
    <w:rsid w:val="00500435"/>
    <w:rsid w:val="00500514"/>
    <w:rsid w:val="00500563"/>
    <w:rsid w:val="005006C5"/>
    <w:rsid w:val="00500871"/>
    <w:rsid w:val="00500987"/>
    <w:rsid w:val="00500B38"/>
    <w:rsid w:val="00500BF5"/>
    <w:rsid w:val="00500ECA"/>
    <w:rsid w:val="00500F7D"/>
    <w:rsid w:val="0050107D"/>
    <w:rsid w:val="005016BF"/>
    <w:rsid w:val="00501985"/>
    <w:rsid w:val="00501C8E"/>
    <w:rsid w:val="00501D9D"/>
    <w:rsid w:val="00501EA3"/>
    <w:rsid w:val="00501EFE"/>
    <w:rsid w:val="00502232"/>
    <w:rsid w:val="00502828"/>
    <w:rsid w:val="00502E0E"/>
    <w:rsid w:val="00502ECD"/>
    <w:rsid w:val="00502F2D"/>
    <w:rsid w:val="00503473"/>
    <w:rsid w:val="0050392C"/>
    <w:rsid w:val="00503A3D"/>
    <w:rsid w:val="00503BD8"/>
    <w:rsid w:val="00504623"/>
    <w:rsid w:val="0050466C"/>
    <w:rsid w:val="00504F38"/>
    <w:rsid w:val="00504FD9"/>
    <w:rsid w:val="00505563"/>
    <w:rsid w:val="0050593C"/>
    <w:rsid w:val="00505A07"/>
    <w:rsid w:val="00505AF2"/>
    <w:rsid w:val="00505DE2"/>
    <w:rsid w:val="00506082"/>
    <w:rsid w:val="00506221"/>
    <w:rsid w:val="005062C4"/>
    <w:rsid w:val="0050663D"/>
    <w:rsid w:val="00506A45"/>
    <w:rsid w:val="00506CB7"/>
    <w:rsid w:val="00506CC1"/>
    <w:rsid w:val="00506DD2"/>
    <w:rsid w:val="00506F2C"/>
    <w:rsid w:val="005072A1"/>
    <w:rsid w:val="0050732F"/>
    <w:rsid w:val="005073D6"/>
    <w:rsid w:val="005076DE"/>
    <w:rsid w:val="00507720"/>
    <w:rsid w:val="00507785"/>
    <w:rsid w:val="0051002A"/>
    <w:rsid w:val="005100AE"/>
    <w:rsid w:val="005106A0"/>
    <w:rsid w:val="00510939"/>
    <w:rsid w:val="00510C66"/>
    <w:rsid w:val="00510D48"/>
    <w:rsid w:val="00511140"/>
    <w:rsid w:val="005112FC"/>
    <w:rsid w:val="005114CB"/>
    <w:rsid w:val="00511A0B"/>
    <w:rsid w:val="00511EAD"/>
    <w:rsid w:val="005120C1"/>
    <w:rsid w:val="00512264"/>
    <w:rsid w:val="005124FB"/>
    <w:rsid w:val="0051283F"/>
    <w:rsid w:val="00512963"/>
    <w:rsid w:val="005129D8"/>
    <w:rsid w:val="00512D8B"/>
    <w:rsid w:val="00512DB9"/>
    <w:rsid w:val="00512E4E"/>
    <w:rsid w:val="00512F4D"/>
    <w:rsid w:val="0051313D"/>
    <w:rsid w:val="00513730"/>
    <w:rsid w:val="00513F6F"/>
    <w:rsid w:val="005143F9"/>
    <w:rsid w:val="0051499B"/>
    <w:rsid w:val="00514B4F"/>
    <w:rsid w:val="00514ECC"/>
    <w:rsid w:val="00515546"/>
    <w:rsid w:val="005156EF"/>
    <w:rsid w:val="00515CC4"/>
    <w:rsid w:val="00515E96"/>
    <w:rsid w:val="00515EDD"/>
    <w:rsid w:val="00515F72"/>
    <w:rsid w:val="00516032"/>
    <w:rsid w:val="00516098"/>
    <w:rsid w:val="00516BCF"/>
    <w:rsid w:val="00516D22"/>
    <w:rsid w:val="00516F39"/>
    <w:rsid w:val="0051784E"/>
    <w:rsid w:val="00517B26"/>
    <w:rsid w:val="00517E67"/>
    <w:rsid w:val="00517E6B"/>
    <w:rsid w:val="00520473"/>
    <w:rsid w:val="005206D2"/>
    <w:rsid w:val="005207D3"/>
    <w:rsid w:val="00520900"/>
    <w:rsid w:val="0052114A"/>
    <w:rsid w:val="005214B0"/>
    <w:rsid w:val="005218FD"/>
    <w:rsid w:val="00521B2F"/>
    <w:rsid w:val="00521F8E"/>
    <w:rsid w:val="00522454"/>
    <w:rsid w:val="005225ED"/>
    <w:rsid w:val="0052287C"/>
    <w:rsid w:val="00522E50"/>
    <w:rsid w:val="00522EFF"/>
    <w:rsid w:val="00522F55"/>
    <w:rsid w:val="00522FE3"/>
    <w:rsid w:val="0052329B"/>
    <w:rsid w:val="005234D8"/>
    <w:rsid w:val="005235ED"/>
    <w:rsid w:val="00523662"/>
    <w:rsid w:val="00523BA2"/>
    <w:rsid w:val="0052446C"/>
    <w:rsid w:val="00524B98"/>
    <w:rsid w:val="00524EF2"/>
    <w:rsid w:val="00524FC5"/>
    <w:rsid w:val="0052503B"/>
    <w:rsid w:val="00525712"/>
    <w:rsid w:val="0052575F"/>
    <w:rsid w:val="005259F9"/>
    <w:rsid w:val="00525C73"/>
    <w:rsid w:val="00525F37"/>
    <w:rsid w:val="0052613A"/>
    <w:rsid w:val="005263B1"/>
    <w:rsid w:val="0052647C"/>
    <w:rsid w:val="00526679"/>
    <w:rsid w:val="00526C7F"/>
    <w:rsid w:val="0052704A"/>
    <w:rsid w:val="00527194"/>
    <w:rsid w:val="005272B2"/>
    <w:rsid w:val="00527353"/>
    <w:rsid w:val="00527376"/>
    <w:rsid w:val="00527738"/>
    <w:rsid w:val="005305FD"/>
    <w:rsid w:val="005306F5"/>
    <w:rsid w:val="005309B8"/>
    <w:rsid w:val="00530D5B"/>
    <w:rsid w:val="00530EA1"/>
    <w:rsid w:val="0053131A"/>
    <w:rsid w:val="00531792"/>
    <w:rsid w:val="00531869"/>
    <w:rsid w:val="0053199A"/>
    <w:rsid w:val="00531DDE"/>
    <w:rsid w:val="00531FBE"/>
    <w:rsid w:val="00532338"/>
    <w:rsid w:val="00532499"/>
    <w:rsid w:val="0053285E"/>
    <w:rsid w:val="00532CB7"/>
    <w:rsid w:val="00533274"/>
    <w:rsid w:val="005333B2"/>
    <w:rsid w:val="00533441"/>
    <w:rsid w:val="005334C6"/>
    <w:rsid w:val="005334DE"/>
    <w:rsid w:val="005334E5"/>
    <w:rsid w:val="005334EC"/>
    <w:rsid w:val="0053388B"/>
    <w:rsid w:val="005338A2"/>
    <w:rsid w:val="00533A36"/>
    <w:rsid w:val="00533C2A"/>
    <w:rsid w:val="00533E80"/>
    <w:rsid w:val="005341CA"/>
    <w:rsid w:val="00534BFD"/>
    <w:rsid w:val="00534E9C"/>
    <w:rsid w:val="005351EF"/>
    <w:rsid w:val="005356DD"/>
    <w:rsid w:val="00535BFC"/>
    <w:rsid w:val="00536131"/>
    <w:rsid w:val="005361C9"/>
    <w:rsid w:val="005361CD"/>
    <w:rsid w:val="00536831"/>
    <w:rsid w:val="005368C5"/>
    <w:rsid w:val="0053720C"/>
    <w:rsid w:val="00537238"/>
    <w:rsid w:val="00537350"/>
    <w:rsid w:val="005374FC"/>
    <w:rsid w:val="005405FA"/>
    <w:rsid w:val="00540A85"/>
    <w:rsid w:val="00540AB7"/>
    <w:rsid w:val="00540EBB"/>
    <w:rsid w:val="005411E2"/>
    <w:rsid w:val="005412E8"/>
    <w:rsid w:val="005414F4"/>
    <w:rsid w:val="0054188B"/>
    <w:rsid w:val="00541975"/>
    <w:rsid w:val="00541B05"/>
    <w:rsid w:val="00541C8F"/>
    <w:rsid w:val="00541DAF"/>
    <w:rsid w:val="00541F6F"/>
    <w:rsid w:val="00542905"/>
    <w:rsid w:val="00542923"/>
    <w:rsid w:val="00542A3E"/>
    <w:rsid w:val="00542B97"/>
    <w:rsid w:val="0054318C"/>
    <w:rsid w:val="00543951"/>
    <w:rsid w:val="00543B87"/>
    <w:rsid w:val="00543E65"/>
    <w:rsid w:val="0054401D"/>
    <w:rsid w:val="00544167"/>
    <w:rsid w:val="005442A7"/>
    <w:rsid w:val="00544E20"/>
    <w:rsid w:val="005452B7"/>
    <w:rsid w:val="00545322"/>
    <w:rsid w:val="005454B9"/>
    <w:rsid w:val="005454D8"/>
    <w:rsid w:val="0054569A"/>
    <w:rsid w:val="005456CB"/>
    <w:rsid w:val="0054570E"/>
    <w:rsid w:val="005459D6"/>
    <w:rsid w:val="00545A00"/>
    <w:rsid w:val="00545B5F"/>
    <w:rsid w:val="00545C50"/>
    <w:rsid w:val="00545C97"/>
    <w:rsid w:val="00545CA2"/>
    <w:rsid w:val="00545CED"/>
    <w:rsid w:val="00545E45"/>
    <w:rsid w:val="005463C3"/>
    <w:rsid w:val="00546446"/>
    <w:rsid w:val="005466A2"/>
    <w:rsid w:val="005466DE"/>
    <w:rsid w:val="00546CB4"/>
    <w:rsid w:val="00547308"/>
    <w:rsid w:val="005473B5"/>
    <w:rsid w:val="00547523"/>
    <w:rsid w:val="00547D38"/>
    <w:rsid w:val="00547F3D"/>
    <w:rsid w:val="00547F6A"/>
    <w:rsid w:val="00547FC9"/>
    <w:rsid w:val="00550051"/>
    <w:rsid w:val="00550498"/>
    <w:rsid w:val="0055060B"/>
    <w:rsid w:val="00550940"/>
    <w:rsid w:val="00551320"/>
    <w:rsid w:val="005515C9"/>
    <w:rsid w:val="00551963"/>
    <w:rsid w:val="00551C25"/>
    <w:rsid w:val="00551DFB"/>
    <w:rsid w:val="005520C5"/>
    <w:rsid w:val="00552157"/>
    <w:rsid w:val="005524EA"/>
    <w:rsid w:val="0055272D"/>
    <w:rsid w:val="00552FFB"/>
    <w:rsid w:val="00553133"/>
    <w:rsid w:val="00553515"/>
    <w:rsid w:val="0055387B"/>
    <w:rsid w:val="0055407F"/>
    <w:rsid w:val="005540D1"/>
    <w:rsid w:val="00554E7E"/>
    <w:rsid w:val="00555386"/>
    <w:rsid w:val="0055564D"/>
    <w:rsid w:val="005557B0"/>
    <w:rsid w:val="00555ECD"/>
    <w:rsid w:val="00556096"/>
    <w:rsid w:val="00556338"/>
    <w:rsid w:val="0055646F"/>
    <w:rsid w:val="005565F4"/>
    <w:rsid w:val="00556696"/>
    <w:rsid w:val="00556C9C"/>
    <w:rsid w:val="00556DE1"/>
    <w:rsid w:val="0055790B"/>
    <w:rsid w:val="00557997"/>
    <w:rsid w:val="00557AB7"/>
    <w:rsid w:val="00557DE5"/>
    <w:rsid w:val="0056021E"/>
    <w:rsid w:val="00560D28"/>
    <w:rsid w:val="0056182A"/>
    <w:rsid w:val="00561859"/>
    <w:rsid w:val="00562168"/>
    <w:rsid w:val="005622FF"/>
    <w:rsid w:val="00562493"/>
    <w:rsid w:val="005624D2"/>
    <w:rsid w:val="005628BC"/>
    <w:rsid w:val="00562CCB"/>
    <w:rsid w:val="00562DFE"/>
    <w:rsid w:val="0056314C"/>
    <w:rsid w:val="005631E0"/>
    <w:rsid w:val="0056370F"/>
    <w:rsid w:val="00563743"/>
    <w:rsid w:val="005639B4"/>
    <w:rsid w:val="00563A04"/>
    <w:rsid w:val="00564232"/>
    <w:rsid w:val="005646E3"/>
    <w:rsid w:val="00564772"/>
    <w:rsid w:val="00564A15"/>
    <w:rsid w:val="00564C13"/>
    <w:rsid w:val="00564DCE"/>
    <w:rsid w:val="00564E49"/>
    <w:rsid w:val="00564F81"/>
    <w:rsid w:val="005651A7"/>
    <w:rsid w:val="005657EB"/>
    <w:rsid w:val="00565873"/>
    <w:rsid w:val="00566092"/>
    <w:rsid w:val="005660B0"/>
    <w:rsid w:val="0056619B"/>
    <w:rsid w:val="0056660A"/>
    <w:rsid w:val="0056684F"/>
    <w:rsid w:val="00566F28"/>
    <w:rsid w:val="00566FA4"/>
    <w:rsid w:val="005671F1"/>
    <w:rsid w:val="00567644"/>
    <w:rsid w:val="0057006D"/>
    <w:rsid w:val="005703E2"/>
    <w:rsid w:val="0057059B"/>
    <w:rsid w:val="00570719"/>
    <w:rsid w:val="00570E86"/>
    <w:rsid w:val="0057175D"/>
    <w:rsid w:val="0057193A"/>
    <w:rsid w:val="00571B14"/>
    <w:rsid w:val="00571C28"/>
    <w:rsid w:val="00571C55"/>
    <w:rsid w:val="00571FB1"/>
    <w:rsid w:val="00572208"/>
    <w:rsid w:val="00572A27"/>
    <w:rsid w:val="00572B98"/>
    <w:rsid w:val="0057340C"/>
    <w:rsid w:val="00574139"/>
    <w:rsid w:val="0057441A"/>
    <w:rsid w:val="005744EE"/>
    <w:rsid w:val="00574623"/>
    <w:rsid w:val="00574783"/>
    <w:rsid w:val="00574E9B"/>
    <w:rsid w:val="00574F4B"/>
    <w:rsid w:val="0057510D"/>
    <w:rsid w:val="00575452"/>
    <w:rsid w:val="005757E1"/>
    <w:rsid w:val="00575D6A"/>
    <w:rsid w:val="00576361"/>
    <w:rsid w:val="00576D33"/>
    <w:rsid w:val="00576DD7"/>
    <w:rsid w:val="0057710C"/>
    <w:rsid w:val="0057720E"/>
    <w:rsid w:val="00577642"/>
    <w:rsid w:val="00577DAC"/>
    <w:rsid w:val="00577F92"/>
    <w:rsid w:val="00577FA8"/>
    <w:rsid w:val="005807CD"/>
    <w:rsid w:val="00580B1F"/>
    <w:rsid w:val="00580D2A"/>
    <w:rsid w:val="00581029"/>
    <w:rsid w:val="00581266"/>
    <w:rsid w:val="005817CA"/>
    <w:rsid w:val="00581DEF"/>
    <w:rsid w:val="00581ED7"/>
    <w:rsid w:val="00581F1D"/>
    <w:rsid w:val="00582372"/>
    <w:rsid w:val="00582AC5"/>
    <w:rsid w:val="00582C13"/>
    <w:rsid w:val="005833F7"/>
    <w:rsid w:val="005834FC"/>
    <w:rsid w:val="0058368E"/>
    <w:rsid w:val="005838C7"/>
    <w:rsid w:val="0058408D"/>
    <w:rsid w:val="00584297"/>
    <w:rsid w:val="00584450"/>
    <w:rsid w:val="0058466F"/>
    <w:rsid w:val="00584EC5"/>
    <w:rsid w:val="005856CB"/>
    <w:rsid w:val="00585766"/>
    <w:rsid w:val="00585845"/>
    <w:rsid w:val="00585A3A"/>
    <w:rsid w:val="00585A8D"/>
    <w:rsid w:val="00585AED"/>
    <w:rsid w:val="00585B1F"/>
    <w:rsid w:val="00585CA8"/>
    <w:rsid w:val="005862D7"/>
    <w:rsid w:val="005863A4"/>
    <w:rsid w:val="005864C6"/>
    <w:rsid w:val="00586538"/>
    <w:rsid w:val="00586539"/>
    <w:rsid w:val="005867F4"/>
    <w:rsid w:val="00586A44"/>
    <w:rsid w:val="00586BB7"/>
    <w:rsid w:val="00586E9C"/>
    <w:rsid w:val="005871A6"/>
    <w:rsid w:val="00587617"/>
    <w:rsid w:val="00587729"/>
    <w:rsid w:val="00587B51"/>
    <w:rsid w:val="00587E5B"/>
    <w:rsid w:val="0059067D"/>
    <w:rsid w:val="00590B95"/>
    <w:rsid w:val="00590E18"/>
    <w:rsid w:val="00590E21"/>
    <w:rsid w:val="00591005"/>
    <w:rsid w:val="005914B8"/>
    <w:rsid w:val="0059194E"/>
    <w:rsid w:val="00591EA1"/>
    <w:rsid w:val="00592389"/>
    <w:rsid w:val="00592580"/>
    <w:rsid w:val="005926B8"/>
    <w:rsid w:val="005926EC"/>
    <w:rsid w:val="00592C15"/>
    <w:rsid w:val="005931CA"/>
    <w:rsid w:val="00593391"/>
    <w:rsid w:val="0059341E"/>
    <w:rsid w:val="00593CF1"/>
    <w:rsid w:val="00593D8A"/>
    <w:rsid w:val="00593E30"/>
    <w:rsid w:val="00593FB5"/>
    <w:rsid w:val="005940CD"/>
    <w:rsid w:val="00594983"/>
    <w:rsid w:val="00595076"/>
    <w:rsid w:val="005950A8"/>
    <w:rsid w:val="00595C8C"/>
    <w:rsid w:val="00595D9C"/>
    <w:rsid w:val="00595E45"/>
    <w:rsid w:val="00596308"/>
    <w:rsid w:val="005972D8"/>
    <w:rsid w:val="005974E1"/>
    <w:rsid w:val="005976A9"/>
    <w:rsid w:val="00597D28"/>
    <w:rsid w:val="005A002B"/>
    <w:rsid w:val="005A013C"/>
    <w:rsid w:val="005A05DA"/>
    <w:rsid w:val="005A05F1"/>
    <w:rsid w:val="005A0618"/>
    <w:rsid w:val="005A0726"/>
    <w:rsid w:val="005A0933"/>
    <w:rsid w:val="005A0C63"/>
    <w:rsid w:val="005A101B"/>
    <w:rsid w:val="005A1303"/>
    <w:rsid w:val="005A1324"/>
    <w:rsid w:val="005A18A9"/>
    <w:rsid w:val="005A1AC3"/>
    <w:rsid w:val="005A1BA7"/>
    <w:rsid w:val="005A1C64"/>
    <w:rsid w:val="005A1D0C"/>
    <w:rsid w:val="005A1D5D"/>
    <w:rsid w:val="005A1D60"/>
    <w:rsid w:val="005A24DB"/>
    <w:rsid w:val="005A2554"/>
    <w:rsid w:val="005A2685"/>
    <w:rsid w:val="005A28A4"/>
    <w:rsid w:val="005A2907"/>
    <w:rsid w:val="005A2E35"/>
    <w:rsid w:val="005A2E65"/>
    <w:rsid w:val="005A3157"/>
    <w:rsid w:val="005A3864"/>
    <w:rsid w:val="005A38CF"/>
    <w:rsid w:val="005A4213"/>
    <w:rsid w:val="005A45DC"/>
    <w:rsid w:val="005A48A9"/>
    <w:rsid w:val="005A4EDF"/>
    <w:rsid w:val="005A5096"/>
    <w:rsid w:val="005A5478"/>
    <w:rsid w:val="005A5538"/>
    <w:rsid w:val="005A562C"/>
    <w:rsid w:val="005A62A7"/>
    <w:rsid w:val="005A65BC"/>
    <w:rsid w:val="005A6733"/>
    <w:rsid w:val="005A68C6"/>
    <w:rsid w:val="005A6A9B"/>
    <w:rsid w:val="005A6B29"/>
    <w:rsid w:val="005A6F4F"/>
    <w:rsid w:val="005A7549"/>
    <w:rsid w:val="005B0038"/>
    <w:rsid w:val="005B008E"/>
    <w:rsid w:val="005B0965"/>
    <w:rsid w:val="005B09BD"/>
    <w:rsid w:val="005B0CB2"/>
    <w:rsid w:val="005B0CFB"/>
    <w:rsid w:val="005B0E3D"/>
    <w:rsid w:val="005B10C5"/>
    <w:rsid w:val="005B11DF"/>
    <w:rsid w:val="005B13AA"/>
    <w:rsid w:val="005B145A"/>
    <w:rsid w:val="005B189A"/>
    <w:rsid w:val="005B1C4C"/>
    <w:rsid w:val="005B1D44"/>
    <w:rsid w:val="005B1F3F"/>
    <w:rsid w:val="005B2016"/>
    <w:rsid w:val="005B2649"/>
    <w:rsid w:val="005B2C2E"/>
    <w:rsid w:val="005B2D4D"/>
    <w:rsid w:val="005B453F"/>
    <w:rsid w:val="005B4C4A"/>
    <w:rsid w:val="005B53AC"/>
    <w:rsid w:val="005B5791"/>
    <w:rsid w:val="005B5CD3"/>
    <w:rsid w:val="005B5E42"/>
    <w:rsid w:val="005B62FF"/>
    <w:rsid w:val="005B673D"/>
    <w:rsid w:val="005B6E7B"/>
    <w:rsid w:val="005B6F60"/>
    <w:rsid w:val="005B7336"/>
    <w:rsid w:val="005B737B"/>
    <w:rsid w:val="005B7535"/>
    <w:rsid w:val="005B7834"/>
    <w:rsid w:val="005B7848"/>
    <w:rsid w:val="005B7A0B"/>
    <w:rsid w:val="005B7A51"/>
    <w:rsid w:val="005B7CD5"/>
    <w:rsid w:val="005B7D85"/>
    <w:rsid w:val="005B7D89"/>
    <w:rsid w:val="005C0066"/>
    <w:rsid w:val="005C048A"/>
    <w:rsid w:val="005C06C6"/>
    <w:rsid w:val="005C07F3"/>
    <w:rsid w:val="005C0BDA"/>
    <w:rsid w:val="005C0CFB"/>
    <w:rsid w:val="005C1108"/>
    <w:rsid w:val="005C124E"/>
    <w:rsid w:val="005C141C"/>
    <w:rsid w:val="005C1775"/>
    <w:rsid w:val="005C1B98"/>
    <w:rsid w:val="005C2941"/>
    <w:rsid w:val="005C2BB7"/>
    <w:rsid w:val="005C3590"/>
    <w:rsid w:val="005C43CB"/>
    <w:rsid w:val="005C460A"/>
    <w:rsid w:val="005C4662"/>
    <w:rsid w:val="005C4715"/>
    <w:rsid w:val="005C4AE7"/>
    <w:rsid w:val="005C4BAD"/>
    <w:rsid w:val="005C5373"/>
    <w:rsid w:val="005C5A58"/>
    <w:rsid w:val="005C5BBE"/>
    <w:rsid w:val="005C634F"/>
    <w:rsid w:val="005C6644"/>
    <w:rsid w:val="005C6702"/>
    <w:rsid w:val="005C7422"/>
    <w:rsid w:val="005C78F9"/>
    <w:rsid w:val="005C7BFE"/>
    <w:rsid w:val="005D05CB"/>
    <w:rsid w:val="005D05DD"/>
    <w:rsid w:val="005D08CD"/>
    <w:rsid w:val="005D0C95"/>
    <w:rsid w:val="005D0E41"/>
    <w:rsid w:val="005D0F5F"/>
    <w:rsid w:val="005D102A"/>
    <w:rsid w:val="005D1686"/>
    <w:rsid w:val="005D1A7B"/>
    <w:rsid w:val="005D1D2F"/>
    <w:rsid w:val="005D21C8"/>
    <w:rsid w:val="005D26D3"/>
    <w:rsid w:val="005D2C99"/>
    <w:rsid w:val="005D35A6"/>
    <w:rsid w:val="005D3739"/>
    <w:rsid w:val="005D3B2F"/>
    <w:rsid w:val="005D3FBA"/>
    <w:rsid w:val="005D421B"/>
    <w:rsid w:val="005D4694"/>
    <w:rsid w:val="005D470E"/>
    <w:rsid w:val="005D4762"/>
    <w:rsid w:val="005D4B80"/>
    <w:rsid w:val="005D4FF8"/>
    <w:rsid w:val="005D516A"/>
    <w:rsid w:val="005D5195"/>
    <w:rsid w:val="005D5709"/>
    <w:rsid w:val="005D592D"/>
    <w:rsid w:val="005D59C6"/>
    <w:rsid w:val="005D618C"/>
    <w:rsid w:val="005D66D5"/>
    <w:rsid w:val="005D6CE9"/>
    <w:rsid w:val="005D6F09"/>
    <w:rsid w:val="005D715A"/>
    <w:rsid w:val="005D773E"/>
    <w:rsid w:val="005D795D"/>
    <w:rsid w:val="005D79AD"/>
    <w:rsid w:val="005D7D39"/>
    <w:rsid w:val="005D7E22"/>
    <w:rsid w:val="005D7E87"/>
    <w:rsid w:val="005D7E97"/>
    <w:rsid w:val="005E00CE"/>
    <w:rsid w:val="005E06CB"/>
    <w:rsid w:val="005E0A01"/>
    <w:rsid w:val="005E0A24"/>
    <w:rsid w:val="005E0B8B"/>
    <w:rsid w:val="005E0C23"/>
    <w:rsid w:val="005E0D14"/>
    <w:rsid w:val="005E143F"/>
    <w:rsid w:val="005E1978"/>
    <w:rsid w:val="005E1A8E"/>
    <w:rsid w:val="005E1E6A"/>
    <w:rsid w:val="005E1FBB"/>
    <w:rsid w:val="005E2320"/>
    <w:rsid w:val="005E25FB"/>
    <w:rsid w:val="005E2A0B"/>
    <w:rsid w:val="005E2B19"/>
    <w:rsid w:val="005E2C64"/>
    <w:rsid w:val="005E2D4E"/>
    <w:rsid w:val="005E2F82"/>
    <w:rsid w:val="005E335C"/>
    <w:rsid w:val="005E35E1"/>
    <w:rsid w:val="005E3BC3"/>
    <w:rsid w:val="005E3D1F"/>
    <w:rsid w:val="005E3EC4"/>
    <w:rsid w:val="005E3EEA"/>
    <w:rsid w:val="005E40B7"/>
    <w:rsid w:val="005E451F"/>
    <w:rsid w:val="005E4567"/>
    <w:rsid w:val="005E467D"/>
    <w:rsid w:val="005E4B14"/>
    <w:rsid w:val="005E56BE"/>
    <w:rsid w:val="005E5728"/>
    <w:rsid w:val="005E5A83"/>
    <w:rsid w:val="005E61ED"/>
    <w:rsid w:val="005E63BF"/>
    <w:rsid w:val="005E68C3"/>
    <w:rsid w:val="005E6A05"/>
    <w:rsid w:val="005E6E9A"/>
    <w:rsid w:val="005E6F9A"/>
    <w:rsid w:val="005E7179"/>
    <w:rsid w:val="005E7215"/>
    <w:rsid w:val="005E754B"/>
    <w:rsid w:val="005E771A"/>
    <w:rsid w:val="005E7B6C"/>
    <w:rsid w:val="005F0070"/>
    <w:rsid w:val="005F084A"/>
    <w:rsid w:val="005F0977"/>
    <w:rsid w:val="005F0C4E"/>
    <w:rsid w:val="005F1254"/>
    <w:rsid w:val="005F1565"/>
    <w:rsid w:val="005F17E0"/>
    <w:rsid w:val="005F18AA"/>
    <w:rsid w:val="005F1944"/>
    <w:rsid w:val="005F1CFF"/>
    <w:rsid w:val="005F2506"/>
    <w:rsid w:val="005F2519"/>
    <w:rsid w:val="005F2854"/>
    <w:rsid w:val="005F29F0"/>
    <w:rsid w:val="005F2C8C"/>
    <w:rsid w:val="005F2EE9"/>
    <w:rsid w:val="005F3760"/>
    <w:rsid w:val="005F3987"/>
    <w:rsid w:val="005F3AB9"/>
    <w:rsid w:val="005F3B45"/>
    <w:rsid w:val="005F3C56"/>
    <w:rsid w:val="005F3DF8"/>
    <w:rsid w:val="005F40C9"/>
    <w:rsid w:val="005F4297"/>
    <w:rsid w:val="005F450C"/>
    <w:rsid w:val="005F4522"/>
    <w:rsid w:val="005F4561"/>
    <w:rsid w:val="005F4853"/>
    <w:rsid w:val="005F4A32"/>
    <w:rsid w:val="005F4C26"/>
    <w:rsid w:val="005F58EC"/>
    <w:rsid w:val="005F5903"/>
    <w:rsid w:val="005F594B"/>
    <w:rsid w:val="005F6028"/>
    <w:rsid w:val="005F621A"/>
    <w:rsid w:val="005F664C"/>
    <w:rsid w:val="005F66D1"/>
    <w:rsid w:val="005F6B09"/>
    <w:rsid w:val="005F6F2D"/>
    <w:rsid w:val="005F7E1A"/>
    <w:rsid w:val="0060024C"/>
    <w:rsid w:val="0060033A"/>
    <w:rsid w:val="00600566"/>
    <w:rsid w:val="006007E3"/>
    <w:rsid w:val="00601688"/>
    <w:rsid w:val="0060188C"/>
    <w:rsid w:val="00601956"/>
    <w:rsid w:val="00601AC0"/>
    <w:rsid w:val="00601ADC"/>
    <w:rsid w:val="00602010"/>
    <w:rsid w:val="0060224D"/>
    <w:rsid w:val="00602530"/>
    <w:rsid w:val="00602BD1"/>
    <w:rsid w:val="00602D36"/>
    <w:rsid w:val="006030B1"/>
    <w:rsid w:val="00603250"/>
    <w:rsid w:val="00603316"/>
    <w:rsid w:val="00603335"/>
    <w:rsid w:val="00603364"/>
    <w:rsid w:val="00603787"/>
    <w:rsid w:val="00604887"/>
    <w:rsid w:val="00604920"/>
    <w:rsid w:val="00604AFF"/>
    <w:rsid w:val="00604D84"/>
    <w:rsid w:val="00604F9B"/>
    <w:rsid w:val="00605350"/>
    <w:rsid w:val="00605484"/>
    <w:rsid w:val="0060549B"/>
    <w:rsid w:val="00605AF9"/>
    <w:rsid w:val="00605F8E"/>
    <w:rsid w:val="00605FB1"/>
    <w:rsid w:val="00605FC6"/>
    <w:rsid w:val="00606049"/>
    <w:rsid w:val="00606159"/>
    <w:rsid w:val="006066A1"/>
    <w:rsid w:val="006069AF"/>
    <w:rsid w:val="00606B0B"/>
    <w:rsid w:val="00606FC1"/>
    <w:rsid w:val="00607047"/>
    <w:rsid w:val="006070A0"/>
    <w:rsid w:val="006078AF"/>
    <w:rsid w:val="006102AC"/>
    <w:rsid w:val="006108C8"/>
    <w:rsid w:val="00610FDF"/>
    <w:rsid w:val="0061106E"/>
    <w:rsid w:val="00611132"/>
    <w:rsid w:val="006114BD"/>
    <w:rsid w:val="006115C5"/>
    <w:rsid w:val="00611631"/>
    <w:rsid w:val="00611774"/>
    <w:rsid w:val="006117B8"/>
    <w:rsid w:val="00611B74"/>
    <w:rsid w:val="00611E64"/>
    <w:rsid w:val="006120D3"/>
    <w:rsid w:val="006129C8"/>
    <w:rsid w:val="00612D49"/>
    <w:rsid w:val="0061309A"/>
    <w:rsid w:val="00613889"/>
    <w:rsid w:val="00613C84"/>
    <w:rsid w:val="00613FB9"/>
    <w:rsid w:val="0061442B"/>
    <w:rsid w:val="00614A84"/>
    <w:rsid w:val="006152C6"/>
    <w:rsid w:val="00615BD5"/>
    <w:rsid w:val="00615E35"/>
    <w:rsid w:val="00616047"/>
    <w:rsid w:val="00616144"/>
    <w:rsid w:val="00616643"/>
    <w:rsid w:val="0061689B"/>
    <w:rsid w:val="00616B07"/>
    <w:rsid w:val="006170E4"/>
    <w:rsid w:val="006177ED"/>
    <w:rsid w:val="006179F3"/>
    <w:rsid w:val="00617AEC"/>
    <w:rsid w:val="00620044"/>
    <w:rsid w:val="006205F8"/>
    <w:rsid w:val="00620CA4"/>
    <w:rsid w:val="00620DDC"/>
    <w:rsid w:val="006214A5"/>
    <w:rsid w:val="006214A9"/>
    <w:rsid w:val="006216DE"/>
    <w:rsid w:val="0062175F"/>
    <w:rsid w:val="0062197A"/>
    <w:rsid w:val="006219A3"/>
    <w:rsid w:val="006220E0"/>
    <w:rsid w:val="0062229B"/>
    <w:rsid w:val="00622431"/>
    <w:rsid w:val="006224D7"/>
    <w:rsid w:val="00622534"/>
    <w:rsid w:val="006225FC"/>
    <w:rsid w:val="00622831"/>
    <w:rsid w:val="0062285C"/>
    <w:rsid w:val="00622D32"/>
    <w:rsid w:val="00622DAE"/>
    <w:rsid w:val="006231A2"/>
    <w:rsid w:val="0062327E"/>
    <w:rsid w:val="00623FD4"/>
    <w:rsid w:val="00624188"/>
    <w:rsid w:val="00624CB8"/>
    <w:rsid w:val="00624FA8"/>
    <w:rsid w:val="0062530F"/>
    <w:rsid w:val="006255B9"/>
    <w:rsid w:val="0062573A"/>
    <w:rsid w:val="00625796"/>
    <w:rsid w:val="00625A51"/>
    <w:rsid w:val="00625E9B"/>
    <w:rsid w:val="00626344"/>
    <w:rsid w:val="006266C2"/>
    <w:rsid w:val="00626DF7"/>
    <w:rsid w:val="00627584"/>
    <w:rsid w:val="00627B2D"/>
    <w:rsid w:val="00627F36"/>
    <w:rsid w:val="006305DD"/>
    <w:rsid w:val="006308E6"/>
    <w:rsid w:val="006309C9"/>
    <w:rsid w:val="006309D8"/>
    <w:rsid w:val="00630C93"/>
    <w:rsid w:val="00631191"/>
    <w:rsid w:val="00631395"/>
    <w:rsid w:val="00631417"/>
    <w:rsid w:val="006314D8"/>
    <w:rsid w:val="006318C2"/>
    <w:rsid w:val="00631C8A"/>
    <w:rsid w:val="00631D1C"/>
    <w:rsid w:val="00631E79"/>
    <w:rsid w:val="00631F42"/>
    <w:rsid w:val="00632564"/>
    <w:rsid w:val="00632FC2"/>
    <w:rsid w:val="006336F8"/>
    <w:rsid w:val="00633B69"/>
    <w:rsid w:val="00633D71"/>
    <w:rsid w:val="00634172"/>
    <w:rsid w:val="006344ED"/>
    <w:rsid w:val="006346BD"/>
    <w:rsid w:val="00634DD8"/>
    <w:rsid w:val="00635121"/>
    <w:rsid w:val="006352E9"/>
    <w:rsid w:val="00635333"/>
    <w:rsid w:val="00635372"/>
    <w:rsid w:val="00635442"/>
    <w:rsid w:val="00635991"/>
    <w:rsid w:val="00635F26"/>
    <w:rsid w:val="00636238"/>
    <w:rsid w:val="00636267"/>
    <w:rsid w:val="006362BE"/>
    <w:rsid w:val="00636391"/>
    <w:rsid w:val="00636889"/>
    <w:rsid w:val="00636BD1"/>
    <w:rsid w:val="00636CD5"/>
    <w:rsid w:val="00636EAE"/>
    <w:rsid w:val="00636F54"/>
    <w:rsid w:val="006375E6"/>
    <w:rsid w:val="006375F3"/>
    <w:rsid w:val="0063768E"/>
    <w:rsid w:val="0063770D"/>
    <w:rsid w:val="00637B10"/>
    <w:rsid w:val="00637BB6"/>
    <w:rsid w:val="00637DB6"/>
    <w:rsid w:val="00637F72"/>
    <w:rsid w:val="00640057"/>
    <w:rsid w:val="006401C4"/>
    <w:rsid w:val="0064033B"/>
    <w:rsid w:val="0064055C"/>
    <w:rsid w:val="006405E4"/>
    <w:rsid w:val="006407FD"/>
    <w:rsid w:val="00640F8E"/>
    <w:rsid w:val="0064155A"/>
    <w:rsid w:val="0064199B"/>
    <w:rsid w:val="00641A44"/>
    <w:rsid w:val="00641AB7"/>
    <w:rsid w:val="00641E06"/>
    <w:rsid w:val="0064215B"/>
    <w:rsid w:val="00642D40"/>
    <w:rsid w:val="00642D9F"/>
    <w:rsid w:val="00643635"/>
    <w:rsid w:val="006438BD"/>
    <w:rsid w:val="006440AD"/>
    <w:rsid w:val="0064478D"/>
    <w:rsid w:val="006453B7"/>
    <w:rsid w:val="00645495"/>
    <w:rsid w:val="006456D3"/>
    <w:rsid w:val="00645B94"/>
    <w:rsid w:val="00645E71"/>
    <w:rsid w:val="00646267"/>
    <w:rsid w:val="006462AA"/>
    <w:rsid w:val="006465B1"/>
    <w:rsid w:val="00646866"/>
    <w:rsid w:val="00646CB0"/>
    <w:rsid w:val="00647167"/>
    <w:rsid w:val="00647D4D"/>
    <w:rsid w:val="00647E71"/>
    <w:rsid w:val="0065028E"/>
    <w:rsid w:val="006506EF"/>
    <w:rsid w:val="006508E8"/>
    <w:rsid w:val="00650E70"/>
    <w:rsid w:val="00650F9D"/>
    <w:rsid w:val="00650FCA"/>
    <w:rsid w:val="00651435"/>
    <w:rsid w:val="0065188B"/>
    <w:rsid w:val="0065195C"/>
    <w:rsid w:val="00651B55"/>
    <w:rsid w:val="006524F9"/>
    <w:rsid w:val="00652C8F"/>
    <w:rsid w:val="00652CA6"/>
    <w:rsid w:val="00652D27"/>
    <w:rsid w:val="00652F6A"/>
    <w:rsid w:val="0065317B"/>
    <w:rsid w:val="006531B9"/>
    <w:rsid w:val="00653367"/>
    <w:rsid w:val="0065345E"/>
    <w:rsid w:val="006534AB"/>
    <w:rsid w:val="00653E7E"/>
    <w:rsid w:val="00653EEF"/>
    <w:rsid w:val="006547EB"/>
    <w:rsid w:val="00654CC9"/>
    <w:rsid w:val="006550D3"/>
    <w:rsid w:val="006557D4"/>
    <w:rsid w:val="00655995"/>
    <w:rsid w:val="00655D38"/>
    <w:rsid w:val="006561EC"/>
    <w:rsid w:val="00656AF8"/>
    <w:rsid w:val="00657875"/>
    <w:rsid w:val="00657A80"/>
    <w:rsid w:val="0066007A"/>
    <w:rsid w:val="00660583"/>
    <w:rsid w:val="00660600"/>
    <w:rsid w:val="0066093B"/>
    <w:rsid w:val="00660950"/>
    <w:rsid w:val="00660ABB"/>
    <w:rsid w:val="00661102"/>
    <w:rsid w:val="0066118E"/>
    <w:rsid w:val="006614E0"/>
    <w:rsid w:val="0066176F"/>
    <w:rsid w:val="00661973"/>
    <w:rsid w:val="00661AF9"/>
    <w:rsid w:val="00661F2A"/>
    <w:rsid w:val="00662179"/>
    <w:rsid w:val="00662517"/>
    <w:rsid w:val="00662D83"/>
    <w:rsid w:val="00662E43"/>
    <w:rsid w:val="00663896"/>
    <w:rsid w:val="006639AA"/>
    <w:rsid w:val="00663BD6"/>
    <w:rsid w:val="00664945"/>
    <w:rsid w:val="00664B43"/>
    <w:rsid w:val="00664E6F"/>
    <w:rsid w:val="0066553A"/>
    <w:rsid w:val="00665711"/>
    <w:rsid w:val="0066589F"/>
    <w:rsid w:val="00665983"/>
    <w:rsid w:val="00665B88"/>
    <w:rsid w:val="00665D58"/>
    <w:rsid w:val="00666159"/>
    <w:rsid w:val="00666494"/>
    <w:rsid w:val="00666683"/>
    <w:rsid w:val="0066681A"/>
    <w:rsid w:val="006668D6"/>
    <w:rsid w:val="00666ACD"/>
    <w:rsid w:val="00666D7E"/>
    <w:rsid w:val="00666E3D"/>
    <w:rsid w:val="00666F9D"/>
    <w:rsid w:val="00666FFB"/>
    <w:rsid w:val="0066765D"/>
    <w:rsid w:val="00667798"/>
    <w:rsid w:val="006679AE"/>
    <w:rsid w:val="00667D1D"/>
    <w:rsid w:val="00667F26"/>
    <w:rsid w:val="006700C9"/>
    <w:rsid w:val="00670915"/>
    <w:rsid w:val="00670D33"/>
    <w:rsid w:val="00671361"/>
    <w:rsid w:val="0067144A"/>
    <w:rsid w:val="0067148F"/>
    <w:rsid w:val="0067180A"/>
    <w:rsid w:val="00672761"/>
    <w:rsid w:val="00672889"/>
    <w:rsid w:val="006728E5"/>
    <w:rsid w:val="00672A0A"/>
    <w:rsid w:val="00672A2F"/>
    <w:rsid w:val="00672A93"/>
    <w:rsid w:val="00672E10"/>
    <w:rsid w:val="00673AD7"/>
    <w:rsid w:val="0067436E"/>
    <w:rsid w:val="00674799"/>
    <w:rsid w:val="00674C50"/>
    <w:rsid w:val="00674C7C"/>
    <w:rsid w:val="006750B2"/>
    <w:rsid w:val="006753D7"/>
    <w:rsid w:val="00675A44"/>
    <w:rsid w:val="00675D2D"/>
    <w:rsid w:val="00675D3F"/>
    <w:rsid w:val="00675E2F"/>
    <w:rsid w:val="00676080"/>
    <w:rsid w:val="00676297"/>
    <w:rsid w:val="00676304"/>
    <w:rsid w:val="0067640D"/>
    <w:rsid w:val="006764D2"/>
    <w:rsid w:val="00676943"/>
    <w:rsid w:val="00676A48"/>
    <w:rsid w:val="00677051"/>
    <w:rsid w:val="006772D6"/>
    <w:rsid w:val="006776EE"/>
    <w:rsid w:val="006801FC"/>
    <w:rsid w:val="006802BC"/>
    <w:rsid w:val="00680478"/>
    <w:rsid w:val="00680625"/>
    <w:rsid w:val="00680EF5"/>
    <w:rsid w:val="0068102C"/>
    <w:rsid w:val="00681060"/>
    <w:rsid w:val="006814DF"/>
    <w:rsid w:val="0068163A"/>
    <w:rsid w:val="00681797"/>
    <w:rsid w:val="00681842"/>
    <w:rsid w:val="00681A40"/>
    <w:rsid w:val="00681A60"/>
    <w:rsid w:val="00682AF1"/>
    <w:rsid w:val="00682FB0"/>
    <w:rsid w:val="006831AF"/>
    <w:rsid w:val="0068327C"/>
    <w:rsid w:val="006833F4"/>
    <w:rsid w:val="00683EB9"/>
    <w:rsid w:val="00683F52"/>
    <w:rsid w:val="00684045"/>
    <w:rsid w:val="00684BF7"/>
    <w:rsid w:val="0068515E"/>
    <w:rsid w:val="00685661"/>
    <w:rsid w:val="00686065"/>
    <w:rsid w:val="00686396"/>
    <w:rsid w:val="0068647D"/>
    <w:rsid w:val="00686757"/>
    <w:rsid w:val="006867EC"/>
    <w:rsid w:val="00687060"/>
    <w:rsid w:val="006873B3"/>
    <w:rsid w:val="006874A4"/>
    <w:rsid w:val="0068783A"/>
    <w:rsid w:val="0069021C"/>
    <w:rsid w:val="006906DB"/>
    <w:rsid w:val="00690924"/>
    <w:rsid w:val="00690B58"/>
    <w:rsid w:val="006910B2"/>
    <w:rsid w:val="0069116F"/>
    <w:rsid w:val="006919CB"/>
    <w:rsid w:val="00691AA0"/>
    <w:rsid w:val="00691B61"/>
    <w:rsid w:val="00691B95"/>
    <w:rsid w:val="006922A2"/>
    <w:rsid w:val="00692619"/>
    <w:rsid w:val="00692BAF"/>
    <w:rsid w:val="00692BEE"/>
    <w:rsid w:val="00692D31"/>
    <w:rsid w:val="00692E97"/>
    <w:rsid w:val="00693081"/>
    <w:rsid w:val="006930A8"/>
    <w:rsid w:val="006933D8"/>
    <w:rsid w:val="0069359B"/>
    <w:rsid w:val="00693A9A"/>
    <w:rsid w:val="00693CB7"/>
    <w:rsid w:val="0069448D"/>
    <w:rsid w:val="006944C5"/>
    <w:rsid w:val="00694631"/>
    <w:rsid w:val="006947BD"/>
    <w:rsid w:val="006948ED"/>
    <w:rsid w:val="0069498C"/>
    <w:rsid w:val="006949D3"/>
    <w:rsid w:val="00694B2F"/>
    <w:rsid w:val="00694CA1"/>
    <w:rsid w:val="00694F12"/>
    <w:rsid w:val="00694F19"/>
    <w:rsid w:val="00694FA8"/>
    <w:rsid w:val="006951AA"/>
    <w:rsid w:val="00695443"/>
    <w:rsid w:val="00695774"/>
    <w:rsid w:val="00695949"/>
    <w:rsid w:val="00695E60"/>
    <w:rsid w:val="0069619A"/>
    <w:rsid w:val="00696732"/>
    <w:rsid w:val="00697149"/>
    <w:rsid w:val="00697363"/>
    <w:rsid w:val="00697747"/>
    <w:rsid w:val="00697AEF"/>
    <w:rsid w:val="006A019F"/>
    <w:rsid w:val="006A0D4D"/>
    <w:rsid w:val="006A0E31"/>
    <w:rsid w:val="006A1381"/>
    <w:rsid w:val="006A1B54"/>
    <w:rsid w:val="006A1B9F"/>
    <w:rsid w:val="006A1BFA"/>
    <w:rsid w:val="006A1CE0"/>
    <w:rsid w:val="006A22D2"/>
    <w:rsid w:val="006A2382"/>
    <w:rsid w:val="006A2770"/>
    <w:rsid w:val="006A29E9"/>
    <w:rsid w:val="006A29FF"/>
    <w:rsid w:val="006A399D"/>
    <w:rsid w:val="006A3E7E"/>
    <w:rsid w:val="006A4746"/>
    <w:rsid w:val="006A474B"/>
    <w:rsid w:val="006A4A92"/>
    <w:rsid w:val="006A51D7"/>
    <w:rsid w:val="006A5307"/>
    <w:rsid w:val="006A53F3"/>
    <w:rsid w:val="006A5569"/>
    <w:rsid w:val="006A5A92"/>
    <w:rsid w:val="006A5AD8"/>
    <w:rsid w:val="006A6571"/>
    <w:rsid w:val="006A6707"/>
    <w:rsid w:val="006A6C6E"/>
    <w:rsid w:val="006A6F33"/>
    <w:rsid w:val="006A788F"/>
    <w:rsid w:val="006A793F"/>
    <w:rsid w:val="006A7BFD"/>
    <w:rsid w:val="006B0254"/>
    <w:rsid w:val="006B036E"/>
    <w:rsid w:val="006B06F7"/>
    <w:rsid w:val="006B0C24"/>
    <w:rsid w:val="006B0F71"/>
    <w:rsid w:val="006B12BE"/>
    <w:rsid w:val="006B1451"/>
    <w:rsid w:val="006B156A"/>
    <w:rsid w:val="006B18C4"/>
    <w:rsid w:val="006B1B66"/>
    <w:rsid w:val="006B2693"/>
    <w:rsid w:val="006B2976"/>
    <w:rsid w:val="006B2C95"/>
    <w:rsid w:val="006B2EBB"/>
    <w:rsid w:val="006B2F2B"/>
    <w:rsid w:val="006B347E"/>
    <w:rsid w:val="006B385D"/>
    <w:rsid w:val="006B38F7"/>
    <w:rsid w:val="006B3EE6"/>
    <w:rsid w:val="006B5375"/>
    <w:rsid w:val="006B5391"/>
    <w:rsid w:val="006B5445"/>
    <w:rsid w:val="006B5550"/>
    <w:rsid w:val="006B5848"/>
    <w:rsid w:val="006B5878"/>
    <w:rsid w:val="006B6655"/>
    <w:rsid w:val="006B66EE"/>
    <w:rsid w:val="006B6802"/>
    <w:rsid w:val="006B68C5"/>
    <w:rsid w:val="006B6BB8"/>
    <w:rsid w:val="006B74F6"/>
    <w:rsid w:val="006B7A83"/>
    <w:rsid w:val="006B7B64"/>
    <w:rsid w:val="006B7C58"/>
    <w:rsid w:val="006C02FC"/>
    <w:rsid w:val="006C03AC"/>
    <w:rsid w:val="006C07E0"/>
    <w:rsid w:val="006C093A"/>
    <w:rsid w:val="006C15BB"/>
    <w:rsid w:val="006C1825"/>
    <w:rsid w:val="006C1938"/>
    <w:rsid w:val="006C1F55"/>
    <w:rsid w:val="006C2247"/>
    <w:rsid w:val="006C236B"/>
    <w:rsid w:val="006C27A6"/>
    <w:rsid w:val="006C27E4"/>
    <w:rsid w:val="006C2AB1"/>
    <w:rsid w:val="006C31D3"/>
    <w:rsid w:val="006C33A2"/>
    <w:rsid w:val="006C383E"/>
    <w:rsid w:val="006C4A17"/>
    <w:rsid w:val="006C6046"/>
    <w:rsid w:val="006C63DA"/>
    <w:rsid w:val="006C640C"/>
    <w:rsid w:val="006C6A4A"/>
    <w:rsid w:val="006C6DBD"/>
    <w:rsid w:val="006C7004"/>
    <w:rsid w:val="006C7411"/>
    <w:rsid w:val="006C7443"/>
    <w:rsid w:val="006C760B"/>
    <w:rsid w:val="006D0257"/>
    <w:rsid w:val="006D02AE"/>
    <w:rsid w:val="006D0386"/>
    <w:rsid w:val="006D06D5"/>
    <w:rsid w:val="006D0767"/>
    <w:rsid w:val="006D07A6"/>
    <w:rsid w:val="006D091B"/>
    <w:rsid w:val="006D0C7B"/>
    <w:rsid w:val="006D0DC6"/>
    <w:rsid w:val="006D1313"/>
    <w:rsid w:val="006D18E3"/>
    <w:rsid w:val="006D1F3D"/>
    <w:rsid w:val="006D265B"/>
    <w:rsid w:val="006D2A64"/>
    <w:rsid w:val="006D2ECB"/>
    <w:rsid w:val="006D3083"/>
    <w:rsid w:val="006D385E"/>
    <w:rsid w:val="006D42EF"/>
    <w:rsid w:val="006D4599"/>
    <w:rsid w:val="006D4EBB"/>
    <w:rsid w:val="006D5661"/>
    <w:rsid w:val="006D5CC0"/>
    <w:rsid w:val="006D5D9A"/>
    <w:rsid w:val="006D65A2"/>
    <w:rsid w:val="006D6674"/>
    <w:rsid w:val="006D6D59"/>
    <w:rsid w:val="006D714F"/>
    <w:rsid w:val="006D7278"/>
    <w:rsid w:val="006D7402"/>
    <w:rsid w:val="006D7F19"/>
    <w:rsid w:val="006E006D"/>
    <w:rsid w:val="006E0276"/>
    <w:rsid w:val="006E089F"/>
    <w:rsid w:val="006E0D72"/>
    <w:rsid w:val="006E0F27"/>
    <w:rsid w:val="006E12D2"/>
    <w:rsid w:val="006E1318"/>
    <w:rsid w:val="006E14AC"/>
    <w:rsid w:val="006E16E1"/>
    <w:rsid w:val="006E1B2A"/>
    <w:rsid w:val="006E1B81"/>
    <w:rsid w:val="006E1D59"/>
    <w:rsid w:val="006E2531"/>
    <w:rsid w:val="006E269C"/>
    <w:rsid w:val="006E2762"/>
    <w:rsid w:val="006E2A7C"/>
    <w:rsid w:val="006E2BA0"/>
    <w:rsid w:val="006E2CA8"/>
    <w:rsid w:val="006E2E0B"/>
    <w:rsid w:val="006E2EBD"/>
    <w:rsid w:val="006E3145"/>
    <w:rsid w:val="006E33D2"/>
    <w:rsid w:val="006E3417"/>
    <w:rsid w:val="006E3A61"/>
    <w:rsid w:val="006E3EB3"/>
    <w:rsid w:val="006E3F1C"/>
    <w:rsid w:val="006E4200"/>
    <w:rsid w:val="006E478C"/>
    <w:rsid w:val="006E4999"/>
    <w:rsid w:val="006E4FF0"/>
    <w:rsid w:val="006E53D9"/>
    <w:rsid w:val="006E5E41"/>
    <w:rsid w:val="006E5EA6"/>
    <w:rsid w:val="006E6366"/>
    <w:rsid w:val="006E69B9"/>
    <w:rsid w:val="006E73E0"/>
    <w:rsid w:val="006E776F"/>
    <w:rsid w:val="006E7C38"/>
    <w:rsid w:val="006E7D9A"/>
    <w:rsid w:val="006E7F44"/>
    <w:rsid w:val="006F001A"/>
    <w:rsid w:val="006F0234"/>
    <w:rsid w:val="006F0464"/>
    <w:rsid w:val="006F04F3"/>
    <w:rsid w:val="006F053E"/>
    <w:rsid w:val="006F069A"/>
    <w:rsid w:val="006F088E"/>
    <w:rsid w:val="006F0E74"/>
    <w:rsid w:val="006F1102"/>
    <w:rsid w:val="006F1287"/>
    <w:rsid w:val="006F1719"/>
    <w:rsid w:val="006F19E1"/>
    <w:rsid w:val="006F1C17"/>
    <w:rsid w:val="006F1D4F"/>
    <w:rsid w:val="006F2215"/>
    <w:rsid w:val="006F29E0"/>
    <w:rsid w:val="006F2B91"/>
    <w:rsid w:val="006F344A"/>
    <w:rsid w:val="006F3506"/>
    <w:rsid w:val="006F374E"/>
    <w:rsid w:val="006F3DF9"/>
    <w:rsid w:val="006F3F1D"/>
    <w:rsid w:val="006F4139"/>
    <w:rsid w:val="006F470B"/>
    <w:rsid w:val="006F4886"/>
    <w:rsid w:val="006F4C23"/>
    <w:rsid w:val="006F5047"/>
    <w:rsid w:val="006F5080"/>
    <w:rsid w:val="006F6460"/>
    <w:rsid w:val="006F6492"/>
    <w:rsid w:val="006F7633"/>
    <w:rsid w:val="006F783F"/>
    <w:rsid w:val="006F7AB7"/>
    <w:rsid w:val="006F7C9C"/>
    <w:rsid w:val="00700256"/>
    <w:rsid w:val="0070032C"/>
    <w:rsid w:val="00700632"/>
    <w:rsid w:val="00700741"/>
    <w:rsid w:val="00700C91"/>
    <w:rsid w:val="0070102E"/>
    <w:rsid w:val="00701368"/>
    <w:rsid w:val="00701387"/>
    <w:rsid w:val="00701631"/>
    <w:rsid w:val="00701DC2"/>
    <w:rsid w:val="0070255C"/>
    <w:rsid w:val="00702688"/>
    <w:rsid w:val="00702788"/>
    <w:rsid w:val="00702C13"/>
    <w:rsid w:val="00702E15"/>
    <w:rsid w:val="0070340B"/>
    <w:rsid w:val="0070365F"/>
    <w:rsid w:val="00703785"/>
    <w:rsid w:val="00703B84"/>
    <w:rsid w:val="00704361"/>
    <w:rsid w:val="0070477B"/>
    <w:rsid w:val="007047A3"/>
    <w:rsid w:val="0070486A"/>
    <w:rsid w:val="007049A0"/>
    <w:rsid w:val="00704B20"/>
    <w:rsid w:val="00704CA9"/>
    <w:rsid w:val="00704DAE"/>
    <w:rsid w:val="00704F51"/>
    <w:rsid w:val="0070506C"/>
    <w:rsid w:val="0070524F"/>
    <w:rsid w:val="0070560A"/>
    <w:rsid w:val="007056AC"/>
    <w:rsid w:val="007058F0"/>
    <w:rsid w:val="00705CEA"/>
    <w:rsid w:val="00706192"/>
    <w:rsid w:val="007062A9"/>
    <w:rsid w:val="00706776"/>
    <w:rsid w:val="00707750"/>
    <w:rsid w:val="007077CB"/>
    <w:rsid w:val="00707A01"/>
    <w:rsid w:val="00707A34"/>
    <w:rsid w:val="00707C15"/>
    <w:rsid w:val="00707DE8"/>
    <w:rsid w:val="00707F6C"/>
    <w:rsid w:val="0071038C"/>
    <w:rsid w:val="00710B1E"/>
    <w:rsid w:val="007110CC"/>
    <w:rsid w:val="007114BD"/>
    <w:rsid w:val="00711733"/>
    <w:rsid w:val="00711E13"/>
    <w:rsid w:val="007123CA"/>
    <w:rsid w:val="00712550"/>
    <w:rsid w:val="00712A19"/>
    <w:rsid w:val="00712A91"/>
    <w:rsid w:val="00712ADB"/>
    <w:rsid w:val="00712B53"/>
    <w:rsid w:val="00712FCE"/>
    <w:rsid w:val="007133BD"/>
    <w:rsid w:val="0071347E"/>
    <w:rsid w:val="00713B94"/>
    <w:rsid w:val="00713F02"/>
    <w:rsid w:val="00713F6C"/>
    <w:rsid w:val="00713F82"/>
    <w:rsid w:val="0071441C"/>
    <w:rsid w:val="0071450B"/>
    <w:rsid w:val="00714706"/>
    <w:rsid w:val="0071482A"/>
    <w:rsid w:val="007149B1"/>
    <w:rsid w:val="00714A4B"/>
    <w:rsid w:val="007159AF"/>
    <w:rsid w:val="00715C4F"/>
    <w:rsid w:val="00715DE9"/>
    <w:rsid w:val="0071629D"/>
    <w:rsid w:val="00716866"/>
    <w:rsid w:val="00716AD3"/>
    <w:rsid w:val="00716C9D"/>
    <w:rsid w:val="00716D37"/>
    <w:rsid w:val="007174CF"/>
    <w:rsid w:val="0071773C"/>
    <w:rsid w:val="00717C23"/>
    <w:rsid w:val="007201D0"/>
    <w:rsid w:val="0072032D"/>
    <w:rsid w:val="007208CD"/>
    <w:rsid w:val="00720BB1"/>
    <w:rsid w:val="0072115A"/>
    <w:rsid w:val="007214F3"/>
    <w:rsid w:val="007218CC"/>
    <w:rsid w:val="00721980"/>
    <w:rsid w:val="007219D4"/>
    <w:rsid w:val="00722592"/>
    <w:rsid w:val="00722A02"/>
    <w:rsid w:val="00722F27"/>
    <w:rsid w:val="007231F7"/>
    <w:rsid w:val="00723718"/>
    <w:rsid w:val="007239E7"/>
    <w:rsid w:val="00723C3B"/>
    <w:rsid w:val="00723D9C"/>
    <w:rsid w:val="00723F87"/>
    <w:rsid w:val="0072414E"/>
    <w:rsid w:val="00724184"/>
    <w:rsid w:val="00724307"/>
    <w:rsid w:val="00724644"/>
    <w:rsid w:val="0072464A"/>
    <w:rsid w:val="00724739"/>
    <w:rsid w:val="00724F3A"/>
    <w:rsid w:val="00725209"/>
    <w:rsid w:val="0072535F"/>
    <w:rsid w:val="007255A0"/>
    <w:rsid w:val="00726356"/>
    <w:rsid w:val="00726502"/>
    <w:rsid w:val="00726593"/>
    <w:rsid w:val="007268D0"/>
    <w:rsid w:val="00726A56"/>
    <w:rsid w:val="00726A91"/>
    <w:rsid w:val="00726F1C"/>
    <w:rsid w:val="00727169"/>
    <w:rsid w:val="007272C9"/>
    <w:rsid w:val="00727329"/>
    <w:rsid w:val="0072793D"/>
    <w:rsid w:val="00727F31"/>
    <w:rsid w:val="0073012D"/>
    <w:rsid w:val="00730844"/>
    <w:rsid w:val="00730CF4"/>
    <w:rsid w:val="00730F1B"/>
    <w:rsid w:val="0073131D"/>
    <w:rsid w:val="007315E3"/>
    <w:rsid w:val="00731672"/>
    <w:rsid w:val="00731A3F"/>
    <w:rsid w:val="00731F09"/>
    <w:rsid w:val="00732288"/>
    <w:rsid w:val="007322A9"/>
    <w:rsid w:val="00732488"/>
    <w:rsid w:val="007328D4"/>
    <w:rsid w:val="007329AA"/>
    <w:rsid w:val="00732BB1"/>
    <w:rsid w:val="00732F84"/>
    <w:rsid w:val="00733619"/>
    <w:rsid w:val="007338EE"/>
    <w:rsid w:val="00733CE5"/>
    <w:rsid w:val="00733ECB"/>
    <w:rsid w:val="00733ED8"/>
    <w:rsid w:val="00734065"/>
    <w:rsid w:val="007346E6"/>
    <w:rsid w:val="00734843"/>
    <w:rsid w:val="00734C14"/>
    <w:rsid w:val="00734E10"/>
    <w:rsid w:val="00734FBE"/>
    <w:rsid w:val="00735226"/>
    <w:rsid w:val="00735598"/>
    <w:rsid w:val="00735621"/>
    <w:rsid w:val="007359EF"/>
    <w:rsid w:val="00735C3C"/>
    <w:rsid w:val="00735FAF"/>
    <w:rsid w:val="00736028"/>
    <w:rsid w:val="0073640B"/>
    <w:rsid w:val="00736A1A"/>
    <w:rsid w:val="00736B43"/>
    <w:rsid w:val="00736F34"/>
    <w:rsid w:val="007372EF"/>
    <w:rsid w:val="007378CD"/>
    <w:rsid w:val="00737E18"/>
    <w:rsid w:val="007403F1"/>
    <w:rsid w:val="00740A44"/>
    <w:rsid w:val="00740EB2"/>
    <w:rsid w:val="0074162A"/>
    <w:rsid w:val="0074162E"/>
    <w:rsid w:val="00741854"/>
    <w:rsid w:val="00741F9E"/>
    <w:rsid w:val="00742050"/>
    <w:rsid w:val="0074206D"/>
    <w:rsid w:val="0074217E"/>
    <w:rsid w:val="007421C8"/>
    <w:rsid w:val="007425FA"/>
    <w:rsid w:val="00742964"/>
    <w:rsid w:val="00742FEC"/>
    <w:rsid w:val="0074314F"/>
    <w:rsid w:val="0074335A"/>
    <w:rsid w:val="0074374D"/>
    <w:rsid w:val="00743757"/>
    <w:rsid w:val="00743C5B"/>
    <w:rsid w:val="00743DF9"/>
    <w:rsid w:val="00743EC7"/>
    <w:rsid w:val="00744EA6"/>
    <w:rsid w:val="00744F5D"/>
    <w:rsid w:val="00745224"/>
    <w:rsid w:val="007455DE"/>
    <w:rsid w:val="0074574F"/>
    <w:rsid w:val="00745765"/>
    <w:rsid w:val="00745A69"/>
    <w:rsid w:val="00745F07"/>
    <w:rsid w:val="00746BED"/>
    <w:rsid w:val="00746F58"/>
    <w:rsid w:val="00746FD9"/>
    <w:rsid w:val="0074707B"/>
    <w:rsid w:val="0074738C"/>
    <w:rsid w:val="00747451"/>
    <w:rsid w:val="007479A2"/>
    <w:rsid w:val="00747FCC"/>
    <w:rsid w:val="0075001E"/>
    <w:rsid w:val="0075003A"/>
    <w:rsid w:val="00750592"/>
    <w:rsid w:val="007509AF"/>
    <w:rsid w:val="00750DBF"/>
    <w:rsid w:val="00750DE4"/>
    <w:rsid w:val="00751127"/>
    <w:rsid w:val="00751484"/>
    <w:rsid w:val="00751B2F"/>
    <w:rsid w:val="00751FB7"/>
    <w:rsid w:val="007524D4"/>
    <w:rsid w:val="00752532"/>
    <w:rsid w:val="00752C8E"/>
    <w:rsid w:val="00753235"/>
    <w:rsid w:val="0075324D"/>
    <w:rsid w:val="00753589"/>
    <w:rsid w:val="00753E4A"/>
    <w:rsid w:val="0075411B"/>
    <w:rsid w:val="007546CF"/>
    <w:rsid w:val="00754982"/>
    <w:rsid w:val="00754F46"/>
    <w:rsid w:val="00755111"/>
    <w:rsid w:val="0075551F"/>
    <w:rsid w:val="00755BA3"/>
    <w:rsid w:val="00756814"/>
    <w:rsid w:val="00756CD8"/>
    <w:rsid w:val="00756E41"/>
    <w:rsid w:val="00756EF6"/>
    <w:rsid w:val="007600B7"/>
    <w:rsid w:val="007603C7"/>
    <w:rsid w:val="00760DCB"/>
    <w:rsid w:val="007612BB"/>
    <w:rsid w:val="00761598"/>
    <w:rsid w:val="00761720"/>
    <w:rsid w:val="007621DC"/>
    <w:rsid w:val="00762365"/>
    <w:rsid w:val="00762C4D"/>
    <w:rsid w:val="00762F07"/>
    <w:rsid w:val="007630C5"/>
    <w:rsid w:val="007638D0"/>
    <w:rsid w:val="0076397B"/>
    <w:rsid w:val="00763BB9"/>
    <w:rsid w:val="00763CEB"/>
    <w:rsid w:val="00763D64"/>
    <w:rsid w:val="00763E7B"/>
    <w:rsid w:val="007642B5"/>
    <w:rsid w:val="00764318"/>
    <w:rsid w:val="0076433D"/>
    <w:rsid w:val="0076438B"/>
    <w:rsid w:val="00764CCD"/>
    <w:rsid w:val="00764E88"/>
    <w:rsid w:val="0076532B"/>
    <w:rsid w:val="007653A9"/>
    <w:rsid w:val="007653B9"/>
    <w:rsid w:val="00765B59"/>
    <w:rsid w:val="00765B77"/>
    <w:rsid w:val="00765E3D"/>
    <w:rsid w:val="007668F0"/>
    <w:rsid w:val="00766A9B"/>
    <w:rsid w:val="00766C60"/>
    <w:rsid w:val="0076712B"/>
    <w:rsid w:val="007674AA"/>
    <w:rsid w:val="007677C0"/>
    <w:rsid w:val="00767B01"/>
    <w:rsid w:val="00767BF6"/>
    <w:rsid w:val="00767F15"/>
    <w:rsid w:val="00767F3E"/>
    <w:rsid w:val="00767FCC"/>
    <w:rsid w:val="007709C3"/>
    <w:rsid w:val="00770BA3"/>
    <w:rsid w:val="00770FE0"/>
    <w:rsid w:val="007714FE"/>
    <w:rsid w:val="007716D1"/>
    <w:rsid w:val="00771711"/>
    <w:rsid w:val="0077178A"/>
    <w:rsid w:val="00771999"/>
    <w:rsid w:val="00771A13"/>
    <w:rsid w:val="00771AF5"/>
    <w:rsid w:val="00771B72"/>
    <w:rsid w:val="00771BC9"/>
    <w:rsid w:val="00771F31"/>
    <w:rsid w:val="0077208C"/>
    <w:rsid w:val="00772582"/>
    <w:rsid w:val="007727D2"/>
    <w:rsid w:val="00772B32"/>
    <w:rsid w:val="00772D95"/>
    <w:rsid w:val="00772DB6"/>
    <w:rsid w:val="0077327E"/>
    <w:rsid w:val="007733C7"/>
    <w:rsid w:val="0077362F"/>
    <w:rsid w:val="00773ADA"/>
    <w:rsid w:val="00773B5A"/>
    <w:rsid w:val="00773D56"/>
    <w:rsid w:val="00773F13"/>
    <w:rsid w:val="00773F21"/>
    <w:rsid w:val="00774010"/>
    <w:rsid w:val="007741F0"/>
    <w:rsid w:val="0077441C"/>
    <w:rsid w:val="0077449C"/>
    <w:rsid w:val="007745B6"/>
    <w:rsid w:val="007749ED"/>
    <w:rsid w:val="00774A99"/>
    <w:rsid w:val="00774BBE"/>
    <w:rsid w:val="00774D9D"/>
    <w:rsid w:val="00774E2F"/>
    <w:rsid w:val="00775049"/>
    <w:rsid w:val="007750CD"/>
    <w:rsid w:val="00775372"/>
    <w:rsid w:val="007753EA"/>
    <w:rsid w:val="00775468"/>
    <w:rsid w:val="00775B89"/>
    <w:rsid w:val="00775BBD"/>
    <w:rsid w:val="00775CF8"/>
    <w:rsid w:val="00775E8D"/>
    <w:rsid w:val="00775F64"/>
    <w:rsid w:val="0077658C"/>
    <w:rsid w:val="00776739"/>
    <w:rsid w:val="00776CE4"/>
    <w:rsid w:val="007770D8"/>
    <w:rsid w:val="0077749E"/>
    <w:rsid w:val="00777D3E"/>
    <w:rsid w:val="00777F00"/>
    <w:rsid w:val="00780134"/>
    <w:rsid w:val="00780910"/>
    <w:rsid w:val="00780ABD"/>
    <w:rsid w:val="00780FFC"/>
    <w:rsid w:val="00781AE2"/>
    <w:rsid w:val="00781B50"/>
    <w:rsid w:val="00781BC0"/>
    <w:rsid w:val="00781FEC"/>
    <w:rsid w:val="007820EB"/>
    <w:rsid w:val="007821D5"/>
    <w:rsid w:val="00782797"/>
    <w:rsid w:val="00783108"/>
    <w:rsid w:val="00783467"/>
    <w:rsid w:val="00783B1F"/>
    <w:rsid w:val="00783C38"/>
    <w:rsid w:val="00783F11"/>
    <w:rsid w:val="00783F72"/>
    <w:rsid w:val="00784809"/>
    <w:rsid w:val="00784A0C"/>
    <w:rsid w:val="00784BCB"/>
    <w:rsid w:val="00784BDA"/>
    <w:rsid w:val="00785161"/>
    <w:rsid w:val="007855B8"/>
    <w:rsid w:val="00785892"/>
    <w:rsid w:val="00785A4D"/>
    <w:rsid w:val="007861B8"/>
    <w:rsid w:val="007861D0"/>
    <w:rsid w:val="007868B7"/>
    <w:rsid w:val="007869A7"/>
    <w:rsid w:val="00787228"/>
    <w:rsid w:val="007872EE"/>
    <w:rsid w:val="00787376"/>
    <w:rsid w:val="00787EBC"/>
    <w:rsid w:val="00787FDB"/>
    <w:rsid w:val="0079035C"/>
    <w:rsid w:val="0079054C"/>
    <w:rsid w:val="007908BA"/>
    <w:rsid w:val="00790B71"/>
    <w:rsid w:val="0079139B"/>
    <w:rsid w:val="007917FF"/>
    <w:rsid w:val="00791B00"/>
    <w:rsid w:val="00791DA2"/>
    <w:rsid w:val="00791DB0"/>
    <w:rsid w:val="00791EE4"/>
    <w:rsid w:val="00792830"/>
    <w:rsid w:val="0079286D"/>
    <w:rsid w:val="00792A3C"/>
    <w:rsid w:val="00792B76"/>
    <w:rsid w:val="007931F5"/>
    <w:rsid w:val="0079329A"/>
    <w:rsid w:val="0079483D"/>
    <w:rsid w:val="00794874"/>
    <w:rsid w:val="007948F5"/>
    <w:rsid w:val="00794A05"/>
    <w:rsid w:val="00794FE0"/>
    <w:rsid w:val="00795171"/>
    <w:rsid w:val="0079557D"/>
    <w:rsid w:val="007958E8"/>
    <w:rsid w:val="00795F33"/>
    <w:rsid w:val="00796213"/>
    <w:rsid w:val="00796383"/>
    <w:rsid w:val="007967D0"/>
    <w:rsid w:val="00796F01"/>
    <w:rsid w:val="00797189"/>
    <w:rsid w:val="007975C0"/>
    <w:rsid w:val="007975EF"/>
    <w:rsid w:val="00797617"/>
    <w:rsid w:val="007977E6"/>
    <w:rsid w:val="007979DB"/>
    <w:rsid w:val="00797C96"/>
    <w:rsid w:val="0079F283"/>
    <w:rsid w:val="007A0AF0"/>
    <w:rsid w:val="007A0EDE"/>
    <w:rsid w:val="007A0EF8"/>
    <w:rsid w:val="007A0F58"/>
    <w:rsid w:val="007A1344"/>
    <w:rsid w:val="007A1D43"/>
    <w:rsid w:val="007A206A"/>
    <w:rsid w:val="007A2097"/>
    <w:rsid w:val="007A2185"/>
    <w:rsid w:val="007A22D0"/>
    <w:rsid w:val="007A2301"/>
    <w:rsid w:val="007A2530"/>
    <w:rsid w:val="007A2D96"/>
    <w:rsid w:val="007A338C"/>
    <w:rsid w:val="007A3678"/>
    <w:rsid w:val="007A391C"/>
    <w:rsid w:val="007A3EA9"/>
    <w:rsid w:val="007A3F80"/>
    <w:rsid w:val="007A3FAE"/>
    <w:rsid w:val="007A41E5"/>
    <w:rsid w:val="007A42A1"/>
    <w:rsid w:val="007A49B7"/>
    <w:rsid w:val="007A5266"/>
    <w:rsid w:val="007A5856"/>
    <w:rsid w:val="007A5E0C"/>
    <w:rsid w:val="007A646E"/>
    <w:rsid w:val="007A686E"/>
    <w:rsid w:val="007A69CA"/>
    <w:rsid w:val="007A6D56"/>
    <w:rsid w:val="007A71B5"/>
    <w:rsid w:val="007A75CF"/>
    <w:rsid w:val="007A7973"/>
    <w:rsid w:val="007A7B53"/>
    <w:rsid w:val="007A7BF0"/>
    <w:rsid w:val="007A7F22"/>
    <w:rsid w:val="007A7FE9"/>
    <w:rsid w:val="007B03E8"/>
    <w:rsid w:val="007B0902"/>
    <w:rsid w:val="007B0C25"/>
    <w:rsid w:val="007B0CB5"/>
    <w:rsid w:val="007B0D78"/>
    <w:rsid w:val="007B1B48"/>
    <w:rsid w:val="007B1CD4"/>
    <w:rsid w:val="007B200D"/>
    <w:rsid w:val="007B204E"/>
    <w:rsid w:val="007B21EE"/>
    <w:rsid w:val="007B2771"/>
    <w:rsid w:val="007B2812"/>
    <w:rsid w:val="007B2918"/>
    <w:rsid w:val="007B2A85"/>
    <w:rsid w:val="007B2D5A"/>
    <w:rsid w:val="007B2E1A"/>
    <w:rsid w:val="007B2E63"/>
    <w:rsid w:val="007B34FD"/>
    <w:rsid w:val="007B3A1F"/>
    <w:rsid w:val="007B3F43"/>
    <w:rsid w:val="007B4027"/>
    <w:rsid w:val="007B4534"/>
    <w:rsid w:val="007B484A"/>
    <w:rsid w:val="007B4A3E"/>
    <w:rsid w:val="007B4DC8"/>
    <w:rsid w:val="007B5265"/>
    <w:rsid w:val="007B53BB"/>
    <w:rsid w:val="007B5679"/>
    <w:rsid w:val="007B58E9"/>
    <w:rsid w:val="007B5A62"/>
    <w:rsid w:val="007B5E66"/>
    <w:rsid w:val="007B60BD"/>
    <w:rsid w:val="007B610E"/>
    <w:rsid w:val="007B62AB"/>
    <w:rsid w:val="007B6379"/>
    <w:rsid w:val="007B6787"/>
    <w:rsid w:val="007B681B"/>
    <w:rsid w:val="007B6EAD"/>
    <w:rsid w:val="007B733F"/>
    <w:rsid w:val="007B7554"/>
    <w:rsid w:val="007B7E36"/>
    <w:rsid w:val="007C0132"/>
    <w:rsid w:val="007C0A0D"/>
    <w:rsid w:val="007C0AA8"/>
    <w:rsid w:val="007C0AE0"/>
    <w:rsid w:val="007C0AF5"/>
    <w:rsid w:val="007C0B22"/>
    <w:rsid w:val="007C0C25"/>
    <w:rsid w:val="007C116F"/>
    <w:rsid w:val="007C1221"/>
    <w:rsid w:val="007C130A"/>
    <w:rsid w:val="007C1378"/>
    <w:rsid w:val="007C138B"/>
    <w:rsid w:val="007C157F"/>
    <w:rsid w:val="007C23D5"/>
    <w:rsid w:val="007C255D"/>
    <w:rsid w:val="007C2903"/>
    <w:rsid w:val="007C2C3D"/>
    <w:rsid w:val="007C33F2"/>
    <w:rsid w:val="007C3D08"/>
    <w:rsid w:val="007C3E63"/>
    <w:rsid w:val="007C4093"/>
    <w:rsid w:val="007C4595"/>
    <w:rsid w:val="007C4793"/>
    <w:rsid w:val="007C4A09"/>
    <w:rsid w:val="007C4B1C"/>
    <w:rsid w:val="007C4B39"/>
    <w:rsid w:val="007C4CC1"/>
    <w:rsid w:val="007C4E72"/>
    <w:rsid w:val="007C4EED"/>
    <w:rsid w:val="007C4F4A"/>
    <w:rsid w:val="007C4F81"/>
    <w:rsid w:val="007C51C2"/>
    <w:rsid w:val="007C57FD"/>
    <w:rsid w:val="007C5870"/>
    <w:rsid w:val="007C598B"/>
    <w:rsid w:val="007C5D9A"/>
    <w:rsid w:val="007C624B"/>
    <w:rsid w:val="007C6306"/>
    <w:rsid w:val="007C6BCC"/>
    <w:rsid w:val="007C6EDE"/>
    <w:rsid w:val="007C6F0B"/>
    <w:rsid w:val="007C70F0"/>
    <w:rsid w:val="007C714E"/>
    <w:rsid w:val="007C738C"/>
    <w:rsid w:val="007C760D"/>
    <w:rsid w:val="007C7B79"/>
    <w:rsid w:val="007C7CEB"/>
    <w:rsid w:val="007C7D2D"/>
    <w:rsid w:val="007C7FFB"/>
    <w:rsid w:val="007D02A1"/>
    <w:rsid w:val="007D049E"/>
    <w:rsid w:val="007D079C"/>
    <w:rsid w:val="007D0D2D"/>
    <w:rsid w:val="007D0ECD"/>
    <w:rsid w:val="007D184F"/>
    <w:rsid w:val="007D19CF"/>
    <w:rsid w:val="007D1BD5"/>
    <w:rsid w:val="007D26F4"/>
    <w:rsid w:val="007D28FE"/>
    <w:rsid w:val="007D2D6E"/>
    <w:rsid w:val="007D2FC9"/>
    <w:rsid w:val="007D3326"/>
    <w:rsid w:val="007D383B"/>
    <w:rsid w:val="007D3DC2"/>
    <w:rsid w:val="007D4156"/>
    <w:rsid w:val="007D445A"/>
    <w:rsid w:val="007D46C2"/>
    <w:rsid w:val="007D47EB"/>
    <w:rsid w:val="007D48A5"/>
    <w:rsid w:val="007D49BC"/>
    <w:rsid w:val="007D4D9D"/>
    <w:rsid w:val="007D4DD7"/>
    <w:rsid w:val="007D4E45"/>
    <w:rsid w:val="007D52F1"/>
    <w:rsid w:val="007D55AC"/>
    <w:rsid w:val="007D581A"/>
    <w:rsid w:val="007D5A4B"/>
    <w:rsid w:val="007D5CAC"/>
    <w:rsid w:val="007D6A1B"/>
    <w:rsid w:val="007D6C29"/>
    <w:rsid w:val="007D6C71"/>
    <w:rsid w:val="007D6CE9"/>
    <w:rsid w:val="007D70D8"/>
    <w:rsid w:val="007D779F"/>
    <w:rsid w:val="007E03B7"/>
    <w:rsid w:val="007E0C87"/>
    <w:rsid w:val="007E0E04"/>
    <w:rsid w:val="007E0E78"/>
    <w:rsid w:val="007E1080"/>
    <w:rsid w:val="007E13A6"/>
    <w:rsid w:val="007E1FA7"/>
    <w:rsid w:val="007E2023"/>
    <w:rsid w:val="007E233B"/>
    <w:rsid w:val="007E2802"/>
    <w:rsid w:val="007E2D04"/>
    <w:rsid w:val="007E3375"/>
    <w:rsid w:val="007E35FE"/>
    <w:rsid w:val="007E3660"/>
    <w:rsid w:val="007E3979"/>
    <w:rsid w:val="007E40D7"/>
    <w:rsid w:val="007E416A"/>
    <w:rsid w:val="007E45AF"/>
    <w:rsid w:val="007E4D6A"/>
    <w:rsid w:val="007E4E22"/>
    <w:rsid w:val="007E52D3"/>
    <w:rsid w:val="007E5A3E"/>
    <w:rsid w:val="007E5A79"/>
    <w:rsid w:val="007E5B0C"/>
    <w:rsid w:val="007E5F79"/>
    <w:rsid w:val="007E638F"/>
    <w:rsid w:val="007E6653"/>
    <w:rsid w:val="007E6C3F"/>
    <w:rsid w:val="007E6C91"/>
    <w:rsid w:val="007E708E"/>
    <w:rsid w:val="007E772B"/>
    <w:rsid w:val="007E777A"/>
    <w:rsid w:val="007E7A38"/>
    <w:rsid w:val="007F0126"/>
    <w:rsid w:val="007F01A7"/>
    <w:rsid w:val="007F02C2"/>
    <w:rsid w:val="007F02DE"/>
    <w:rsid w:val="007F077B"/>
    <w:rsid w:val="007F0855"/>
    <w:rsid w:val="007F0A57"/>
    <w:rsid w:val="007F0E4B"/>
    <w:rsid w:val="007F114F"/>
    <w:rsid w:val="007F1184"/>
    <w:rsid w:val="007F1185"/>
    <w:rsid w:val="007F1207"/>
    <w:rsid w:val="007F1740"/>
    <w:rsid w:val="007F18BD"/>
    <w:rsid w:val="007F1E90"/>
    <w:rsid w:val="007F21CF"/>
    <w:rsid w:val="007F2616"/>
    <w:rsid w:val="007F26FE"/>
    <w:rsid w:val="007F2871"/>
    <w:rsid w:val="007F2A16"/>
    <w:rsid w:val="007F2D7D"/>
    <w:rsid w:val="007F370D"/>
    <w:rsid w:val="007F37A1"/>
    <w:rsid w:val="007F37DD"/>
    <w:rsid w:val="007F3B8C"/>
    <w:rsid w:val="007F3DFD"/>
    <w:rsid w:val="007F41C2"/>
    <w:rsid w:val="007F4302"/>
    <w:rsid w:val="007F4B95"/>
    <w:rsid w:val="007F4D77"/>
    <w:rsid w:val="007F4EF6"/>
    <w:rsid w:val="007F519D"/>
    <w:rsid w:val="007F5CCD"/>
    <w:rsid w:val="007F6154"/>
    <w:rsid w:val="007F6174"/>
    <w:rsid w:val="007F6256"/>
    <w:rsid w:val="007F6911"/>
    <w:rsid w:val="007F6A42"/>
    <w:rsid w:val="007F7096"/>
    <w:rsid w:val="007F7306"/>
    <w:rsid w:val="007F7788"/>
    <w:rsid w:val="007F7A4F"/>
    <w:rsid w:val="007F7FBF"/>
    <w:rsid w:val="0080004A"/>
    <w:rsid w:val="0080067D"/>
    <w:rsid w:val="008006D4"/>
    <w:rsid w:val="008007C4"/>
    <w:rsid w:val="0080099F"/>
    <w:rsid w:val="008009A7"/>
    <w:rsid w:val="00800AF5"/>
    <w:rsid w:val="00800E11"/>
    <w:rsid w:val="00800E61"/>
    <w:rsid w:val="0080125A"/>
    <w:rsid w:val="0080132B"/>
    <w:rsid w:val="00801515"/>
    <w:rsid w:val="008015B8"/>
    <w:rsid w:val="00801937"/>
    <w:rsid w:val="00801A05"/>
    <w:rsid w:val="00801B0F"/>
    <w:rsid w:val="00801CDA"/>
    <w:rsid w:val="00801CFF"/>
    <w:rsid w:val="00801F97"/>
    <w:rsid w:val="008020EE"/>
    <w:rsid w:val="00802373"/>
    <w:rsid w:val="008029F2"/>
    <w:rsid w:val="00802E4C"/>
    <w:rsid w:val="008030CD"/>
    <w:rsid w:val="008030F5"/>
    <w:rsid w:val="0080357C"/>
    <w:rsid w:val="00803698"/>
    <w:rsid w:val="00803786"/>
    <w:rsid w:val="008038DC"/>
    <w:rsid w:val="008044F3"/>
    <w:rsid w:val="00804646"/>
    <w:rsid w:val="008047D4"/>
    <w:rsid w:val="0080552B"/>
    <w:rsid w:val="00805B05"/>
    <w:rsid w:val="00805E69"/>
    <w:rsid w:val="008060F0"/>
    <w:rsid w:val="008062BF"/>
    <w:rsid w:val="008065A1"/>
    <w:rsid w:val="008067A3"/>
    <w:rsid w:val="0080692E"/>
    <w:rsid w:val="00806C5D"/>
    <w:rsid w:val="00806CF8"/>
    <w:rsid w:val="00806ECD"/>
    <w:rsid w:val="00806F6A"/>
    <w:rsid w:val="00807035"/>
    <w:rsid w:val="008078A0"/>
    <w:rsid w:val="0080799B"/>
    <w:rsid w:val="00807A2C"/>
    <w:rsid w:val="00807D4C"/>
    <w:rsid w:val="00810359"/>
    <w:rsid w:val="008104DF"/>
    <w:rsid w:val="008105F5"/>
    <w:rsid w:val="008106CA"/>
    <w:rsid w:val="00811489"/>
    <w:rsid w:val="00811B49"/>
    <w:rsid w:val="00811C35"/>
    <w:rsid w:val="00811CFE"/>
    <w:rsid w:val="00811F8E"/>
    <w:rsid w:val="00812109"/>
    <w:rsid w:val="008121FD"/>
    <w:rsid w:val="008124A1"/>
    <w:rsid w:val="008124F6"/>
    <w:rsid w:val="00812EB6"/>
    <w:rsid w:val="008130E8"/>
    <w:rsid w:val="00813864"/>
    <w:rsid w:val="0081394A"/>
    <w:rsid w:val="00813CC4"/>
    <w:rsid w:val="008141B1"/>
    <w:rsid w:val="008145F3"/>
    <w:rsid w:val="00814893"/>
    <w:rsid w:val="008148CB"/>
    <w:rsid w:val="00814B53"/>
    <w:rsid w:val="00814C0F"/>
    <w:rsid w:val="00814C2B"/>
    <w:rsid w:val="00814E5F"/>
    <w:rsid w:val="00814ED8"/>
    <w:rsid w:val="00815067"/>
    <w:rsid w:val="008151A3"/>
    <w:rsid w:val="008152D4"/>
    <w:rsid w:val="00815AA9"/>
    <w:rsid w:val="00815D30"/>
    <w:rsid w:val="00815F41"/>
    <w:rsid w:val="00816491"/>
    <w:rsid w:val="00816531"/>
    <w:rsid w:val="00816E32"/>
    <w:rsid w:val="00817020"/>
    <w:rsid w:val="00817483"/>
    <w:rsid w:val="00817654"/>
    <w:rsid w:val="00817E45"/>
    <w:rsid w:val="00820036"/>
    <w:rsid w:val="008202BA"/>
    <w:rsid w:val="008207AE"/>
    <w:rsid w:val="008208C6"/>
    <w:rsid w:val="00820B52"/>
    <w:rsid w:val="008213C5"/>
    <w:rsid w:val="008214C8"/>
    <w:rsid w:val="00821571"/>
    <w:rsid w:val="00821694"/>
    <w:rsid w:val="008216F2"/>
    <w:rsid w:val="00821C0B"/>
    <w:rsid w:val="00821C0F"/>
    <w:rsid w:val="00821C94"/>
    <w:rsid w:val="0082214A"/>
    <w:rsid w:val="00822564"/>
    <w:rsid w:val="008226CD"/>
    <w:rsid w:val="00822777"/>
    <w:rsid w:val="00822AB9"/>
    <w:rsid w:val="00822DB9"/>
    <w:rsid w:val="00822E62"/>
    <w:rsid w:val="00822EC7"/>
    <w:rsid w:val="00822F0F"/>
    <w:rsid w:val="00823151"/>
    <w:rsid w:val="0082337D"/>
    <w:rsid w:val="0082339C"/>
    <w:rsid w:val="008235D7"/>
    <w:rsid w:val="00824177"/>
    <w:rsid w:val="008241F5"/>
    <w:rsid w:val="00824234"/>
    <w:rsid w:val="008244A8"/>
    <w:rsid w:val="008246A5"/>
    <w:rsid w:val="008249D5"/>
    <w:rsid w:val="008250D2"/>
    <w:rsid w:val="00825237"/>
    <w:rsid w:val="008252DC"/>
    <w:rsid w:val="00825319"/>
    <w:rsid w:val="00825526"/>
    <w:rsid w:val="0082591C"/>
    <w:rsid w:val="00825A3B"/>
    <w:rsid w:val="0082602E"/>
    <w:rsid w:val="00826252"/>
    <w:rsid w:val="00826B48"/>
    <w:rsid w:val="00827003"/>
    <w:rsid w:val="00827069"/>
    <w:rsid w:val="0082714F"/>
    <w:rsid w:val="00827247"/>
    <w:rsid w:val="008272B1"/>
    <w:rsid w:val="00827AE9"/>
    <w:rsid w:val="00827BCC"/>
    <w:rsid w:val="00827C5A"/>
    <w:rsid w:val="00830340"/>
    <w:rsid w:val="0083047D"/>
    <w:rsid w:val="008308DC"/>
    <w:rsid w:val="00830ED7"/>
    <w:rsid w:val="008313A9"/>
    <w:rsid w:val="00831753"/>
    <w:rsid w:val="00831D8C"/>
    <w:rsid w:val="00832155"/>
    <w:rsid w:val="00832663"/>
    <w:rsid w:val="00832759"/>
    <w:rsid w:val="00832844"/>
    <w:rsid w:val="008329B3"/>
    <w:rsid w:val="00832D4F"/>
    <w:rsid w:val="00833974"/>
    <w:rsid w:val="00833EE1"/>
    <w:rsid w:val="00833FBC"/>
    <w:rsid w:val="00834536"/>
    <w:rsid w:val="00834581"/>
    <w:rsid w:val="00834639"/>
    <w:rsid w:val="00834765"/>
    <w:rsid w:val="00834ADF"/>
    <w:rsid w:val="00834B46"/>
    <w:rsid w:val="00834E7A"/>
    <w:rsid w:val="00834F05"/>
    <w:rsid w:val="0083542A"/>
    <w:rsid w:val="0083547E"/>
    <w:rsid w:val="008354C3"/>
    <w:rsid w:val="00835793"/>
    <w:rsid w:val="00835B61"/>
    <w:rsid w:val="00835C02"/>
    <w:rsid w:val="00836C9B"/>
    <w:rsid w:val="00836D48"/>
    <w:rsid w:val="00836FCE"/>
    <w:rsid w:val="0083702C"/>
    <w:rsid w:val="008372FE"/>
    <w:rsid w:val="00837A34"/>
    <w:rsid w:val="00837D3A"/>
    <w:rsid w:val="00837F0A"/>
    <w:rsid w:val="0084074C"/>
    <w:rsid w:val="00840881"/>
    <w:rsid w:val="0084091B"/>
    <w:rsid w:val="00840E7D"/>
    <w:rsid w:val="00840E7F"/>
    <w:rsid w:val="008410DA"/>
    <w:rsid w:val="0084117D"/>
    <w:rsid w:val="008412F2"/>
    <w:rsid w:val="00842081"/>
    <w:rsid w:val="008423C3"/>
    <w:rsid w:val="008424E1"/>
    <w:rsid w:val="0084260A"/>
    <w:rsid w:val="00842D35"/>
    <w:rsid w:val="0084307D"/>
    <w:rsid w:val="00843436"/>
    <w:rsid w:val="00843B61"/>
    <w:rsid w:val="008444A4"/>
    <w:rsid w:val="008444F3"/>
    <w:rsid w:val="0084467C"/>
    <w:rsid w:val="00844945"/>
    <w:rsid w:val="00844EA4"/>
    <w:rsid w:val="00844F5B"/>
    <w:rsid w:val="00844FE0"/>
    <w:rsid w:val="0084510A"/>
    <w:rsid w:val="008452D5"/>
    <w:rsid w:val="008459AF"/>
    <w:rsid w:val="00845BC3"/>
    <w:rsid w:val="0084646A"/>
    <w:rsid w:val="008464D3"/>
    <w:rsid w:val="008464D8"/>
    <w:rsid w:val="00846509"/>
    <w:rsid w:val="008467B7"/>
    <w:rsid w:val="0084693C"/>
    <w:rsid w:val="008469F6"/>
    <w:rsid w:val="00846A80"/>
    <w:rsid w:val="00846B5C"/>
    <w:rsid w:val="00846CF9"/>
    <w:rsid w:val="008470C6"/>
    <w:rsid w:val="00847E05"/>
    <w:rsid w:val="00850675"/>
    <w:rsid w:val="0085118C"/>
    <w:rsid w:val="00851394"/>
    <w:rsid w:val="008517A2"/>
    <w:rsid w:val="00851855"/>
    <w:rsid w:val="00851AB0"/>
    <w:rsid w:val="00851C63"/>
    <w:rsid w:val="008529A3"/>
    <w:rsid w:val="00852E9B"/>
    <w:rsid w:val="0085321E"/>
    <w:rsid w:val="00853947"/>
    <w:rsid w:val="008539A0"/>
    <w:rsid w:val="00853A2B"/>
    <w:rsid w:val="00853E93"/>
    <w:rsid w:val="00854165"/>
    <w:rsid w:val="00854271"/>
    <w:rsid w:val="00854691"/>
    <w:rsid w:val="00854B00"/>
    <w:rsid w:val="00854E43"/>
    <w:rsid w:val="00855280"/>
    <w:rsid w:val="00855A98"/>
    <w:rsid w:val="00855E6C"/>
    <w:rsid w:val="00856653"/>
    <w:rsid w:val="00856CDE"/>
    <w:rsid w:val="00856E26"/>
    <w:rsid w:val="00857359"/>
    <w:rsid w:val="008574A7"/>
    <w:rsid w:val="008574B6"/>
    <w:rsid w:val="0085788A"/>
    <w:rsid w:val="00857B25"/>
    <w:rsid w:val="0086008E"/>
    <w:rsid w:val="00860233"/>
    <w:rsid w:val="008618D8"/>
    <w:rsid w:val="00861C3E"/>
    <w:rsid w:val="00861D0C"/>
    <w:rsid w:val="00861FFC"/>
    <w:rsid w:val="00862174"/>
    <w:rsid w:val="008622EA"/>
    <w:rsid w:val="008622F4"/>
    <w:rsid w:val="0086240D"/>
    <w:rsid w:val="008630ED"/>
    <w:rsid w:val="0086373A"/>
    <w:rsid w:val="00863844"/>
    <w:rsid w:val="00863BF7"/>
    <w:rsid w:val="008641E0"/>
    <w:rsid w:val="0086424D"/>
    <w:rsid w:val="008642D1"/>
    <w:rsid w:val="008645E1"/>
    <w:rsid w:val="00864714"/>
    <w:rsid w:val="00864BCB"/>
    <w:rsid w:val="008651F6"/>
    <w:rsid w:val="008652C8"/>
    <w:rsid w:val="00865A8E"/>
    <w:rsid w:val="00865B22"/>
    <w:rsid w:val="00865B4E"/>
    <w:rsid w:val="00865E8F"/>
    <w:rsid w:val="00865F3B"/>
    <w:rsid w:val="00866189"/>
    <w:rsid w:val="0086619D"/>
    <w:rsid w:val="008662D7"/>
    <w:rsid w:val="008663B4"/>
    <w:rsid w:val="00866B23"/>
    <w:rsid w:val="00866BB9"/>
    <w:rsid w:val="00866C38"/>
    <w:rsid w:val="00866DB7"/>
    <w:rsid w:val="008678B0"/>
    <w:rsid w:val="00867AF6"/>
    <w:rsid w:val="00867C1A"/>
    <w:rsid w:val="00870180"/>
    <w:rsid w:val="0087041E"/>
    <w:rsid w:val="008704B0"/>
    <w:rsid w:val="00870656"/>
    <w:rsid w:val="008706F4"/>
    <w:rsid w:val="008709D7"/>
    <w:rsid w:val="00870EB6"/>
    <w:rsid w:val="00871A97"/>
    <w:rsid w:val="00871AF9"/>
    <w:rsid w:val="00871FB4"/>
    <w:rsid w:val="0087205B"/>
    <w:rsid w:val="008725F3"/>
    <w:rsid w:val="00872BB2"/>
    <w:rsid w:val="00872C62"/>
    <w:rsid w:val="00872C8F"/>
    <w:rsid w:val="00872CEB"/>
    <w:rsid w:val="00872D8A"/>
    <w:rsid w:val="00872EF8"/>
    <w:rsid w:val="008735F9"/>
    <w:rsid w:val="00873724"/>
    <w:rsid w:val="00873B35"/>
    <w:rsid w:val="00873C11"/>
    <w:rsid w:val="00873D89"/>
    <w:rsid w:val="00873DFA"/>
    <w:rsid w:val="00873E45"/>
    <w:rsid w:val="00873E9C"/>
    <w:rsid w:val="0087479A"/>
    <w:rsid w:val="008748BD"/>
    <w:rsid w:val="00874E7C"/>
    <w:rsid w:val="008751BE"/>
    <w:rsid w:val="008756D0"/>
    <w:rsid w:val="008756D6"/>
    <w:rsid w:val="00875A31"/>
    <w:rsid w:val="00875BE7"/>
    <w:rsid w:val="00875DAA"/>
    <w:rsid w:val="00875E8B"/>
    <w:rsid w:val="00877011"/>
    <w:rsid w:val="00877103"/>
    <w:rsid w:val="00877152"/>
    <w:rsid w:val="00877326"/>
    <w:rsid w:val="00877EA7"/>
    <w:rsid w:val="00877F60"/>
    <w:rsid w:val="00877FC8"/>
    <w:rsid w:val="0088029A"/>
    <w:rsid w:val="00880456"/>
    <w:rsid w:val="008807D7"/>
    <w:rsid w:val="00880DC3"/>
    <w:rsid w:val="00881252"/>
    <w:rsid w:val="00881812"/>
    <w:rsid w:val="00881AB4"/>
    <w:rsid w:val="00882276"/>
    <w:rsid w:val="0088258D"/>
    <w:rsid w:val="00882D56"/>
    <w:rsid w:val="0088312C"/>
    <w:rsid w:val="0088344C"/>
    <w:rsid w:val="0088353A"/>
    <w:rsid w:val="00883C8B"/>
    <w:rsid w:val="00883E09"/>
    <w:rsid w:val="008845EF"/>
    <w:rsid w:val="00884914"/>
    <w:rsid w:val="00884BBC"/>
    <w:rsid w:val="00884F52"/>
    <w:rsid w:val="008851E2"/>
    <w:rsid w:val="0088548D"/>
    <w:rsid w:val="008854FB"/>
    <w:rsid w:val="00885E50"/>
    <w:rsid w:val="00885E6A"/>
    <w:rsid w:val="00886576"/>
    <w:rsid w:val="008865F5"/>
    <w:rsid w:val="008868A9"/>
    <w:rsid w:val="00886A7B"/>
    <w:rsid w:val="00886B70"/>
    <w:rsid w:val="00886EFC"/>
    <w:rsid w:val="008879A9"/>
    <w:rsid w:val="00887C1C"/>
    <w:rsid w:val="00887D92"/>
    <w:rsid w:val="008900F2"/>
    <w:rsid w:val="0089011D"/>
    <w:rsid w:val="00890654"/>
    <w:rsid w:val="008909AC"/>
    <w:rsid w:val="0089109A"/>
    <w:rsid w:val="00891194"/>
    <w:rsid w:val="00891434"/>
    <w:rsid w:val="00891639"/>
    <w:rsid w:val="008917B3"/>
    <w:rsid w:val="00891801"/>
    <w:rsid w:val="00891831"/>
    <w:rsid w:val="00891931"/>
    <w:rsid w:val="00891EF1"/>
    <w:rsid w:val="008923D3"/>
    <w:rsid w:val="0089274B"/>
    <w:rsid w:val="00892AC4"/>
    <w:rsid w:val="00892E91"/>
    <w:rsid w:val="00892F4D"/>
    <w:rsid w:val="00893373"/>
    <w:rsid w:val="0089341A"/>
    <w:rsid w:val="00893634"/>
    <w:rsid w:val="00893D17"/>
    <w:rsid w:val="008949E4"/>
    <w:rsid w:val="0089503B"/>
    <w:rsid w:val="008953D9"/>
    <w:rsid w:val="00895528"/>
    <w:rsid w:val="00895681"/>
    <w:rsid w:val="008967BB"/>
    <w:rsid w:val="00896975"/>
    <w:rsid w:val="00897387"/>
    <w:rsid w:val="0089740A"/>
    <w:rsid w:val="008975A6"/>
    <w:rsid w:val="00897874"/>
    <w:rsid w:val="00897BC5"/>
    <w:rsid w:val="0089F78F"/>
    <w:rsid w:val="008A01FB"/>
    <w:rsid w:val="008A0205"/>
    <w:rsid w:val="008A0253"/>
    <w:rsid w:val="008A0402"/>
    <w:rsid w:val="008A052C"/>
    <w:rsid w:val="008A0C6A"/>
    <w:rsid w:val="008A0E53"/>
    <w:rsid w:val="008A21B1"/>
    <w:rsid w:val="008A2461"/>
    <w:rsid w:val="008A27C2"/>
    <w:rsid w:val="008A2802"/>
    <w:rsid w:val="008A2834"/>
    <w:rsid w:val="008A2901"/>
    <w:rsid w:val="008A2BE1"/>
    <w:rsid w:val="008A2D52"/>
    <w:rsid w:val="008A2DAA"/>
    <w:rsid w:val="008A353A"/>
    <w:rsid w:val="008A3EEE"/>
    <w:rsid w:val="008A43A2"/>
    <w:rsid w:val="008A462F"/>
    <w:rsid w:val="008A48A7"/>
    <w:rsid w:val="008A49D8"/>
    <w:rsid w:val="008A49EA"/>
    <w:rsid w:val="008A4C88"/>
    <w:rsid w:val="008A52A0"/>
    <w:rsid w:val="008A5393"/>
    <w:rsid w:val="008A58E0"/>
    <w:rsid w:val="008A5B69"/>
    <w:rsid w:val="008A6AC0"/>
    <w:rsid w:val="008A6C76"/>
    <w:rsid w:val="008A6E0C"/>
    <w:rsid w:val="008A6FF5"/>
    <w:rsid w:val="008A7091"/>
    <w:rsid w:val="008A7264"/>
    <w:rsid w:val="008A7FC5"/>
    <w:rsid w:val="008B013E"/>
    <w:rsid w:val="008B0258"/>
    <w:rsid w:val="008B0295"/>
    <w:rsid w:val="008B0311"/>
    <w:rsid w:val="008B046A"/>
    <w:rsid w:val="008B04B0"/>
    <w:rsid w:val="008B0579"/>
    <w:rsid w:val="008B05D9"/>
    <w:rsid w:val="008B063E"/>
    <w:rsid w:val="008B0688"/>
    <w:rsid w:val="008B0A6D"/>
    <w:rsid w:val="008B155F"/>
    <w:rsid w:val="008B16DC"/>
    <w:rsid w:val="008B1928"/>
    <w:rsid w:val="008B1944"/>
    <w:rsid w:val="008B1948"/>
    <w:rsid w:val="008B1D78"/>
    <w:rsid w:val="008B1E2E"/>
    <w:rsid w:val="008B21AA"/>
    <w:rsid w:val="008B24BE"/>
    <w:rsid w:val="008B2D8D"/>
    <w:rsid w:val="008B2E89"/>
    <w:rsid w:val="008B3438"/>
    <w:rsid w:val="008B3D56"/>
    <w:rsid w:val="008B40B9"/>
    <w:rsid w:val="008B4578"/>
    <w:rsid w:val="008B4630"/>
    <w:rsid w:val="008B4B8F"/>
    <w:rsid w:val="008B4CFA"/>
    <w:rsid w:val="008B4D52"/>
    <w:rsid w:val="008B4DE6"/>
    <w:rsid w:val="008B5169"/>
    <w:rsid w:val="008B5BCD"/>
    <w:rsid w:val="008B5D76"/>
    <w:rsid w:val="008B67A1"/>
    <w:rsid w:val="008B7168"/>
    <w:rsid w:val="008B76C8"/>
    <w:rsid w:val="008B7E18"/>
    <w:rsid w:val="008B7FB8"/>
    <w:rsid w:val="008C02F8"/>
    <w:rsid w:val="008C0345"/>
    <w:rsid w:val="008C04AA"/>
    <w:rsid w:val="008C0865"/>
    <w:rsid w:val="008C08BF"/>
    <w:rsid w:val="008C1235"/>
    <w:rsid w:val="008C145A"/>
    <w:rsid w:val="008C16C6"/>
    <w:rsid w:val="008C1B41"/>
    <w:rsid w:val="008C1E1B"/>
    <w:rsid w:val="008C21AC"/>
    <w:rsid w:val="008C21CF"/>
    <w:rsid w:val="008C234B"/>
    <w:rsid w:val="008C27CE"/>
    <w:rsid w:val="008C2B08"/>
    <w:rsid w:val="008C2CDA"/>
    <w:rsid w:val="008C2E08"/>
    <w:rsid w:val="008C2F94"/>
    <w:rsid w:val="008C30F9"/>
    <w:rsid w:val="008C32E2"/>
    <w:rsid w:val="008C3AC9"/>
    <w:rsid w:val="008C3BDE"/>
    <w:rsid w:val="008C4822"/>
    <w:rsid w:val="008C4877"/>
    <w:rsid w:val="008C4F27"/>
    <w:rsid w:val="008C4F71"/>
    <w:rsid w:val="008C4FC8"/>
    <w:rsid w:val="008C4FE5"/>
    <w:rsid w:val="008C514F"/>
    <w:rsid w:val="008C56BB"/>
    <w:rsid w:val="008C5872"/>
    <w:rsid w:val="008C5AC5"/>
    <w:rsid w:val="008C5CF3"/>
    <w:rsid w:val="008C5D47"/>
    <w:rsid w:val="008C5E30"/>
    <w:rsid w:val="008C6BA3"/>
    <w:rsid w:val="008C6FBB"/>
    <w:rsid w:val="008C7140"/>
    <w:rsid w:val="008C7946"/>
    <w:rsid w:val="008C7E31"/>
    <w:rsid w:val="008D091A"/>
    <w:rsid w:val="008D09D7"/>
    <w:rsid w:val="008D0D6E"/>
    <w:rsid w:val="008D0F71"/>
    <w:rsid w:val="008D1669"/>
    <w:rsid w:val="008D1DE3"/>
    <w:rsid w:val="008D1DFC"/>
    <w:rsid w:val="008D21DC"/>
    <w:rsid w:val="008D258E"/>
    <w:rsid w:val="008D29B5"/>
    <w:rsid w:val="008D3028"/>
    <w:rsid w:val="008D3768"/>
    <w:rsid w:val="008D3776"/>
    <w:rsid w:val="008D3A78"/>
    <w:rsid w:val="008D3CF1"/>
    <w:rsid w:val="008D448A"/>
    <w:rsid w:val="008D4900"/>
    <w:rsid w:val="008D4F24"/>
    <w:rsid w:val="008D5073"/>
    <w:rsid w:val="008D50F3"/>
    <w:rsid w:val="008D523D"/>
    <w:rsid w:val="008D550F"/>
    <w:rsid w:val="008D5639"/>
    <w:rsid w:val="008D5C47"/>
    <w:rsid w:val="008D5C4C"/>
    <w:rsid w:val="008D5FE9"/>
    <w:rsid w:val="008D60A7"/>
    <w:rsid w:val="008D62EE"/>
    <w:rsid w:val="008D638F"/>
    <w:rsid w:val="008D6E9B"/>
    <w:rsid w:val="008D7289"/>
    <w:rsid w:val="008D7683"/>
    <w:rsid w:val="008D7935"/>
    <w:rsid w:val="008D7CA1"/>
    <w:rsid w:val="008D7CBA"/>
    <w:rsid w:val="008E0D2B"/>
    <w:rsid w:val="008E0EE1"/>
    <w:rsid w:val="008E0F6C"/>
    <w:rsid w:val="008E1488"/>
    <w:rsid w:val="008E1570"/>
    <w:rsid w:val="008E1631"/>
    <w:rsid w:val="008E16BA"/>
    <w:rsid w:val="008E1778"/>
    <w:rsid w:val="008E1937"/>
    <w:rsid w:val="008E1EA5"/>
    <w:rsid w:val="008E1F3E"/>
    <w:rsid w:val="008E2283"/>
    <w:rsid w:val="008E23F8"/>
    <w:rsid w:val="008E2471"/>
    <w:rsid w:val="008E265E"/>
    <w:rsid w:val="008E2F21"/>
    <w:rsid w:val="008E37C8"/>
    <w:rsid w:val="008E3C31"/>
    <w:rsid w:val="008E3D96"/>
    <w:rsid w:val="008E3E33"/>
    <w:rsid w:val="008E3FEB"/>
    <w:rsid w:val="008E4283"/>
    <w:rsid w:val="008E42DE"/>
    <w:rsid w:val="008E4793"/>
    <w:rsid w:val="008E491F"/>
    <w:rsid w:val="008E4C66"/>
    <w:rsid w:val="008E503F"/>
    <w:rsid w:val="008E52BB"/>
    <w:rsid w:val="008E5938"/>
    <w:rsid w:val="008E5F13"/>
    <w:rsid w:val="008E632E"/>
    <w:rsid w:val="008E6438"/>
    <w:rsid w:val="008E6910"/>
    <w:rsid w:val="008E699B"/>
    <w:rsid w:val="008E6EA7"/>
    <w:rsid w:val="008E73A1"/>
    <w:rsid w:val="008E7554"/>
    <w:rsid w:val="008E7663"/>
    <w:rsid w:val="008E767E"/>
    <w:rsid w:val="008E7964"/>
    <w:rsid w:val="008E7ADC"/>
    <w:rsid w:val="008E7B4A"/>
    <w:rsid w:val="008E7F48"/>
    <w:rsid w:val="008F086A"/>
    <w:rsid w:val="008F0879"/>
    <w:rsid w:val="008F11CF"/>
    <w:rsid w:val="008F1283"/>
    <w:rsid w:val="008F144E"/>
    <w:rsid w:val="008F17D4"/>
    <w:rsid w:val="008F23A0"/>
    <w:rsid w:val="008F249E"/>
    <w:rsid w:val="008F24A7"/>
    <w:rsid w:val="008F2948"/>
    <w:rsid w:val="008F3198"/>
    <w:rsid w:val="008F347C"/>
    <w:rsid w:val="008F34E6"/>
    <w:rsid w:val="008F351E"/>
    <w:rsid w:val="008F3C5B"/>
    <w:rsid w:val="008F4161"/>
    <w:rsid w:val="008F4401"/>
    <w:rsid w:val="008F4CFB"/>
    <w:rsid w:val="008F55F0"/>
    <w:rsid w:val="008F5697"/>
    <w:rsid w:val="008F5D5E"/>
    <w:rsid w:val="008F5DDB"/>
    <w:rsid w:val="008F5FCB"/>
    <w:rsid w:val="008F60CE"/>
    <w:rsid w:val="008F630B"/>
    <w:rsid w:val="008F63BA"/>
    <w:rsid w:val="008F6518"/>
    <w:rsid w:val="008F6625"/>
    <w:rsid w:val="008F6660"/>
    <w:rsid w:val="008F66B8"/>
    <w:rsid w:val="008F6AB5"/>
    <w:rsid w:val="008F6E60"/>
    <w:rsid w:val="008F70CF"/>
    <w:rsid w:val="008F7404"/>
    <w:rsid w:val="00900894"/>
    <w:rsid w:val="00901109"/>
    <w:rsid w:val="009011DD"/>
    <w:rsid w:val="009012DE"/>
    <w:rsid w:val="00901465"/>
    <w:rsid w:val="009014BA"/>
    <w:rsid w:val="009019C6"/>
    <w:rsid w:val="00902F97"/>
    <w:rsid w:val="0090316D"/>
    <w:rsid w:val="00903CDB"/>
    <w:rsid w:val="00903F19"/>
    <w:rsid w:val="00903FAB"/>
    <w:rsid w:val="00904088"/>
    <w:rsid w:val="00904271"/>
    <w:rsid w:val="009044A4"/>
    <w:rsid w:val="00904C65"/>
    <w:rsid w:val="00904F47"/>
    <w:rsid w:val="009051C1"/>
    <w:rsid w:val="0090548B"/>
    <w:rsid w:val="00905BB8"/>
    <w:rsid w:val="009069BD"/>
    <w:rsid w:val="00906B3D"/>
    <w:rsid w:val="00907388"/>
    <w:rsid w:val="00907A14"/>
    <w:rsid w:val="00907C60"/>
    <w:rsid w:val="00907F9C"/>
    <w:rsid w:val="0091000B"/>
    <w:rsid w:val="009102A7"/>
    <w:rsid w:val="00910527"/>
    <w:rsid w:val="0091091B"/>
    <w:rsid w:val="00910A24"/>
    <w:rsid w:val="009110D5"/>
    <w:rsid w:val="009113A8"/>
    <w:rsid w:val="0091172D"/>
    <w:rsid w:val="009119AD"/>
    <w:rsid w:val="00911BA9"/>
    <w:rsid w:val="00911CFF"/>
    <w:rsid w:val="0091206A"/>
    <w:rsid w:val="00912083"/>
    <w:rsid w:val="0091211A"/>
    <w:rsid w:val="0091235F"/>
    <w:rsid w:val="00912660"/>
    <w:rsid w:val="00912771"/>
    <w:rsid w:val="00912958"/>
    <w:rsid w:val="0091304F"/>
    <w:rsid w:val="009130FA"/>
    <w:rsid w:val="009132BE"/>
    <w:rsid w:val="0091351D"/>
    <w:rsid w:val="009135C9"/>
    <w:rsid w:val="00913821"/>
    <w:rsid w:val="00913B88"/>
    <w:rsid w:val="00913BD2"/>
    <w:rsid w:val="00913CDF"/>
    <w:rsid w:val="00913D20"/>
    <w:rsid w:val="009141BF"/>
    <w:rsid w:val="0091457F"/>
    <w:rsid w:val="009148DE"/>
    <w:rsid w:val="00914B11"/>
    <w:rsid w:val="00914F89"/>
    <w:rsid w:val="00915198"/>
    <w:rsid w:val="0091565B"/>
    <w:rsid w:val="00915F1E"/>
    <w:rsid w:val="00916430"/>
    <w:rsid w:val="00916B17"/>
    <w:rsid w:val="00916DDC"/>
    <w:rsid w:val="00917335"/>
    <w:rsid w:val="009173EA"/>
    <w:rsid w:val="009174E8"/>
    <w:rsid w:val="00917602"/>
    <w:rsid w:val="0091769C"/>
    <w:rsid w:val="00917CDC"/>
    <w:rsid w:val="009201E2"/>
    <w:rsid w:val="00920C0B"/>
    <w:rsid w:val="00920C98"/>
    <w:rsid w:val="009211CF"/>
    <w:rsid w:val="00921333"/>
    <w:rsid w:val="00921866"/>
    <w:rsid w:val="00921CDF"/>
    <w:rsid w:val="009222D1"/>
    <w:rsid w:val="00922311"/>
    <w:rsid w:val="00922498"/>
    <w:rsid w:val="00923067"/>
    <w:rsid w:val="009231AC"/>
    <w:rsid w:val="00923AC3"/>
    <w:rsid w:val="00923B97"/>
    <w:rsid w:val="00924342"/>
    <w:rsid w:val="009243CE"/>
    <w:rsid w:val="00924523"/>
    <w:rsid w:val="00924740"/>
    <w:rsid w:val="009250C7"/>
    <w:rsid w:val="009251D9"/>
    <w:rsid w:val="00925219"/>
    <w:rsid w:val="009258AC"/>
    <w:rsid w:val="00925C1D"/>
    <w:rsid w:val="00925C3C"/>
    <w:rsid w:val="00925E5C"/>
    <w:rsid w:val="00925F57"/>
    <w:rsid w:val="009260B0"/>
    <w:rsid w:val="009264A0"/>
    <w:rsid w:val="00926957"/>
    <w:rsid w:val="00926F0E"/>
    <w:rsid w:val="00926FA9"/>
    <w:rsid w:val="009273B3"/>
    <w:rsid w:val="00927487"/>
    <w:rsid w:val="009274C0"/>
    <w:rsid w:val="009276BD"/>
    <w:rsid w:val="009278E2"/>
    <w:rsid w:val="00927DE6"/>
    <w:rsid w:val="0093005A"/>
    <w:rsid w:val="009300A3"/>
    <w:rsid w:val="009302C6"/>
    <w:rsid w:val="009302C9"/>
    <w:rsid w:val="009302F7"/>
    <w:rsid w:val="0093075F"/>
    <w:rsid w:val="00930EB2"/>
    <w:rsid w:val="00930EB4"/>
    <w:rsid w:val="00930FDE"/>
    <w:rsid w:val="00931275"/>
    <w:rsid w:val="009313DE"/>
    <w:rsid w:val="009319A2"/>
    <w:rsid w:val="00931D56"/>
    <w:rsid w:val="00931D6F"/>
    <w:rsid w:val="0093240E"/>
    <w:rsid w:val="00932416"/>
    <w:rsid w:val="009324AD"/>
    <w:rsid w:val="00932503"/>
    <w:rsid w:val="0093274F"/>
    <w:rsid w:val="00932AB9"/>
    <w:rsid w:val="00932FDD"/>
    <w:rsid w:val="0093364F"/>
    <w:rsid w:val="00933AAD"/>
    <w:rsid w:val="00933ADE"/>
    <w:rsid w:val="00934397"/>
    <w:rsid w:val="009343AE"/>
    <w:rsid w:val="009343ED"/>
    <w:rsid w:val="009352DC"/>
    <w:rsid w:val="009355D6"/>
    <w:rsid w:val="00935659"/>
    <w:rsid w:val="00935A27"/>
    <w:rsid w:val="00935FC8"/>
    <w:rsid w:val="00936165"/>
    <w:rsid w:val="009361A2"/>
    <w:rsid w:val="0093669E"/>
    <w:rsid w:val="00936DD3"/>
    <w:rsid w:val="00936F40"/>
    <w:rsid w:val="0093701C"/>
    <w:rsid w:val="00937042"/>
    <w:rsid w:val="009376F0"/>
    <w:rsid w:val="00937AFC"/>
    <w:rsid w:val="00937EB9"/>
    <w:rsid w:val="00940B75"/>
    <w:rsid w:val="00940DEE"/>
    <w:rsid w:val="00940F51"/>
    <w:rsid w:val="0094141A"/>
    <w:rsid w:val="00941A38"/>
    <w:rsid w:val="00941BB7"/>
    <w:rsid w:val="00941BC8"/>
    <w:rsid w:val="00941F78"/>
    <w:rsid w:val="00942133"/>
    <w:rsid w:val="009424CE"/>
    <w:rsid w:val="00942551"/>
    <w:rsid w:val="00942978"/>
    <w:rsid w:val="00942A98"/>
    <w:rsid w:val="00942F5C"/>
    <w:rsid w:val="0094415E"/>
    <w:rsid w:val="00944416"/>
    <w:rsid w:val="0094454F"/>
    <w:rsid w:val="009447B0"/>
    <w:rsid w:val="009449D6"/>
    <w:rsid w:val="00944A13"/>
    <w:rsid w:val="00944CE2"/>
    <w:rsid w:val="00944DB7"/>
    <w:rsid w:val="00945045"/>
    <w:rsid w:val="009451B4"/>
    <w:rsid w:val="00945225"/>
    <w:rsid w:val="00945585"/>
    <w:rsid w:val="00945842"/>
    <w:rsid w:val="00945E0C"/>
    <w:rsid w:val="00945E49"/>
    <w:rsid w:val="00946224"/>
    <w:rsid w:val="00946384"/>
    <w:rsid w:val="00946689"/>
    <w:rsid w:val="00946933"/>
    <w:rsid w:val="009469DD"/>
    <w:rsid w:val="00946AA7"/>
    <w:rsid w:val="00946C52"/>
    <w:rsid w:val="009472DD"/>
    <w:rsid w:val="00947542"/>
    <w:rsid w:val="009475E6"/>
    <w:rsid w:val="00947A3E"/>
    <w:rsid w:val="00947C46"/>
    <w:rsid w:val="00947DA9"/>
    <w:rsid w:val="00947F19"/>
    <w:rsid w:val="00950197"/>
    <w:rsid w:val="0095053A"/>
    <w:rsid w:val="00950662"/>
    <w:rsid w:val="00950B04"/>
    <w:rsid w:val="00950BCA"/>
    <w:rsid w:val="00950D59"/>
    <w:rsid w:val="00950E26"/>
    <w:rsid w:val="00951290"/>
    <w:rsid w:val="009512E7"/>
    <w:rsid w:val="00951BA6"/>
    <w:rsid w:val="00951D7F"/>
    <w:rsid w:val="00952CCD"/>
    <w:rsid w:val="00952D60"/>
    <w:rsid w:val="00952D6A"/>
    <w:rsid w:val="00952F1F"/>
    <w:rsid w:val="0095370F"/>
    <w:rsid w:val="009537C1"/>
    <w:rsid w:val="00953AC8"/>
    <w:rsid w:val="00953D49"/>
    <w:rsid w:val="00953E1E"/>
    <w:rsid w:val="009542E8"/>
    <w:rsid w:val="0095445E"/>
    <w:rsid w:val="009545FD"/>
    <w:rsid w:val="00954917"/>
    <w:rsid w:val="0095498C"/>
    <w:rsid w:val="00954AEB"/>
    <w:rsid w:val="00954C4C"/>
    <w:rsid w:val="009554A9"/>
    <w:rsid w:val="0095557C"/>
    <w:rsid w:val="0095594B"/>
    <w:rsid w:val="00955E24"/>
    <w:rsid w:val="009562E6"/>
    <w:rsid w:val="00956371"/>
    <w:rsid w:val="00956558"/>
    <w:rsid w:val="00956752"/>
    <w:rsid w:val="00956921"/>
    <w:rsid w:val="00957051"/>
    <w:rsid w:val="009577FF"/>
    <w:rsid w:val="00957867"/>
    <w:rsid w:val="00957B8B"/>
    <w:rsid w:val="009600F2"/>
    <w:rsid w:val="0096016D"/>
    <w:rsid w:val="00960280"/>
    <w:rsid w:val="00960615"/>
    <w:rsid w:val="0096067C"/>
    <w:rsid w:val="00960893"/>
    <w:rsid w:val="009608FA"/>
    <w:rsid w:val="00960928"/>
    <w:rsid w:val="00960AD5"/>
    <w:rsid w:val="0096103D"/>
    <w:rsid w:val="009611C3"/>
    <w:rsid w:val="00961411"/>
    <w:rsid w:val="009616FC"/>
    <w:rsid w:val="00961E76"/>
    <w:rsid w:val="00962DBA"/>
    <w:rsid w:val="00962FD0"/>
    <w:rsid w:val="00963100"/>
    <w:rsid w:val="0096385F"/>
    <w:rsid w:val="00963ACC"/>
    <w:rsid w:val="00964001"/>
    <w:rsid w:val="009641FB"/>
    <w:rsid w:val="009642B1"/>
    <w:rsid w:val="0096434A"/>
    <w:rsid w:val="00964445"/>
    <w:rsid w:val="009646EE"/>
    <w:rsid w:val="0096496A"/>
    <w:rsid w:val="00964C63"/>
    <w:rsid w:val="00964C78"/>
    <w:rsid w:val="00964E83"/>
    <w:rsid w:val="00965058"/>
    <w:rsid w:val="00965090"/>
    <w:rsid w:val="00965697"/>
    <w:rsid w:val="00965BE6"/>
    <w:rsid w:val="00965D1D"/>
    <w:rsid w:val="00965EE7"/>
    <w:rsid w:val="00965FBD"/>
    <w:rsid w:val="00966027"/>
    <w:rsid w:val="00966171"/>
    <w:rsid w:val="00966D5B"/>
    <w:rsid w:val="009670CD"/>
    <w:rsid w:val="00967157"/>
    <w:rsid w:val="009676E0"/>
    <w:rsid w:val="00967863"/>
    <w:rsid w:val="009678A7"/>
    <w:rsid w:val="00967A49"/>
    <w:rsid w:val="00967B0F"/>
    <w:rsid w:val="009701D8"/>
    <w:rsid w:val="00970621"/>
    <w:rsid w:val="00970754"/>
    <w:rsid w:val="009714D8"/>
    <w:rsid w:val="00971C06"/>
    <w:rsid w:val="00971F88"/>
    <w:rsid w:val="009723DF"/>
    <w:rsid w:val="00972821"/>
    <w:rsid w:val="00972DBC"/>
    <w:rsid w:val="00972E32"/>
    <w:rsid w:val="00973339"/>
    <w:rsid w:val="00973922"/>
    <w:rsid w:val="00974B38"/>
    <w:rsid w:val="00974F55"/>
    <w:rsid w:val="009753F9"/>
    <w:rsid w:val="009769A4"/>
    <w:rsid w:val="00976FF4"/>
    <w:rsid w:val="00977116"/>
    <w:rsid w:val="00977AB2"/>
    <w:rsid w:val="00977DD9"/>
    <w:rsid w:val="00977E1A"/>
    <w:rsid w:val="009800AF"/>
    <w:rsid w:val="00980178"/>
    <w:rsid w:val="00980310"/>
    <w:rsid w:val="009803EB"/>
    <w:rsid w:val="0098072B"/>
    <w:rsid w:val="00980935"/>
    <w:rsid w:val="0098099F"/>
    <w:rsid w:val="00980B0C"/>
    <w:rsid w:val="00980D1E"/>
    <w:rsid w:val="00980E02"/>
    <w:rsid w:val="00980EC5"/>
    <w:rsid w:val="00980F2F"/>
    <w:rsid w:val="009812EE"/>
    <w:rsid w:val="009818ED"/>
    <w:rsid w:val="00981A2B"/>
    <w:rsid w:val="00982027"/>
    <w:rsid w:val="0098209C"/>
    <w:rsid w:val="009824B2"/>
    <w:rsid w:val="009826C7"/>
    <w:rsid w:val="00982904"/>
    <w:rsid w:val="00982992"/>
    <w:rsid w:val="00982BF5"/>
    <w:rsid w:val="0098317F"/>
    <w:rsid w:val="009831D3"/>
    <w:rsid w:val="0098340E"/>
    <w:rsid w:val="009834C0"/>
    <w:rsid w:val="0098351E"/>
    <w:rsid w:val="00983CDD"/>
    <w:rsid w:val="0098409F"/>
    <w:rsid w:val="0098416C"/>
    <w:rsid w:val="009845D7"/>
    <w:rsid w:val="009846D9"/>
    <w:rsid w:val="0098486B"/>
    <w:rsid w:val="00984BF6"/>
    <w:rsid w:val="00985638"/>
    <w:rsid w:val="0098580B"/>
    <w:rsid w:val="0098597A"/>
    <w:rsid w:val="00985A2A"/>
    <w:rsid w:val="00985D63"/>
    <w:rsid w:val="00985F10"/>
    <w:rsid w:val="009863DF"/>
    <w:rsid w:val="00986671"/>
    <w:rsid w:val="009867CD"/>
    <w:rsid w:val="00986E43"/>
    <w:rsid w:val="00986EF2"/>
    <w:rsid w:val="0098748A"/>
    <w:rsid w:val="00987580"/>
    <w:rsid w:val="009878A4"/>
    <w:rsid w:val="009879D0"/>
    <w:rsid w:val="00987FBB"/>
    <w:rsid w:val="0099016D"/>
    <w:rsid w:val="0099080B"/>
    <w:rsid w:val="0099084B"/>
    <w:rsid w:val="00990CD7"/>
    <w:rsid w:val="00990CF0"/>
    <w:rsid w:val="0099142C"/>
    <w:rsid w:val="00991904"/>
    <w:rsid w:val="00991B54"/>
    <w:rsid w:val="00991E30"/>
    <w:rsid w:val="00991EFB"/>
    <w:rsid w:val="00991FCD"/>
    <w:rsid w:val="0099220F"/>
    <w:rsid w:val="009928B2"/>
    <w:rsid w:val="00992ECB"/>
    <w:rsid w:val="00992EE2"/>
    <w:rsid w:val="0099350E"/>
    <w:rsid w:val="00993AC5"/>
    <w:rsid w:val="00993B90"/>
    <w:rsid w:val="00993DF2"/>
    <w:rsid w:val="0099411A"/>
    <w:rsid w:val="00994137"/>
    <w:rsid w:val="009941EC"/>
    <w:rsid w:val="00994A7D"/>
    <w:rsid w:val="00994D93"/>
    <w:rsid w:val="00994EC7"/>
    <w:rsid w:val="00994F6A"/>
    <w:rsid w:val="00995507"/>
    <w:rsid w:val="00995540"/>
    <w:rsid w:val="00995675"/>
    <w:rsid w:val="00995689"/>
    <w:rsid w:val="009967FA"/>
    <w:rsid w:val="0099688A"/>
    <w:rsid w:val="00996BE8"/>
    <w:rsid w:val="00996E53"/>
    <w:rsid w:val="00996F08"/>
    <w:rsid w:val="00997345"/>
    <w:rsid w:val="0099752C"/>
    <w:rsid w:val="009975D1"/>
    <w:rsid w:val="009976DA"/>
    <w:rsid w:val="009976E2"/>
    <w:rsid w:val="00997B2D"/>
    <w:rsid w:val="00997C40"/>
    <w:rsid w:val="00997F83"/>
    <w:rsid w:val="009A01EC"/>
    <w:rsid w:val="009A0480"/>
    <w:rsid w:val="009A055A"/>
    <w:rsid w:val="009A0663"/>
    <w:rsid w:val="009A08CD"/>
    <w:rsid w:val="009A146C"/>
    <w:rsid w:val="009A160D"/>
    <w:rsid w:val="009A1AE1"/>
    <w:rsid w:val="009A1B6B"/>
    <w:rsid w:val="009A1CDB"/>
    <w:rsid w:val="009A1E84"/>
    <w:rsid w:val="009A28F8"/>
    <w:rsid w:val="009A2A95"/>
    <w:rsid w:val="009A2B0B"/>
    <w:rsid w:val="009A304C"/>
    <w:rsid w:val="009A36EC"/>
    <w:rsid w:val="009A3750"/>
    <w:rsid w:val="009A38E0"/>
    <w:rsid w:val="009A3A4F"/>
    <w:rsid w:val="009A3AC7"/>
    <w:rsid w:val="009A3BAA"/>
    <w:rsid w:val="009A442B"/>
    <w:rsid w:val="009A466E"/>
    <w:rsid w:val="009A479E"/>
    <w:rsid w:val="009A4D65"/>
    <w:rsid w:val="009A4E82"/>
    <w:rsid w:val="009A50D9"/>
    <w:rsid w:val="009A521A"/>
    <w:rsid w:val="009A54D3"/>
    <w:rsid w:val="009A57DD"/>
    <w:rsid w:val="009A5B07"/>
    <w:rsid w:val="009A5CE8"/>
    <w:rsid w:val="009A5D4E"/>
    <w:rsid w:val="009A5F69"/>
    <w:rsid w:val="009A601C"/>
    <w:rsid w:val="009A633A"/>
    <w:rsid w:val="009A6CE7"/>
    <w:rsid w:val="009A7337"/>
    <w:rsid w:val="009A7368"/>
    <w:rsid w:val="009A7B9C"/>
    <w:rsid w:val="009A7BD2"/>
    <w:rsid w:val="009A7EC4"/>
    <w:rsid w:val="009B008F"/>
    <w:rsid w:val="009B01F2"/>
    <w:rsid w:val="009B03D4"/>
    <w:rsid w:val="009B0BEA"/>
    <w:rsid w:val="009B0EDC"/>
    <w:rsid w:val="009B1416"/>
    <w:rsid w:val="009B1509"/>
    <w:rsid w:val="009B1519"/>
    <w:rsid w:val="009B163C"/>
    <w:rsid w:val="009B27B7"/>
    <w:rsid w:val="009B28DC"/>
    <w:rsid w:val="009B2941"/>
    <w:rsid w:val="009B2AD0"/>
    <w:rsid w:val="009B2BE8"/>
    <w:rsid w:val="009B2D0D"/>
    <w:rsid w:val="009B2D58"/>
    <w:rsid w:val="009B3749"/>
    <w:rsid w:val="009B3989"/>
    <w:rsid w:val="009B3A47"/>
    <w:rsid w:val="009B3AD2"/>
    <w:rsid w:val="009B3E82"/>
    <w:rsid w:val="009B3F60"/>
    <w:rsid w:val="009B40A6"/>
    <w:rsid w:val="009B4268"/>
    <w:rsid w:val="009B449D"/>
    <w:rsid w:val="009B4A0A"/>
    <w:rsid w:val="009B4AEF"/>
    <w:rsid w:val="009B5495"/>
    <w:rsid w:val="009B56DE"/>
    <w:rsid w:val="009B5805"/>
    <w:rsid w:val="009B59AC"/>
    <w:rsid w:val="009B59F3"/>
    <w:rsid w:val="009B5A25"/>
    <w:rsid w:val="009B5CE1"/>
    <w:rsid w:val="009B5F13"/>
    <w:rsid w:val="009B63C2"/>
    <w:rsid w:val="009B63E9"/>
    <w:rsid w:val="009B71F8"/>
    <w:rsid w:val="009B748F"/>
    <w:rsid w:val="009B760C"/>
    <w:rsid w:val="009B7AEF"/>
    <w:rsid w:val="009B7C10"/>
    <w:rsid w:val="009B7C7F"/>
    <w:rsid w:val="009C0574"/>
    <w:rsid w:val="009C07AB"/>
    <w:rsid w:val="009C0B62"/>
    <w:rsid w:val="009C0BFE"/>
    <w:rsid w:val="009C0C98"/>
    <w:rsid w:val="009C0DA8"/>
    <w:rsid w:val="009C0FF7"/>
    <w:rsid w:val="009C1165"/>
    <w:rsid w:val="009C123F"/>
    <w:rsid w:val="009C16C3"/>
    <w:rsid w:val="009C1879"/>
    <w:rsid w:val="009C1927"/>
    <w:rsid w:val="009C219C"/>
    <w:rsid w:val="009C21D2"/>
    <w:rsid w:val="009C224D"/>
    <w:rsid w:val="009C23E6"/>
    <w:rsid w:val="009C2BDF"/>
    <w:rsid w:val="009C2E0B"/>
    <w:rsid w:val="009C329F"/>
    <w:rsid w:val="009C3464"/>
    <w:rsid w:val="009C35FC"/>
    <w:rsid w:val="009C3696"/>
    <w:rsid w:val="009C3805"/>
    <w:rsid w:val="009C38C8"/>
    <w:rsid w:val="009C3A8C"/>
    <w:rsid w:val="009C4067"/>
    <w:rsid w:val="009C427A"/>
    <w:rsid w:val="009C4329"/>
    <w:rsid w:val="009C4742"/>
    <w:rsid w:val="009C4901"/>
    <w:rsid w:val="009C4949"/>
    <w:rsid w:val="009C4F15"/>
    <w:rsid w:val="009C5434"/>
    <w:rsid w:val="009C5647"/>
    <w:rsid w:val="009C671A"/>
    <w:rsid w:val="009C6763"/>
    <w:rsid w:val="009C71CC"/>
    <w:rsid w:val="009C734E"/>
    <w:rsid w:val="009C7BAB"/>
    <w:rsid w:val="009C7E8F"/>
    <w:rsid w:val="009C7FAC"/>
    <w:rsid w:val="009D01B3"/>
    <w:rsid w:val="009D0475"/>
    <w:rsid w:val="009D0BF6"/>
    <w:rsid w:val="009D0C5B"/>
    <w:rsid w:val="009D166E"/>
    <w:rsid w:val="009D19C7"/>
    <w:rsid w:val="009D1B41"/>
    <w:rsid w:val="009D2099"/>
    <w:rsid w:val="009D2594"/>
    <w:rsid w:val="009D2A7E"/>
    <w:rsid w:val="009D330B"/>
    <w:rsid w:val="009D366B"/>
    <w:rsid w:val="009D3F87"/>
    <w:rsid w:val="009D434E"/>
    <w:rsid w:val="009D4CFF"/>
    <w:rsid w:val="009D57E0"/>
    <w:rsid w:val="009D5D9F"/>
    <w:rsid w:val="009D6322"/>
    <w:rsid w:val="009D6C80"/>
    <w:rsid w:val="009D6CE5"/>
    <w:rsid w:val="009D75A6"/>
    <w:rsid w:val="009D7750"/>
    <w:rsid w:val="009D785B"/>
    <w:rsid w:val="009D785F"/>
    <w:rsid w:val="009E00BC"/>
    <w:rsid w:val="009E0270"/>
    <w:rsid w:val="009E04B4"/>
    <w:rsid w:val="009E1377"/>
    <w:rsid w:val="009E16C3"/>
    <w:rsid w:val="009E1C01"/>
    <w:rsid w:val="009E1C66"/>
    <w:rsid w:val="009E1F9E"/>
    <w:rsid w:val="009E1FC6"/>
    <w:rsid w:val="009E222F"/>
    <w:rsid w:val="009E22E8"/>
    <w:rsid w:val="009E2771"/>
    <w:rsid w:val="009E2805"/>
    <w:rsid w:val="009E301C"/>
    <w:rsid w:val="009E3A65"/>
    <w:rsid w:val="009E4F19"/>
    <w:rsid w:val="009E4FB4"/>
    <w:rsid w:val="009E5D4C"/>
    <w:rsid w:val="009E5EBD"/>
    <w:rsid w:val="009E6A1C"/>
    <w:rsid w:val="009E6B87"/>
    <w:rsid w:val="009E6C5E"/>
    <w:rsid w:val="009E7249"/>
    <w:rsid w:val="009E7283"/>
    <w:rsid w:val="009E72E1"/>
    <w:rsid w:val="009F00F2"/>
    <w:rsid w:val="009F0B99"/>
    <w:rsid w:val="009F11AE"/>
    <w:rsid w:val="009F1515"/>
    <w:rsid w:val="009F16D0"/>
    <w:rsid w:val="009F1BE6"/>
    <w:rsid w:val="009F210B"/>
    <w:rsid w:val="009F24DA"/>
    <w:rsid w:val="009F278B"/>
    <w:rsid w:val="009F2AF5"/>
    <w:rsid w:val="009F3B9B"/>
    <w:rsid w:val="009F3DBE"/>
    <w:rsid w:val="009F42D4"/>
    <w:rsid w:val="009F482A"/>
    <w:rsid w:val="009F49D3"/>
    <w:rsid w:val="009F4E13"/>
    <w:rsid w:val="009F52EB"/>
    <w:rsid w:val="009F62CF"/>
    <w:rsid w:val="009F67E9"/>
    <w:rsid w:val="009F6866"/>
    <w:rsid w:val="009F6DBF"/>
    <w:rsid w:val="009F717D"/>
    <w:rsid w:val="009F71D6"/>
    <w:rsid w:val="009F75C5"/>
    <w:rsid w:val="009F782C"/>
    <w:rsid w:val="009F7C84"/>
    <w:rsid w:val="009F7C8C"/>
    <w:rsid w:val="009F7EF3"/>
    <w:rsid w:val="00A00463"/>
    <w:rsid w:val="00A008E1"/>
    <w:rsid w:val="00A00A49"/>
    <w:rsid w:val="00A00A7D"/>
    <w:rsid w:val="00A00AE5"/>
    <w:rsid w:val="00A013BB"/>
    <w:rsid w:val="00A01417"/>
    <w:rsid w:val="00A0141B"/>
    <w:rsid w:val="00A018BB"/>
    <w:rsid w:val="00A0194D"/>
    <w:rsid w:val="00A01D3B"/>
    <w:rsid w:val="00A01F79"/>
    <w:rsid w:val="00A023BB"/>
    <w:rsid w:val="00A02708"/>
    <w:rsid w:val="00A02745"/>
    <w:rsid w:val="00A028D5"/>
    <w:rsid w:val="00A02AAD"/>
    <w:rsid w:val="00A0305F"/>
    <w:rsid w:val="00A03083"/>
    <w:rsid w:val="00A036A9"/>
    <w:rsid w:val="00A03A40"/>
    <w:rsid w:val="00A03A6C"/>
    <w:rsid w:val="00A04822"/>
    <w:rsid w:val="00A04844"/>
    <w:rsid w:val="00A04C6F"/>
    <w:rsid w:val="00A04DC6"/>
    <w:rsid w:val="00A04FA0"/>
    <w:rsid w:val="00A050C0"/>
    <w:rsid w:val="00A05249"/>
    <w:rsid w:val="00A055EB"/>
    <w:rsid w:val="00A05AF9"/>
    <w:rsid w:val="00A05D0F"/>
    <w:rsid w:val="00A05E0E"/>
    <w:rsid w:val="00A05E34"/>
    <w:rsid w:val="00A061D0"/>
    <w:rsid w:val="00A0641D"/>
    <w:rsid w:val="00A06543"/>
    <w:rsid w:val="00A066F2"/>
    <w:rsid w:val="00A06702"/>
    <w:rsid w:val="00A0672D"/>
    <w:rsid w:val="00A0692D"/>
    <w:rsid w:val="00A06AAF"/>
    <w:rsid w:val="00A06D0A"/>
    <w:rsid w:val="00A06E36"/>
    <w:rsid w:val="00A075DF"/>
    <w:rsid w:val="00A07A55"/>
    <w:rsid w:val="00A07F80"/>
    <w:rsid w:val="00A1050A"/>
    <w:rsid w:val="00A1051C"/>
    <w:rsid w:val="00A10546"/>
    <w:rsid w:val="00A10552"/>
    <w:rsid w:val="00A10F93"/>
    <w:rsid w:val="00A11A1A"/>
    <w:rsid w:val="00A11DF0"/>
    <w:rsid w:val="00A121F6"/>
    <w:rsid w:val="00A1227F"/>
    <w:rsid w:val="00A1241D"/>
    <w:rsid w:val="00A12920"/>
    <w:rsid w:val="00A12BC0"/>
    <w:rsid w:val="00A12EB4"/>
    <w:rsid w:val="00A132BC"/>
    <w:rsid w:val="00A137EA"/>
    <w:rsid w:val="00A13D2A"/>
    <w:rsid w:val="00A13D88"/>
    <w:rsid w:val="00A13E52"/>
    <w:rsid w:val="00A1421E"/>
    <w:rsid w:val="00A142DE"/>
    <w:rsid w:val="00A149B0"/>
    <w:rsid w:val="00A14B48"/>
    <w:rsid w:val="00A14C04"/>
    <w:rsid w:val="00A1500A"/>
    <w:rsid w:val="00A15066"/>
    <w:rsid w:val="00A151CA"/>
    <w:rsid w:val="00A158FA"/>
    <w:rsid w:val="00A15A0F"/>
    <w:rsid w:val="00A15B82"/>
    <w:rsid w:val="00A1603B"/>
    <w:rsid w:val="00A16603"/>
    <w:rsid w:val="00A16A34"/>
    <w:rsid w:val="00A17458"/>
    <w:rsid w:val="00A17D6E"/>
    <w:rsid w:val="00A20163"/>
    <w:rsid w:val="00A205FE"/>
    <w:rsid w:val="00A208A6"/>
    <w:rsid w:val="00A208C6"/>
    <w:rsid w:val="00A20B9E"/>
    <w:rsid w:val="00A20C34"/>
    <w:rsid w:val="00A20CDE"/>
    <w:rsid w:val="00A20E20"/>
    <w:rsid w:val="00A20F15"/>
    <w:rsid w:val="00A21C89"/>
    <w:rsid w:val="00A21DBD"/>
    <w:rsid w:val="00A22549"/>
    <w:rsid w:val="00A22736"/>
    <w:rsid w:val="00A22747"/>
    <w:rsid w:val="00A228BA"/>
    <w:rsid w:val="00A22CE4"/>
    <w:rsid w:val="00A22E7E"/>
    <w:rsid w:val="00A22FFD"/>
    <w:rsid w:val="00A2308E"/>
    <w:rsid w:val="00A232B4"/>
    <w:rsid w:val="00A23633"/>
    <w:rsid w:val="00A237ED"/>
    <w:rsid w:val="00A237F4"/>
    <w:rsid w:val="00A238D4"/>
    <w:rsid w:val="00A24D0E"/>
    <w:rsid w:val="00A24FD1"/>
    <w:rsid w:val="00A25140"/>
    <w:rsid w:val="00A25625"/>
    <w:rsid w:val="00A2569E"/>
    <w:rsid w:val="00A25CDC"/>
    <w:rsid w:val="00A25D83"/>
    <w:rsid w:val="00A26009"/>
    <w:rsid w:val="00A2601D"/>
    <w:rsid w:val="00A261CA"/>
    <w:rsid w:val="00A2684C"/>
    <w:rsid w:val="00A26BE4"/>
    <w:rsid w:val="00A26D67"/>
    <w:rsid w:val="00A26F24"/>
    <w:rsid w:val="00A2789A"/>
    <w:rsid w:val="00A27CBC"/>
    <w:rsid w:val="00A27D57"/>
    <w:rsid w:val="00A27E10"/>
    <w:rsid w:val="00A27F80"/>
    <w:rsid w:val="00A303AD"/>
    <w:rsid w:val="00A30636"/>
    <w:rsid w:val="00A30A19"/>
    <w:rsid w:val="00A30A34"/>
    <w:rsid w:val="00A30B5C"/>
    <w:rsid w:val="00A30C7F"/>
    <w:rsid w:val="00A30D4C"/>
    <w:rsid w:val="00A3105D"/>
    <w:rsid w:val="00A310E9"/>
    <w:rsid w:val="00A31A43"/>
    <w:rsid w:val="00A31C10"/>
    <w:rsid w:val="00A31F91"/>
    <w:rsid w:val="00A322C6"/>
    <w:rsid w:val="00A32358"/>
    <w:rsid w:val="00A333D9"/>
    <w:rsid w:val="00A3388E"/>
    <w:rsid w:val="00A33B35"/>
    <w:rsid w:val="00A33B8C"/>
    <w:rsid w:val="00A34B65"/>
    <w:rsid w:val="00A34E84"/>
    <w:rsid w:val="00A3530E"/>
    <w:rsid w:val="00A35416"/>
    <w:rsid w:val="00A357A1"/>
    <w:rsid w:val="00A3595A"/>
    <w:rsid w:val="00A35B2A"/>
    <w:rsid w:val="00A35FDB"/>
    <w:rsid w:val="00A3638A"/>
    <w:rsid w:val="00A368F9"/>
    <w:rsid w:val="00A36AA8"/>
    <w:rsid w:val="00A3731F"/>
    <w:rsid w:val="00A37672"/>
    <w:rsid w:val="00A37AD2"/>
    <w:rsid w:val="00A37F0A"/>
    <w:rsid w:val="00A400BD"/>
    <w:rsid w:val="00A402A8"/>
    <w:rsid w:val="00A40761"/>
    <w:rsid w:val="00A40F09"/>
    <w:rsid w:val="00A4164A"/>
    <w:rsid w:val="00A41EFF"/>
    <w:rsid w:val="00A42551"/>
    <w:rsid w:val="00A426DC"/>
    <w:rsid w:val="00A427B7"/>
    <w:rsid w:val="00A4298C"/>
    <w:rsid w:val="00A42C2F"/>
    <w:rsid w:val="00A42E9C"/>
    <w:rsid w:val="00A43B8F"/>
    <w:rsid w:val="00A43BF0"/>
    <w:rsid w:val="00A43F04"/>
    <w:rsid w:val="00A4410E"/>
    <w:rsid w:val="00A444BF"/>
    <w:rsid w:val="00A446BE"/>
    <w:rsid w:val="00A44A53"/>
    <w:rsid w:val="00A44C81"/>
    <w:rsid w:val="00A45723"/>
    <w:rsid w:val="00A45EE0"/>
    <w:rsid w:val="00A466C1"/>
    <w:rsid w:val="00A46757"/>
    <w:rsid w:val="00A46D1E"/>
    <w:rsid w:val="00A46D77"/>
    <w:rsid w:val="00A47B7F"/>
    <w:rsid w:val="00A47F43"/>
    <w:rsid w:val="00A47F9D"/>
    <w:rsid w:val="00A500B2"/>
    <w:rsid w:val="00A501B7"/>
    <w:rsid w:val="00A50697"/>
    <w:rsid w:val="00A508AB"/>
    <w:rsid w:val="00A50E7D"/>
    <w:rsid w:val="00A51127"/>
    <w:rsid w:val="00A51433"/>
    <w:rsid w:val="00A51440"/>
    <w:rsid w:val="00A51CE0"/>
    <w:rsid w:val="00A52153"/>
    <w:rsid w:val="00A52192"/>
    <w:rsid w:val="00A521B3"/>
    <w:rsid w:val="00A524FF"/>
    <w:rsid w:val="00A526F1"/>
    <w:rsid w:val="00A52784"/>
    <w:rsid w:val="00A528DF"/>
    <w:rsid w:val="00A5297A"/>
    <w:rsid w:val="00A52B2C"/>
    <w:rsid w:val="00A52D86"/>
    <w:rsid w:val="00A53285"/>
    <w:rsid w:val="00A532D8"/>
    <w:rsid w:val="00A5394C"/>
    <w:rsid w:val="00A53CEA"/>
    <w:rsid w:val="00A53F9F"/>
    <w:rsid w:val="00A53FA6"/>
    <w:rsid w:val="00A54469"/>
    <w:rsid w:val="00A54651"/>
    <w:rsid w:val="00A548BA"/>
    <w:rsid w:val="00A549FD"/>
    <w:rsid w:val="00A54D60"/>
    <w:rsid w:val="00A5500E"/>
    <w:rsid w:val="00A553EA"/>
    <w:rsid w:val="00A5613C"/>
    <w:rsid w:val="00A563A4"/>
    <w:rsid w:val="00A56407"/>
    <w:rsid w:val="00A565AB"/>
    <w:rsid w:val="00A566B8"/>
    <w:rsid w:val="00A56D0E"/>
    <w:rsid w:val="00A56EB0"/>
    <w:rsid w:val="00A56F29"/>
    <w:rsid w:val="00A57493"/>
    <w:rsid w:val="00A57621"/>
    <w:rsid w:val="00A57944"/>
    <w:rsid w:val="00A60291"/>
    <w:rsid w:val="00A602EC"/>
    <w:rsid w:val="00A60522"/>
    <w:rsid w:val="00A60975"/>
    <w:rsid w:val="00A60E34"/>
    <w:rsid w:val="00A611F4"/>
    <w:rsid w:val="00A612FF"/>
    <w:rsid w:val="00A615F3"/>
    <w:rsid w:val="00A620E2"/>
    <w:rsid w:val="00A62135"/>
    <w:rsid w:val="00A62798"/>
    <w:rsid w:val="00A62883"/>
    <w:rsid w:val="00A629A7"/>
    <w:rsid w:val="00A635A5"/>
    <w:rsid w:val="00A63AAD"/>
    <w:rsid w:val="00A640BD"/>
    <w:rsid w:val="00A6422F"/>
    <w:rsid w:val="00A64813"/>
    <w:rsid w:val="00A64830"/>
    <w:rsid w:val="00A65049"/>
    <w:rsid w:val="00A654AB"/>
    <w:rsid w:val="00A65DF7"/>
    <w:rsid w:val="00A65E7C"/>
    <w:rsid w:val="00A6685F"/>
    <w:rsid w:val="00A66FDE"/>
    <w:rsid w:val="00A675E2"/>
    <w:rsid w:val="00A67907"/>
    <w:rsid w:val="00A67BED"/>
    <w:rsid w:val="00A67C6F"/>
    <w:rsid w:val="00A70448"/>
    <w:rsid w:val="00A7075E"/>
    <w:rsid w:val="00A70844"/>
    <w:rsid w:val="00A713F9"/>
    <w:rsid w:val="00A71CDE"/>
    <w:rsid w:val="00A71F2F"/>
    <w:rsid w:val="00A7255E"/>
    <w:rsid w:val="00A72974"/>
    <w:rsid w:val="00A735F2"/>
    <w:rsid w:val="00A74228"/>
    <w:rsid w:val="00A750E1"/>
    <w:rsid w:val="00A7526D"/>
    <w:rsid w:val="00A752C2"/>
    <w:rsid w:val="00A75526"/>
    <w:rsid w:val="00A75ACB"/>
    <w:rsid w:val="00A75B50"/>
    <w:rsid w:val="00A75C4F"/>
    <w:rsid w:val="00A75CE5"/>
    <w:rsid w:val="00A75E30"/>
    <w:rsid w:val="00A76238"/>
    <w:rsid w:val="00A7624F"/>
    <w:rsid w:val="00A768B6"/>
    <w:rsid w:val="00A76C98"/>
    <w:rsid w:val="00A77164"/>
    <w:rsid w:val="00A77278"/>
    <w:rsid w:val="00A772F9"/>
    <w:rsid w:val="00A77381"/>
    <w:rsid w:val="00A77431"/>
    <w:rsid w:val="00A77712"/>
    <w:rsid w:val="00A77FA5"/>
    <w:rsid w:val="00A80030"/>
    <w:rsid w:val="00A80215"/>
    <w:rsid w:val="00A803FF"/>
    <w:rsid w:val="00A814A2"/>
    <w:rsid w:val="00A81647"/>
    <w:rsid w:val="00A81808"/>
    <w:rsid w:val="00A81957"/>
    <w:rsid w:val="00A81A58"/>
    <w:rsid w:val="00A81BC7"/>
    <w:rsid w:val="00A81EA8"/>
    <w:rsid w:val="00A81F5E"/>
    <w:rsid w:val="00A821BA"/>
    <w:rsid w:val="00A8243E"/>
    <w:rsid w:val="00A82D13"/>
    <w:rsid w:val="00A8315B"/>
    <w:rsid w:val="00A831DA"/>
    <w:rsid w:val="00A835DC"/>
    <w:rsid w:val="00A83679"/>
    <w:rsid w:val="00A8375C"/>
    <w:rsid w:val="00A83807"/>
    <w:rsid w:val="00A83890"/>
    <w:rsid w:val="00A83AB7"/>
    <w:rsid w:val="00A83E14"/>
    <w:rsid w:val="00A84244"/>
    <w:rsid w:val="00A843D5"/>
    <w:rsid w:val="00A84609"/>
    <w:rsid w:val="00A84687"/>
    <w:rsid w:val="00A84FB5"/>
    <w:rsid w:val="00A8508E"/>
    <w:rsid w:val="00A8517A"/>
    <w:rsid w:val="00A857D3"/>
    <w:rsid w:val="00A85B1A"/>
    <w:rsid w:val="00A85FC2"/>
    <w:rsid w:val="00A85FE8"/>
    <w:rsid w:val="00A86016"/>
    <w:rsid w:val="00A862D7"/>
    <w:rsid w:val="00A862E6"/>
    <w:rsid w:val="00A86A7D"/>
    <w:rsid w:val="00A86EE0"/>
    <w:rsid w:val="00A87884"/>
    <w:rsid w:val="00A87A1E"/>
    <w:rsid w:val="00A87DFD"/>
    <w:rsid w:val="00A87EFF"/>
    <w:rsid w:val="00A9018A"/>
    <w:rsid w:val="00A902C7"/>
    <w:rsid w:val="00A90323"/>
    <w:rsid w:val="00A90511"/>
    <w:rsid w:val="00A90D73"/>
    <w:rsid w:val="00A90EBD"/>
    <w:rsid w:val="00A90ED6"/>
    <w:rsid w:val="00A91D9A"/>
    <w:rsid w:val="00A928B6"/>
    <w:rsid w:val="00A92C4B"/>
    <w:rsid w:val="00A92C90"/>
    <w:rsid w:val="00A92E6C"/>
    <w:rsid w:val="00A92FAD"/>
    <w:rsid w:val="00A93051"/>
    <w:rsid w:val="00A930CE"/>
    <w:rsid w:val="00A9353A"/>
    <w:rsid w:val="00A93D4C"/>
    <w:rsid w:val="00A93EEB"/>
    <w:rsid w:val="00A9436A"/>
    <w:rsid w:val="00A94674"/>
    <w:rsid w:val="00A94877"/>
    <w:rsid w:val="00A9487B"/>
    <w:rsid w:val="00A94A2E"/>
    <w:rsid w:val="00A94EF2"/>
    <w:rsid w:val="00A9533E"/>
    <w:rsid w:val="00A95622"/>
    <w:rsid w:val="00A9567A"/>
    <w:rsid w:val="00A95ED0"/>
    <w:rsid w:val="00A9675C"/>
    <w:rsid w:val="00A96C53"/>
    <w:rsid w:val="00A96D4A"/>
    <w:rsid w:val="00A96F61"/>
    <w:rsid w:val="00A970EC"/>
    <w:rsid w:val="00A9718B"/>
    <w:rsid w:val="00A9731F"/>
    <w:rsid w:val="00A97B4A"/>
    <w:rsid w:val="00AA0033"/>
    <w:rsid w:val="00AA007A"/>
    <w:rsid w:val="00AA07CD"/>
    <w:rsid w:val="00AA080A"/>
    <w:rsid w:val="00AA0B83"/>
    <w:rsid w:val="00AA0BC3"/>
    <w:rsid w:val="00AA117A"/>
    <w:rsid w:val="00AA125C"/>
    <w:rsid w:val="00AA14C1"/>
    <w:rsid w:val="00AA194C"/>
    <w:rsid w:val="00AA1F20"/>
    <w:rsid w:val="00AA2102"/>
    <w:rsid w:val="00AA2B00"/>
    <w:rsid w:val="00AA2DD9"/>
    <w:rsid w:val="00AA2EB8"/>
    <w:rsid w:val="00AA3078"/>
    <w:rsid w:val="00AA3277"/>
    <w:rsid w:val="00AA3411"/>
    <w:rsid w:val="00AA3530"/>
    <w:rsid w:val="00AA3B2A"/>
    <w:rsid w:val="00AA3C75"/>
    <w:rsid w:val="00AA3E0D"/>
    <w:rsid w:val="00AA4CBC"/>
    <w:rsid w:val="00AA5077"/>
    <w:rsid w:val="00AA5168"/>
    <w:rsid w:val="00AA55AD"/>
    <w:rsid w:val="00AA572A"/>
    <w:rsid w:val="00AA5D9B"/>
    <w:rsid w:val="00AA6857"/>
    <w:rsid w:val="00AA6A99"/>
    <w:rsid w:val="00AA6F27"/>
    <w:rsid w:val="00AA7184"/>
    <w:rsid w:val="00AA726D"/>
    <w:rsid w:val="00AA77AA"/>
    <w:rsid w:val="00AA7AA7"/>
    <w:rsid w:val="00AB0793"/>
    <w:rsid w:val="00AB0B97"/>
    <w:rsid w:val="00AB138A"/>
    <w:rsid w:val="00AB1581"/>
    <w:rsid w:val="00AB16C0"/>
    <w:rsid w:val="00AB16F6"/>
    <w:rsid w:val="00AB175B"/>
    <w:rsid w:val="00AB180D"/>
    <w:rsid w:val="00AB1B30"/>
    <w:rsid w:val="00AB1C21"/>
    <w:rsid w:val="00AB1ECA"/>
    <w:rsid w:val="00AB24FD"/>
    <w:rsid w:val="00AB284F"/>
    <w:rsid w:val="00AB28F5"/>
    <w:rsid w:val="00AB2C27"/>
    <w:rsid w:val="00AB377C"/>
    <w:rsid w:val="00AB3AB7"/>
    <w:rsid w:val="00AB3C31"/>
    <w:rsid w:val="00AB3C5D"/>
    <w:rsid w:val="00AB3CF1"/>
    <w:rsid w:val="00AB3D41"/>
    <w:rsid w:val="00AB42D3"/>
    <w:rsid w:val="00AB43F1"/>
    <w:rsid w:val="00AB4822"/>
    <w:rsid w:val="00AB4D17"/>
    <w:rsid w:val="00AB4DB8"/>
    <w:rsid w:val="00AB4FD7"/>
    <w:rsid w:val="00AB536C"/>
    <w:rsid w:val="00AB5480"/>
    <w:rsid w:val="00AB54D6"/>
    <w:rsid w:val="00AB575B"/>
    <w:rsid w:val="00AB5A4D"/>
    <w:rsid w:val="00AB5A63"/>
    <w:rsid w:val="00AB62BA"/>
    <w:rsid w:val="00AB63BA"/>
    <w:rsid w:val="00AB69ED"/>
    <w:rsid w:val="00AB6EC0"/>
    <w:rsid w:val="00AB6FDC"/>
    <w:rsid w:val="00AB7178"/>
    <w:rsid w:val="00AB7764"/>
    <w:rsid w:val="00AB7A24"/>
    <w:rsid w:val="00AB7CAB"/>
    <w:rsid w:val="00AB7D71"/>
    <w:rsid w:val="00AC028D"/>
    <w:rsid w:val="00AC03DC"/>
    <w:rsid w:val="00AC08B4"/>
    <w:rsid w:val="00AC0F98"/>
    <w:rsid w:val="00AC1042"/>
    <w:rsid w:val="00AC10DB"/>
    <w:rsid w:val="00AC1142"/>
    <w:rsid w:val="00AC1457"/>
    <w:rsid w:val="00AC1587"/>
    <w:rsid w:val="00AC19EC"/>
    <w:rsid w:val="00AC1E5D"/>
    <w:rsid w:val="00AC1FBE"/>
    <w:rsid w:val="00AC211C"/>
    <w:rsid w:val="00AC23A9"/>
    <w:rsid w:val="00AC24A6"/>
    <w:rsid w:val="00AC2560"/>
    <w:rsid w:val="00AC28B5"/>
    <w:rsid w:val="00AC2B00"/>
    <w:rsid w:val="00AC2E70"/>
    <w:rsid w:val="00AC3132"/>
    <w:rsid w:val="00AC3574"/>
    <w:rsid w:val="00AC3DCF"/>
    <w:rsid w:val="00AC3FC5"/>
    <w:rsid w:val="00AC4551"/>
    <w:rsid w:val="00AC4AFE"/>
    <w:rsid w:val="00AC5076"/>
    <w:rsid w:val="00AC53BA"/>
    <w:rsid w:val="00AC5537"/>
    <w:rsid w:val="00AC5CFC"/>
    <w:rsid w:val="00AC6034"/>
    <w:rsid w:val="00AC677E"/>
    <w:rsid w:val="00AC688B"/>
    <w:rsid w:val="00AC6CB4"/>
    <w:rsid w:val="00AC707A"/>
    <w:rsid w:val="00AC724E"/>
    <w:rsid w:val="00AC72EA"/>
    <w:rsid w:val="00AC76F9"/>
    <w:rsid w:val="00AC7A38"/>
    <w:rsid w:val="00AC7C31"/>
    <w:rsid w:val="00AD025E"/>
    <w:rsid w:val="00AD09A5"/>
    <w:rsid w:val="00AD09D5"/>
    <w:rsid w:val="00AD0C28"/>
    <w:rsid w:val="00AD131B"/>
    <w:rsid w:val="00AD13D9"/>
    <w:rsid w:val="00AD1A74"/>
    <w:rsid w:val="00AD1AC5"/>
    <w:rsid w:val="00AD1C15"/>
    <w:rsid w:val="00AD1D2C"/>
    <w:rsid w:val="00AD1DD9"/>
    <w:rsid w:val="00AD2549"/>
    <w:rsid w:val="00AD25C8"/>
    <w:rsid w:val="00AD2913"/>
    <w:rsid w:val="00AD3908"/>
    <w:rsid w:val="00AD39DA"/>
    <w:rsid w:val="00AD3D14"/>
    <w:rsid w:val="00AD3D7D"/>
    <w:rsid w:val="00AD47E5"/>
    <w:rsid w:val="00AD4B9E"/>
    <w:rsid w:val="00AD4EC0"/>
    <w:rsid w:val="00AD4ED2"/>
    <w:rsid w:val="00AD4F53"/>
    <w:rsid w:val="00AD52A7"/>
    <w:rsid w:val="00AD54CF"/>
    <w:rsid w:val="00AD57E5"/>
    <w:rsid w:val="00AD59D2"/>
    <w:rsid w:val="00AD5FDE"/>
    <w:rsid w:val="00AD6278"/>
    <w:rsid w:val="00AD6919"/>
    <w:rsid w:val="00AD691B"/>
    <w:rsid w:val="00AD6A74"/>
    <w:rsid w:val="00AD6B0C"/>
    <w:rsid w:val="00AD6B5D"/>
    <w:rsid w:val="00AD7211"/>
    <w:rsid w:val="00AD78C4"/>
    <w:rsid w:val="00AD7D88"/>
    <w:rsid w:val="00AE00BA"/>
    <w:rsid w:val="00AE04E7"/>
    <w:rsid w:val="00AE0714"/>
    <w:rsid w:val="00AE0C2C"/>
    <w:rsid w:val="00AE0C39"/>
    <w:rsid w:val="00AE12C0"/>
    <w:rsid w:val="00AE159D"/>
    <w:rsid w:val="00AE1C84"/>
    <w:rsid w:val="00AE2A29"/>
    <w:rsid w:val="00AE2DB9"/>
    <w:rsid w:val="00AE2F0B"/>
    <w:rsid w:val="00AE3038"/>
    <w:rsid w:val="00AE3616"/>
    <w:rsid w:val="00AE392E"/>
    <w:rsid w:val="00AE39D8"/>
    <w:rsid w:val="00AE417E"/>
    <w:rsid w:val="00AE4645"/>
    <w:rsid w:val="00AE49A3"/>
    <w:rsid w:val="00AE4BC7"/>
    <w:rsid w:val="00AE4CC7"/>
    <w:rsid w:val="00AE533F"/>
    <w:rsid w:val="00AE59A9"/>
    <w:rsid w:val="00AE5B25"/>
    <w:rsid w:val="00AE5B45"/>
    <w:rsid w:val="00AE6138"/>
    <w:rsid w:val="00AE6289"/>
    <w:rsid w:val="00AE68CA"/>
    <w:rsid w:val="00AE6CC5"/>
    <w:rsid w:val="00AE733E"/>
    <w:rsid w:val="00AE7802"/>
    <w:rsid w:val="00AE787B"/>
    <w:rsid w:val="00AE7B0C"/>
    <w:rsid w:val="00AE7C1D"/>
    <w:rsid w:val="00AE7FD1"/>
    <w:rsid w:val="00AF0440"/>
    <w:rsid w:val="00AF0688"/>
    <w:rsid w:val="00AF069E"/>
    <w:rsid w:val="00AF0730"/>
    <w:rsid w:val="00AF0FE8"/>
    <w:rsid w:val="00AF107D"/>
    <w:rsid w:val="00AF115B"/>
    <w:rsid w:val="00AF1A11"/>
    <w:rsid w:val="00AF2091"/>
    <w:rsid w:val="00AF20E4"/>
    <w:rsid w:val="00AF2C5C"/>
    <w:rsid w:val="00AF31BA"/>
    <w:rsid w:val="00AF3288"/>
    <w:rsid w:val="00AF44D9"/>
    <w:rsid w:val="00AF4979"/>
    <w:rsid w:val="00AF4B4D"/>
    <w:rsid w:val="00AF5209"/>
    <w:rsid w:val="00AF53AD"/>
    <w:rsid w:val="00AF55A6"/>
    <w:rsid w:val="00AF55B6"/>
    <w:rsid w:val="00AF5785"/>
    <w:rsid w:val="00AF59B3"/>
    <w:rsid w:val="00AF5AEB"/>
    <w:rsid w:val="00AF5BA1"/>
    <w:rsid w:val="00AF5C02"/>
    <w:rsid w:val="00AF5E27"/>
    <w:rsid w:val="00AF5F6E"/>
    <w:rsid w:val="00AF6167"/>
    <w:rsid w:val="00AF63BF"/>
    <w:rsid w:val="00AF6CDD"/>
    <w:rsid w:val="00AF7150"/>
    <w:rsid w:val="00AF7B03"/>
    <w:rsid w:val="00AF7D47"/>
    <w:rsid w:val="00B003CC"/>
    <w:rsid w:val="00B00433"/>
    <w:rsid w:val="00B00548"/>
    <w:rsid w:val="00B005E8"/>
    <w:rsid w:val="00B0070F"/>
    <w:rsid w:val="00B0113C"/>
    <w:rsid w:val="00B011A8"/>
    <w:rsid w:val="00B01451"/>
    <w:rsid w:val="00B01C65"/>
    <w:rsid w:val="00B02198"/>
    <w:rsid w:val="00B021F1"/>
    <w:rsid w:val="00B02351"/>
    <w:rsid w:val="00B02353"/>
    <w:rsid w:val="00B02DFF"/>
    <w:rsid w:val="00B03220"/>
    <w:rsid w:val="00B03AE2"/>
    <w:rsid w:val="00B04467"/>
    <w:rsid w:val="00B04606"/>
    <w:rsid w:val="00B04F12"/>
    <w:rsid w:val="00B05200"/>
    <w:rsid w:val="00B0524F"/>
    <w:rsid w:val="00B05452"/>
    <w:rsid w:val="00B05863"/>
    <w:rsid w:val="00B05B4C"/>
    <w:rsid w:val="00B05B91"/>
    <w:rsid w:val="00B05BC0"/>
    <w:rsid w:val="00B05DB1"/>
    <w:rsid w:val="00B06075"/>
    <w:rsid w:val="00B0623A"/>
    <w:rsid w:val="00B06573"/>
    <w:rsid w:val="00B0676E"/>
    <w:rsid w:val="00B06782"/>
    <w:rsid w:val="00B06D28"/>
    <w:rsid w:val="00B07049"/>
    <w:rsid w:val="00B072B7"/>
    <w:rsid w:val="00B07FD6"/>
    <w:rsid w:val="00B10283"/>
    <w:rsid w:val="00B105A4"/>
    <w:rsid w:val="00B105AB"/>
    <w:rsid w:val="00B10B32"/>
    <w:rsid w:val="00B10BF3"/>
    <w:rsid w:val="00B10D9E"/>
    <w:rsid w:val="00B10F9E"/>
    <w:rsid w:val="00B112C2"/>
    <w:rsid w:val="00B11517"/>
    <w:rsid w:val="00B115AE"/>
    <w:rsid w:val="00B11A5F"/>
    <w:rsid w:val="00B1213D"/>
    <w:rsid w:val="00B1225D"/>
    <w:rsid w:val="00B126D3"/>
    <w:rsid w:val="00B1273C"/>
    <w:rsid w:val="00B12BB6"/>
    <w:rsid w:val="00B130DC"/>
    <w:rsid w:val="00B13181"/>
    <w:rsid w:val="00B1356B"/>
    <w:rsid w:val="00B13903"/>
    <w:rsid w:val="00B13DE4"/>
    <w:rsid w:val="00B15469"/>
    <w:rsid w:val="00B15923"/>
    <w:rsid w:val="00B15E8B"/>
    <w:rsid w:val="00B161DD"/>
    <w:rsid w:val="00B16531"/>
    <w:rsid w:val="00B1686F"/>
    <w:rsid w:val="00B168F5"/>
    <w:rsid w:val="00B1693E"/>
    <w:rsid w:val="00B16FF1"/>
    <w:rsid w:val="00B1725B"/>
    <w:rsid w:val="00B17269"/>
    <w:rsid w:val="00B1735D"/>
    <w:rsid w:val="00B201A4"/>
    <w:rsid w:val="00B2065E"/>
    <w:rsid w:val="00B20904"/>
    <w:rsid w:val="00B209E9"/>
    <w:rsid w:val="00B20E6D"/>
    <w:rsid w:val="00B20FF2"/>
    <w:rsid w:val="00B21256"/>
    <w:rsid w:val="00B212D0"/>
    <w:rsid w:val="00B21470"/>
    <w:rsid w:val="00B2155E"/>
    <w:rsid w:val="00B2163E"/>
    <w:rsid w:val="00B21EB1"/>
    <w:rsid w:val="00B22509"/>
    <w:rsid w:val="00B22643"/>
    <w:rsid w:val="00B22FBF"/>
    <w:rsid w:val="00B23875"/>
    <w:rsid w:val="00B239A4"/>
    <w:rsid w:val="00B23B58"/>
    <w:rsid w:val="00B2405E"/>
    <w:rsid w:val="00B2407A"/>
    <w:rsid w:val="00B247D4"/>
    <w:rsid w:val="00B24A15"/>
    <w:rsid w:val="00B24DDC"/>
    <w:rsid w:val="00B2501D"/>
    <w:rsid w:val="00B25379"/>
    <w:rsid w:val="00B256D4"/>
    <w:rsid w:val="00B257D0"/>
    <w:rsid w:val="00B2596E"/>
    <w:rsid w:val="00B26057"/>
    <w:rsid w:val="00B26305"/>
    <w:rsid w:val="00B26998"/>
    <w:rsid w:val="00B26A52"/>
    <w:rsid w:val="00B26DD9"/>
    <w:rsid w:val="00B2708C"/>
    <w:rsid w:val="00B279E6"/>
    <w:rsid w:val="00B27B46"/>
    <w:rsid w:val="00B27B93"/>
    <w:rsid w:val="00B27E45"/>
    <w:rsid w:val="00B3000F"/>
    <w:rsid w:val="00B30068"/>
    <w:rsid w:val="00B30166"/>
    <w:rsid w:val="00B30168"/>
    <w:rsid w:val="00B303D8"/>
    <w:rsid w:val="00B30858"/>
    <w:rsid w:val="00B30C87"/>
    <w:rsid w:val="00B30E4D"/>
    <w:rsid w:val="00B3109C"/>
    <w:rsid w:val="00B311F9"/>
    <w:rsid w:val="00B31932"/>
    <w:rsid w:val="00B31E3C"/>
    <w:rsid w:val="00B31F06"/>
    <w:rsid w:val="00B32AAF"/>
    <w:rsid w:val="00B32AFC"/>
    <w:rsid w:val="00B32F2A"/>
    <w:rsid w:val="00B33352"/>
    <w:rsid w:val="00B3358F"/>
    <w:rsid w:val="00B33FDA"/>
    <w:rsid w:val="00B34347"/>
    <w:rsid w:val="00B3453A"/>
    <w:rsid w:val="00B349F2"/>
    <w:rsid w:val="00B34B72"/>
    <w:rsid w:val="00B34C4D"/>
    <w:rsid w:val="00B35530"/>
    <w:rsid w:val="00B35776"/>
    <w:rsid w:val="00B35A79"/>
    <w:rsid w:val="00B3614C"/>
    <w:rsid w:val="00B361B5"/>
    <w:rsid w:val="00B36236"/>
    <w:rsid w:val="00B36238"/>
    <w:rsid w:val="00B3640A"/>
    <w:rsid w:val="00B3687A"/>
    <w:rsid w:val="00B368F6"/>
    <w:rsid w:val="00B36B1B"/>
    <w:rsid w:val="00B371F5"/>
    <w:rsid w:val="00B373C5"/>
    <w:rsid w:val="00B37A70"/>
    <w:rsid w:val="00B37CE4"/>
    <w:rsid w:val="00B40934"/>
    <w:rsid w:val="00B40FE1"/>
    <w:rsid w:val="00B411C0"/>
    <w:rsid w:val="00B413C5"/>
    <w:rsid w:val="00B4140C"/>
    <w:rsid w:val="00B414F6"/>
    <w:rsid w:val="00B41536"/>
    <w:rsid w:val="00B41869"/>
    <w:rsid w:val="00B421A0"/>
    <w:rsid w:val="00B4260F"/>
    <w:rsid w:val="00B42663"/>
    <w:rsid w:val="00B42A53"/>
    <w:rsid w:val="00B42CCE"/>
    <w:rsid w:val="00B42CF7"/>
    <w:rsid w:val="00B42CF9"/>
    <w:rsid w:val="00B42DED"/>
    <w:rsid w:val="00B42F53"/>
    <w:rsid w:val="00B43360"/>
    <w:rsid w:val="00B433A3"/>
    <w:rsid w:val="00B43F2A"/>
    <w:rsid w:val="00B4429B"/>
    <w:rsid w:val="00B447F9"/>
    <w:rsid w:val="00B44882"/>
    <w:rsid w:val="00B44C86"/>
    <w:rsid w:val="00B44C8A"/>
    <w:rsid w:val="00B450C1"/>
    <w:rsid w:val="00B45284"/>
    <w:rsid w:val="00B45B3E"/>
    <w:rsid w:val="00B45DB4"/>
    <w:rsid w:val="00B45F17"/>
    <w:rsid w:val="00B464CB"/>
    <w:rsid w:val="00B46682"/>
    <w:rsid w:val="00B4681D"/>
    <w:rsid w:val="00B4689C"/>
    <w:rsid w:val="00B46968"/>
    <w:rsid w:val="00B46AC3"/>
    <w:rsid w:val="00B4746F"/>
    <w:rsid w:val="00B474CB"/>
    <w:rsid w:val="00B4757F"/>
    <w:rsid w:val="00B476DE"/>
    <w:rsid w:val="00B50078"/>
    <w:rsid w:val="00B50309"/>
    <w:rsid w:val="00B5076C"/>
    <w:rsid w:val="00B50BA9"/>
    <w:rsid w:val="00B50E66"/>
    <w:rsid w:val="00B50EAB"/>
    <w:rsid w:val="00B510EA"/>
    <w:rsid w:val="00B51859"/>
    <w:rsid w:val="00B51C0B"/>
    <w:rsid w:val="00B51D76"/>
    <w:rsid w:val="00B51E32"/>
    <w:rsid w:val="00B51F91"/>
    <w:rsid w:val="00B5209D"/>
    <w:rsid w:val="00B52402"/>
    <w:rsid w:val="00B5299F"/>
    <w:rsid w:val="00B52C76"/>
    <w:rsid w:val="00B52EC9"/>
    <w:rsid w:val="00B53238"/>
    <w:rsid w:val="00B535C7"/>
    <w:rsid w:val="00B5372C"/>
    <w:rsid w:val="00B539E1"/>
    <w:rsid w:val="00B53A20"/>
    <w:rsid w:val="00B54059"/>
    <w:rsid w:val="00B540B9"/>
    <w:rsid w:val="00B543DE"/>
    <w:rsid w:val="00B54905"/>
    <w:rsid w:val="00B553E5"/>
    <w:rsid w:val="00B553F6"/>
    <w:rsid w:val="00B55BA6"/>
    <w:rsid w:val="00B55D63"/>
    <w:rsid w:val="00B561C0"/>
    <w:rsid w:val="00B56276"/>
    <w:rsid w:val="00B56644"/>
    <w:rsid w:val="00B57059"/>
    <w:rsid w:val="00B57132"/>
    <w:rsid w:val="00B57604"/>
    <w:rsid w:val="00B57847"/>
    <w:rsid w:val="00B57BF1"/>
    <w:rsid w:val="00B57F27"/>
    <w:rsid w:val="00B6001F"/>
    <w:rsid w:val="00B60E79"/>
    <w:rsid w:val="00B6130B"/>
    <w:rsid w:val="00B61439"/>
    <w:rsid w:val="00B61E13"/>
    <w:rsid w:val="00B61FF6"/>
    <w:rsid w:val="00B62250"/>
    <w:rsid w:val="00B63A14"/>
    <w:rsid w:val="00B63AC4"/>
    <w:rsid w:val="00B64700"/>
    <w:rsid w:val="00B64A93"/>
    <w:rsid w:val="00B64BEB"/>
    <w:rsid w:val="00B650C9"/>
    <w:rsid w:val="00B65125"/>
    <w:rsid w:val="00B651B8"/>
    <w:rsid w:val="00B65637"/>
    <w:rsid w:val="00B65D5B"/>
    <w:rsid w:val="00B666C3"/>
    <w:rsid w:val="00B6682C"/>
    <w:rsid w:val="00B673B0"/>
    <w:rsid w:val="00B67C57"/>
    <w:rsid w:val="00B67FA3"/>
    <w:rsid w:val="00B701D5"/>
    <w:rsid w:val="00B7067C"/>
    <w:rsid w:val="00B70812"/>
    <w:rsid w:val="00B7084D"/>
    <w:rsid w:val="00B710C7"/>
    <w:rsid w:val="00B713B4"/>
    <w:rsid w:val="00B71D98"/>
    <w:rsid w:val="00B722EC"/>
    <w:rsid w:val="00B72BEA"/>
    <w:rsid w:val="00B72CBE"/>
    <w:rsid w:val="00B72E00"/>
    <w:rsid w:val="00B7306B"/>
    <w:rsid w:val="00B73208"/>
    <w:rsid w:val="00B732C0"/>
    <w:rsid w:val="00B7347D"/>
    <w:rsid w:val="00B73BC8"/>
    <w:rsid w:val="00B74A57"/>
    <w:rsid w:val="00B74C1F"/>
    <w:rsid w:val="00B74FB3"/>
    <w:rsid w:val="00B75481"/>
    <w:rsid w:val="00B75976"/>
    <w:rsid w:val="00B75E5E"/>
    <w:rsid w:val="00B75FEB"/>
    <w:rsid w:val="00B76A99"/>
    <w:rsid w:val="00B76B01"/>
    <w:rsid w:val="00B76BF9"/>
    <w:rsid w:val="00B76CF4"/>
    <w:rsid w:val="00B76EFF"/>
    <w:rsid w:val="00B77130"/>
    <w:rsid w:val="00B773D2"/>
    <w:rsid w:val="00B774DF"/>
    <w:rsid w:val="00B77AD0"/>
    <w:rsid w:val="00B77B13"/>
    <w:rsid w:val="00B77F5E"/>
    <w:rsid w:val="00B80046"/>
    <w:rsid w:val="00B801F8"/>
    <w:rsid w:val="00B805E4"/>
    <w:rsid w:val="00B80F0B"/>
    <w:rsid w:val="00B8140A"/>
    <w:rsid w:val="00B81468"/>
    <w:rsid w:val="00B8182C"/>
    <w:rsid w:val="00B81F98"/>
    <w:rsid w:val="00B81FB8"/>
    <w:rsid w:val="00B820E5"/>
    <w:rsid w:val="00B82140"/>
    <w:rsid w:val="00B821A4"/>
    <w:rsid w:val="00B83114"/>
    <w:rsid w:val="00B8318C"/>
    <w:rsid w:val="00B8347C"/>
    <w:rsid w:val="00B836FF"/>
    <w:rsid w:val="00B83D56"/>
    <w:rsid w:val="00B84077"/>
    <w:rsid w:val="00B840D8"/>
    <w:rsid w:val="00B84344"/>
    <w:rsid w:val="00B84DCA"/>
    <w:rsid w:val="00B84FF4"/>
    <w:rsid w:val="00B85569"/>
    <w:rsid w:val="00B858A9"/>
    <w:rsid w:val="00B85B62"/>
    <w:rsid w:val="00B85E2B"/>
    <w:rsid w:val="00B85FC5"/>
    <w:rsid w:val="00B86075"/>
    <w:rsid w:val="00B86132"/>
    <w:rsid w:val="00B86A11"/>
    <w:rsid w:val="00B86B35"/>
    <w:rsid w:val="00B86FC3"/>
    <w:rsid w:val="00B87485"/>
    <w:rsid w:val="00B87776"/>
    <w:rsid w:val="00B87899"/>
    <w:rsid w:val="00B87921"/>
    <w:rsid w:val="00B87AD1"/>
    <w:rsid w:val="00B87C90"/>
    <w:rsid w:val="00B87CD0"/>
    <w:rsid w:val="00B900ED"/>
    <w:rsid w:val="00B901AD"/>
    <w:rsid w:val="00B902C2"/>
    <w:rsid w:val="00B90482"/>
    <w:rsid w:val="00B907EC"/>
    <w:rsid w:val="00B90E7C"/>
    <w:rsid w:val="00B90F27"/>
    <w:rsid w:val="00B91093"/>
    <w:rsid w:val="00B91160"/>
    <w:rsid w:val="00B9181C"/>
    <w:rsid w:val="00B91927"/>
    <w:rsid w:val="00B91962"/>
    <w:rsid w:val="00B91D34"/>
    <w:rsid w:val="00B91D75"/>
    <w:rsid w:val="00B91F37"/>
    <w:rsid w:val="00B9206C"/>
    <w:rsid w:val="00B925C4"/>
    <w:rsid w:val="00B927BA"/>
    <w:rsid w:val="00B92B88"/>
    <w:rsid w:val="00B92BA7"/>
    <w:rsid w:val="00B935C9"/>
    <w:rsid w:val="00B936B7"/>
    <w:rsid w:val="00B93711"/>
    <w:rsid w:val="00B93806"/>
    <w:rsid w:val="00B9386B"/>
    <w:rsid w:val="00B93E27"/>
    <w:rsid w:val="00B93FC7"/>
    <w:rsid w:val="00B940DB"/>
    <w:rsid w:val="00B9444E"/>
    <w:rsid w:val="00B94B0E"/>
    <w:rsid w:val="00B94C99"/>
    <w:rsid w:val="00B9507E"/>
    <w:rsid w:val="00B95343"/>
    <w:rsid w:val="00B9549A"/>
    <w:rsid w:val="00B959A3"/>
    <w:rsid w:val="00B95C7E"/>
    <w:rsid w:val="00B95D6C"/>
    <w:rsid w:val="00B95F18"/>
    <w:rsid w:val="00B9620C"/>
    <w:rsid w:val="00B96607"/>
    <w:rsid w:val="00B96A48"/>
    <w:rsid w:val="00B96CC0"/>
    <w:rsid w:val="00B96FAC"/>
    <w:rsid w:val="00B97029"/>
    <w:rsid w:val="00B972C8"/>
    <w:rsid w:val="00B975FE"/>
    <w:rsid w:val="00B97965"/>
    <w:rsid w:val="00B97E84"/>
    <w:rsid w:val="00BA0006"/>
    <w:rsid w:val="00BA00EB"/>
    <w:rsid w:val="00BA03F2"/>
    <w:rsid w:val="00BA0A62"/>
    <w:rsid w:val="00BA1150"/>
    <w:rsid w:val="00BA121D"/>
    <w:rsid w:val="00BA1414"/>
    <w:rsid w:val="00BA198D"/>
    <w:rsid w:val="00BA1A1D"/>
    <w:rsid w:val="00BA216B"/>
    <w:rsid w:val="00BA23A4"/>
    <w:rsid w:val="00BA2491"/>
    <w:rsid w:val="00BA24FC"/>
    <w:rsid w:val="00BA28B6"/>
    <w:rsid w:val="00BA2BEE"/>
    <w:rsid w:val="00BA2D92"/>
    <w:rsid w:val="00BA2E3C"/>
    <w:rsid w:val="00BA3101"/>
    <w:rsid w:val="00BA352F"/>
    <w:rsid w:val="00BA3616"/>
    <w:rsid w:val="00BA381F"/>
    <w:rsid w:val="00BA3858"/>
    <w:rsid w:val="00BA38A7"/>
    <w:rsid w:val="00BA3DC9"/>
    <w:rsid w:val="00BA3E24"/>
    <w:rsid w:val="00BA3FE6"/>
    <w:rsid w:val="00BA439D"/>
    <w:rsid w:val="00BA4B01"/>
    <w:rsid w:val="00BA52CD"/>
    <w:rsid w:val="00BA530A"/>
    <w:rsid w:val="00BA5B3D"/>
    <w:rsid w:val="00BA6056"/>
    <w:rsid w:val="00BA63CD"/>
    <w:rsid w:val="00BA675C"/>
    <w:rsid w:val="00BA6961"/>
    <w:rsid w:val="00BA6A98"/>
    <w:rsid w:val="00BA6E76"/>
    <w:rsid w:val="00BA78DF"/>
    <w:rsid w:val="00BA79DE"/>
    <w:rsid w:val="00BA7BC6"/>
    <w:rsid w:val="00BA7CED"/>
    <w:rsid w:val="00BA7EB8"/>
    <w:rsid w:val="00BA7F2C"/>
    <w:rsid w:val="00BB0052"/>
    <w:rsid w:val="00BB01EA"/>
    <w:rsid w:val="00BB0263"/>
    <w:rsid w:val="00BB040D"/>
    <w:rsid w:val="00BB090D"/>
    <w:rsid w:val="00BB0A82"/>
    <w:rsid w:val="00BB0C8C"/>
    <w:rsid w:val="00BB0D27"/>
    <w:rsid w:val="00BB1801"/>
    <w:rsid w:val="00BB1DF7"/>
    <w:rsid w:val="00BB1EDA"/>
    <w:rsid w:val="00BB2185"/>
    <w:rsid w:val="00BB22DA"/>
    <w:rsid w:val="00BB24BE"/>
    <w:rsid w:val="00BB2834"/>
    <w:rsid w:val="00BB28A8"/>
    <w:rsid w:val="00BB29A7"/>
    <w:rsid w:val="00BB2A38"/>
    <w:rsid w:val="00BB2FE6"/>
    <w:rsid w:val="00BB3A29"/>
    <w:rsid w:val="00BB3AE4"/>
    <w:rsid w:val="00BB3D58"/>
    <w:rsid w:val="00BB3FF9"/>
    <w:rsid w:val="00BB43E2"/>
    <w:rsid w:val="00BB4549"/>
    <w:rsid w:val="00BB47AD"/>
    <w:rsid w:val="00BB510B"/>
    <w:rsid w:val="00BB55BB"/>
    <w:rsid w:val="00BB5C59"/>
    <w:rsid w:val="00BB6093"/>
    <w:rsid w:val="00BB65B9"/>
    <w:rsid w:val="00BB6A85"/>
    <w:rsid w:val="00BB6B70"/>
    <w:rsid w:val="00BB7254"/>
    <w:rsid w:val="00BB7807"/>
    <w:rsid w:val="00BB7A97"/>
    <w:rsid w:val="00BB7B08"/>
    <w:rsid w:val="00BB7F35"/>
    <w:rsid w:val="00BC00F7"/>
    <w:rsid w:val="00BC0512"/>
    <w:rsid w:val="00BC0834"/>
    <w:rsid w:val="00BC0D24"/>
    <w:rsid w:val="00BC10B4"/>
    <w:rsid w:val="00BC1134"/>
    <w:rsid w:val="00BC153C"/>
    <w:rsid w:val="00BC1B23"/>
    <w:rsid w:val="00BC1C64"/>
    <w:rsid w:val="00BC1D12"/>
    <w:rsid w:val="00BC21FC"/>
    <w:rsid w:val="00BC26E8"/>
    <w:rsid w:val="00BC2785"/>
    <w:rsid w:val="00BC3334"/>
    <w:rsid w:val="00BC33C2"/>
    <w:rsid w:val="00BC381E"/>
    <w:rsid w:val="00BC39DF"/>
    <w:rsid w:val="00BC3C97"/>
    <w:rsid w:val="00BC40C4"/>
    <w:rsid w:val="00BC47E9"/>
    <w:rsid w:val="00BC4945"/>
    <w:rsid w:val="00BC4A8B"/>
    <w:rsid w:val="00BC4BC1"/>
    <w:rsid w:val="00BC51D0"/>
    <w:rsid w:val="00BC5895"/>
    <w:rsid w:val="00BC5944"/>
    <w:rsid w:val="00BC5C28"/>
    <w:rsid w:val="00BC5F03"/>
    <w:rsid w:val="00BC61CB"/>
    <w:rsid w:val="00BC693E"/>
    <w:rsid w:val="00BC6A9D"/>
    <w:rsid w:val="00BC6C02"/>
    <w:rsid w:val="00BC7D32"/>
    <w:rsid w:val="00BD018F"/>
    <w:rsid w:val="00BD0251"/>
    <w:rsid w:val="00BD03BC"/>
    <w:rsid w:val="00BD0774"/>
    <w:rsid w:val="00BD0897"/>
    <w:rsid w:val="00BD09C2"/>
    <w:rsid w:val="00BD0E2E"/>
    <w:rsid w:val="00BD146D"/>
    <w:rsid w:val="00BD147C"/>
    <w:rsid w:val="00BD14FC"/>
    <w:rsid w:val="00BD1995"/>
    <w:rsid w:val="00BD2233"/>
    <w:rsid w:val="00BD24A1"/>
    <w:rsid w:val="00BD2651"/>
    <w:rsid w:val="00BD2AF9"/>
    <w:rsid w:val="00BD2FFE"/>
    <w:rsid w:val="00BD438B"/>
    <w:rsid w:val="00BD49CE"/>
    <w:rsid w:val="00BD4A45"/>
    <w:rsid w:val="00BD4A50"/>
    <w:rsid w:val="00BD4D68"/>
    <w:rsid w:val="00BD5306"/>
    <w:rsid w:val="00BD55AE"/>
    <w:rsid w:val="00BD56ED"/>
    <w:rsid w:val="00BD5762"/>
    <w:rsid w:val="00BD5767"/>
    <w:rsid w:val="00BD57F2"/>
    <w:rsid w:val="00BD5D79"/>
    <w:rsid w:val="00BD62DE"/>
    <w:rsid w:val="00BD65BD"/>
    <w:rsid w:val="00BD66FB"/>
    <w:rsid w:val="00BD6905"/>
    <w:rsid w:val="00BD69E6"/>
    <w:rsid w:val="00BD6DE4"/>
    <w:rsid w:val="00BD6F0D"/>
    <w:rsid w:val="00BD6F7D"/>
    <w:rsid w:val="00BD730A"/>
    <w:rsid w:val="00BD7504"/>
    <w:rsid w:val="00BE00D5"/>
    <w:rsid w:val="00BE016A"/>
    <w:rsid w:val="00BE0239"/>
    <w:rsid w:val="00BE05A5"/>
    <w:rsid w:val="00BE064D"/>
    <w:rsid w:val="00BE0BDB"/>
    <w:rsid w:val="00BE13CA"/>
    <w:rsid w:val="00BE17B6"/>
    <w:rsid w:val="00BE1887"/>
    <w:rsid w:val="00BE1A4E"/>
    <w:rsid w:val="00BE1AE1"/>
    <w:rsid w:val="00BE207A"/>
    <w:rsid w:val="00BE21C4"/>
    <w:rsid w:val="00BE22BB"/>
    <w:rsid w:val="00BE23E2"/>
    <w:rsid w:val="00BE2550"/>
    <w:rsid w:val="00BE2994"/>
    <w:rsid w:val="00BE315D"/>
    <w:rsid w:val="00BE365D"/>
    <w:rsid w:val="00BE3795"/>
    <w:rsid w:val="00BE37D6"/>
    <w:rsid w:val="00BE387A"/>
    <w:rsid w:val="00BE388B"/>
    <w:rsid w:val="00BE43F9"/>
    <w:rsid w:val="00BE47FD"/>
    <w:rsid w:val="00BE4961"/>
    <w:rsid w:val="00BE4C8F"/>
    <w:rsid w:val="00BE4EE2"/>
    <w:rsid w:val="00BE558D"/>
    <w:rsid w:val="00BE5984"/>
    <w:rsid w:val="00BE5DE0"/>
    <w:rsid w:val="00BE5F43"/>
    <w:rsid w:val="00BE60A4"/>
    <w:rsid w:val="00BE626C"/>
    <w:rsid w:val="00BE6507"/>
    <w:rsid w:val="00BE658F"/>
    <w:rsid w:val="00BE65AE"/>
    <w:rsid w:val="00BE66F2"/>
    <w:rsid w:val="00BE6DF6"/>
    <w:rsid w:val="00BE7053"/>
    <w:rsid w:val="00BF02DC"/>
    <w:rsid w:val="00BF05C5"/>
    <w:rsid w:val="00BF0912"/>
    <w:rsid w:val="00BF09D5"/>
    <w:rsid w:val="00BF0BF7"/>
    <w:rsid w:val="00BF0C39"/>
    <w:rsid w:val="00BF0F01"/>
    <w:rsid w:val="00BF1754"/>
    <w:rsid w:val="00BF1A62"/>
    <w:rsid w:val="00BF1C4B"/>
    <w:rsid w:val="00BF2D1E"/>
    <w:rsid w:val="00BF2D72"/>
    <w:rsid w:val="00BF2DF8"/>
    <w:rsid w:val="00BF2E90"/>
    <w:rsid w:val="00BF3765"/>
    <w:rsid w:val="00BF3A3C"/>
    <w:rsid w:val="00BF3C16"/>
    <w:rsid w:val="00BF3E27"/>
    <w:rsid w:val="00BF3E60"/>
    <w:rsid w:val="00BF3E6A"/>
    <w:rsid w:val="00BF425B"/>
    <w:rsid w:val="00BF4491"/>
    <w:rsid w:val="00BF4FD0"/>
    <w:rsid w:val="00BF51C0"/>
    <w:rsid w:val="00BF560C"/>
    <w:rsid w:val="00BF562A"/>
    <w:rsid w:val="00BF5715"/>
    <w:rsid w:val="00BF5A1C"/>
    <w:rsid w:val="00BF5BC6"/>
    <w:rsid w:val="00BF5C2F"/>
    <w:rsid w:val="00BF5CE3"/>
    <w:rsid w:val="00BF5DA4"/>
    <w:rsid w:val="00BF5DC0"/>
    <w:rsid w:val="00BF609E"/>
    <w:rsid w:val="00BF6160"/>
    <w:rsid w:val="00BF64C7"/>
    <w:rsid w:val="00BF6566"/>
    <w:rsid w:val="00BF74AA"/>
    <w:rsid w:val="00BF7A36"/>
    <w:rsid w:val="00C0091C"/>
    <w:rsid w:val="00C01940"/>
    <w:rsid w:val="00C0198A"/>
    <w:rsid w:val="00C01A65"/>
    <w:rsid w:val="00C01BB1"/>
    <w:rsid w:val="00C0278F"/>
    <w:rsid w:val="00C02CAD"/>
    <w:rsid w:val="00C02ED0"/>
    <w:rsid w:val="00C02F98"/>
    <w:rsid w:val="00C0327E"/>
    <w:rsid w:val="00C0397E"/>
    <w:rsid w:val="00C04424"/>
    <w:rsid w:val="00C04C25"/>
    <w:rsid w:val="00C04CBA"/>
    <w:rsid w:val="00C050E2"/>
    <w:rsid w:val="00C0578D"/>
    <w:rsid w:val="00C058F4"/>
    <w:rsid w:val="00C05E70"/>
    <w:rsid w:val="00C0607A"/>
    <w:rsid w:val="00C0633A"/>
    <w:rsid w:val="00C06664"/>
    <w:rsid w:val="00C0690F"/>
    <w:rsid w:val="00C069F8"/>
    <w:rsid w:val="00C06D8E"/>
    <w:rsid w:val="00C06F7D"/>
    <w:rsid w:val="00C07033"/>
    <w:rsid w:val="00C0704C"/>
    <w:rsid w:val="00C070CB"/>
    <w:rsid w:val="00C07388"/>
    <w:rsid w:val="00C078EF"/>
    <w:rsid w:val="00C07CAE"/>
    <w:rsid w:val="00C07FEC"/>
    <w:rsid w:val="00C1034B"/>
    <w:rsid w:val="00C10960"/>
    <w:rsid w:val="00C10EA5"/>
    <w:rsid w:val="00C10FA5"/>
    <w:rsid w:val="00C11672"/>
    <w:rsid w:val="00C117FF"/>
    <w:rsid w:val="00C11942"/>
    <w:rsid w:val="00C1198D"/>
    <w:rsid w:val="00C11C2E"/>
    <w:rsid w:val="00C11CDC"/>
    <w:rsid w:val="00C120F6"/>
    <w:rsid w:val="00C1271C"/>
    <w:rsid w:val="00C1275C"/>
    <w:rsid w:val="00C12786"/>
    <w:rsid w:val="00C12890"/>
    <w:rsid w:val="00C12EA1"/>
    <w:rsid w:val="00C13427"/>
    <w:rsid w:val="00C1383C"/>
    <w:rsid w:val="00C13B15"/>
    <w:rsid w:val="00C13CBD"/>
    <w:rsid w:val="00C13D76"/>
    <w:rsid w:val="00C13DC1"/>
    <w:rsid w:val="00C143E7"/>
    <w:rsid w:val="00C1442D"/>
    <w:rsid w:val="00C14470"/>
    <w:rsid w:val="00C146B1"/>
    <w:rsid w:val="00C14706"/>
    <w:rsid w:val="00C14714"/>
    <w:rsid w:val="00C1549F"/>
    <w:rsid w:val="00C154F8"/>
    <w:rsid w:val="00C15976"/>
    <w:rsid w:val="00C15B2A"/>
    <w:rsid w:val="00C15F45"/>
    <w:rsid w:val="00C161DB"/>
    <w:rsid w:val="00C1626F"/>
    <w:rsid w:val="00C162B4"/>
    <w:rsid w:val="00C164D5"/>
    <w:rsid w:val="00C16CF9"/>
    <w:rsid w:val="00C16FEB"/>
    <w:rsid w:val="00C17012"/>
    <w:rsid w:val="00C17115"/>
    <w:rsid w:val="00C172BF"/>
    <w:rsid w:val="00C17544"/>
    <w:rsid w:val="00C1776E"/>
    <w:rsid w:val="00C17FD6"/>
    <w:rsid w:val="00C20BD6"/>
    <w:rsid w:val="00C21056"/>
    <w:rsid w:val="00C21183"/>
    <w:rsid w:val="00C213E7"/>
    <w:rsid w:val="00C21859"/>
    <w:rsid w:val="00C21B91"/>
    <w:rsid w:val="00C2218F"/>
    <w:rsid w:val="00C222C5"/>
    <w:rsid w:val="00C223D7"/>
    <w:rsid w:val="00C22C16"/>
    <w:rsid w:val="00C23492"/>
    <w:rsid w:val="00C23A5C"/>
    <w:rsid w:val="00C23E07"/>
    <w:rsid w:val="00C23FE5"/>
    <w:rsid w:val="00C2466F"/>
    <w:rsid w:val="00C251BF"/>
    <w:rsid w:val="00C25AA8"/>
    <w:rsid w:val="00C268FC"/>
    <w:rsid w:val="00C274E0"/>
    <w:rsid w:val="00C274EC"/>
    <w:rsid w:val="00C2774A"/>
    <w:rsid w:val="00C2798C"/>
    <w:rsid w:val="00C27C3C"/>
    <w:rsid w:val="00C30856"/>
    <w:rsid w:val="00C30A48"/>
    <w:rsid w:val="00C30D3F"/>
    <w:rsid w:val="00C31219"/>
    <w:rsid w:val="00C31AE4"/>
    <w:rsid w:val="00C31B76"/>
    <w:rsid w:val="00C32520"/>
    <w:rsid w:val="00C32CEF"/>
    <w:rsid w:val="00C32F2C"/>
    <w:rsid w:val="00C33702"/>
    <w:rsid w:val="00C33796"/>
    <w:rsid w:val="00C33D70"/>
    <w:rsid w:val="00C33FE6"/>
    <w:rsid w:val="00C34C9B"/>
    <w:rsid w:val="00C34CDE"/>
    <w:rsid w:val="00C34CEC"/>
    <w:rsid w:val="00C34E4B"/>
    <w:rsid w:val="00C35008"/>
    <w:rsid w:val="00C35165"/>
    <w:rsid w:val="00C35237"/>
    <w:rsid w:val="00C3555E"/>
    <w:rsid w:val="00C357B3"/>
    <w:rsid w:val="00C35F89"/>
    <w:rsid w:val="00C36653"/>
    <w:rsid w:val="00C3680E"/>
    <w:rsid w:val="00C36B6D"/>
    <w:rsid w:val="00C36DB5"/>
    <w:rsid w:val="00C36E15"/>
    <w:rsid w:val="00C36FF3"/>
    <w:rsid w:val="00C371DE"/>
    <w:rsid w:val="00C37B51"/>
    <w:rsid w:val="00C37CF3"/>
    <w:rsid w:val="00C40087"/>
    <w:rsid w:val="00C40213"/>
    <w:rsid w:val="00C40478"/>
    <w:rsid w:val="00C40787"/>
    <w:rsid w:val="00C407C1"/>
    <w:rsid w:val="00C40DA4"/>
    <w:rsid w:val="00C41465"/>
    <w:rsid w:val="00C41481"/>
    <w:rsid w:val="00C418F0"/>
    <w:rsid w:val="00C42E6F"/>
    <w:rsid w:val="00C431C0"/>
    <w:rsid w:val="00C435EC"/>
    <w:rsid w:val="00C43696"/>
    <w:rsid w:val="00C43793"/>
    <w:rsid w:val="00C438D6"/>
    <w:rsid w:val="00C439D1"/>
    <w:rsid w:val="00C43CF4"/>
    <w:rsid w:val="00C4402E"/>
    <w:rsid w:val="00C44059"/>
    <w:rsid w:val="00C442EA"/>
    <w:rsid w:val="00C442F6"/>
    <w:rsid w:val="00C44378"/>
    <w:rsid w:val="00C44501"/>
    <w:rsid w:val="00C445CC"/>
    <w:rsid w:val="00C44631"/>
    <w:rsid w:val="00C44662"/>
    <w:rsid w:val="00C446A6"/>
    <w:rsid w:val="00C44710"/>
    <w:rsid w:val="00C4478A"/>
    <w:rsid w:val="00C4482A"/>
    <w:rsid w:val="00C44AF4"/>
    <w:rsid w:val="00C44DDB"/>
    <w:rsid w:val="00C44EFF"/>
    <w:rsid w:val="00C4514D"/>
    <w:rsid w:val="00C456DC"/>
    <w:rsid w:val="00C4581B"/>
    <w:rsid w:val="00C45C7B"/>
    <w:rsid w:val="00C45CDE"/>
    <w:rsid w:val="00C45D06"/>
    <w:rsid w:val="00C45E70"/>
    <w:rsid w:val="00C4680B"/>
    <w:rsid w:val="00C46C9B"/>
    <w:rsid w:val="00C46D51"/>
    <w:rsid w:val="00C46D68"/>
    <w:rsid w:val="00C46DF9"/>
    <w:rsid w:val="00C46E25"/>
    <w:rsid w:val="00C470D4"/>
    <w:rsid w:val="00C471AF"/>
    <w:rsid w:val="00C47272"/>
    <w:rsid w:val="00C47377"/>
    <w:rsid w:val="00C478DC"/>
    <w:rsid w:val="00C4798E"/>
    <w:rsid w:val="00C47D04"/>
    <w:rsid w:val="00C47FC2"/>
    <w:rsid w:val="00C500CC"/>
    <w:rsid w:val="00C50300"/>
    <w:rsid w:val="00C50969"/>
    <w:rsid w:val="00C512FD"/>
    <w:rsid w:val="00C515F5"/>
    <w:rsid w:val="00C51FF2"/>
    <w:rsid w:val="00C5211C"/>
    <w:rsid w:val="00C52474"/>
    <w:rsid w:val="00C52583"/>
    <w:rsid w:val="00C52B6C"/>
    <w:rsid w:val="00C52F5C"/>
    <w:rsid w:val="00C5304F"/>
    <w:rsid w:val="00C53426"/>
    <w:rsid w:val="00C5366C"/>
    <w:rsid w:val="00C542D4"/>
    <w:rsid w:val="00C54681"/>
    <w:rsid w:val="00C54833"/>
    <w:rsid w:val="00C54864"/>
    <w:rsid w:val="00C548CD"/>
    <w:rsid w:val="00C54F9A"/>
    <w:rsid w:val="00C553AC"/>
    <w:rsid w:val="00C55610"/>
    <w:rsid w:val="00C565EB"/>
    <w:rsid w:val="00C56AB7"/>
    <w:rsid w:val="00C56BD8"/>
    <w:rsid w:val="00C56CFD"/>
    <w:rsid w:val="00C56F6B"/>
    <w:rsid w:val="00C57020"/>
    <w:rsid w:val="00C5709E"/>
    <w:rsid w:val="00C574A5"/>
    <w:rsid w:val="00C57506"/>
    <w:rsid w:val="00C578EC"/>
    <w:rsid w:val="00C57D4B"/>
    <w:rsid w:val="00C60187"/>
    <w:rsid w:val="00C60618"/>
    <w:rsid w:val="00C6061C"/>
    <w:rsid w:val="00C6074C"/>
    <w:rsid w:val="00C60AC1"/>
    <w:rsid w:val="00C60D65"/>
    <w:rsid w:val="00C6153C"/>
    <w:rsid w:val="00C616C4"/>
    <w:rsid w:val="00C619B7"/>
    <w:rsid w:val="00C621BF"/>
    <w:rsid w:val="00C6292C"/>
    <w:rsid w:val="00C6296E"/>
    <w:rsid w:val="00C62A38"/>
    <w:rsid w:val="00C62F5F"/>
    <w:rsid w:val="00C6319F"/>
    <w:rsid w:val="00C63245"/>
    <w:rsid w:val="00C636E1"/>
    <w:rsid w:val="00C637AA"/>
    <w:rsid w:val="00C64149"/>
    <w:rsid w:val="00C64495"/>
    <w:rsid w:val="00C64542"/>
    <w:rsid w:val="00C647AB"/>
    <w:rsid w:val="00C648BE"/>
    <w:rsid w:val="00C648C3"/>
    <w:rsid w:val="00C6494C"/>
    <w:rsid w:val="00C64F23"/>
    <w:rsid w:val="00C650B1"/>
    <w:rsid w:val="00C65559"/>
    <w:rsid w:val="00C655C8"/>
    <w:rsid w:val="00C6586A"/>
    <w:rsid w:val="00C659F9"/>
    <w:rsid w:val="00C65BDF"/>
    <w:rsid w:val="00C65D78"/>
    <w:rsid w:val="00C663B1"/>
    <w:rsid w:val="00C664D7"/>
    <w:rsid w:val="00C66736"/>
    <w:rsid w:val="00C66789"/>
    <w:rsid w:val="00C6697F"/>
    <w:rsid w:val="00C669D4"/>
    <w:rsid w:val="00C66CF3"/>
    <w:rsid w:val="00C66D37"/>
    <w:rsid w:val="00C66DB7"/>
    <w:rsid w:val="00C67163"/>
    <w:rsid w:val="00C6732C"/>
    <w:rsid w:val="00C67925"/>
    <w:rsid w:val="00C70685"/>
    <w:rsid w:val="00C706F0"/>
    <w:rsid w:val="00C707A9"/>
    <w:rsid w:val="00C709D9"/>
    <w:rsid w:val="00C70A8D"/>
    <w:rsid w:val="00C70B8D"/>
    <w:rsid w:val="00C70BC4"/>
    <w:rsid w:val="00C714EF"/>
    <w:rsid w:val="00C724C2"/>
    <w:rsid w:val="00C72F0F"/>
    <w:rsid w:val="00C73226"/>
    <w:rsid w:val="00C73379"/>
    <w:rsid w:val="00C737D8"/>
    <w:rsid w:val="00C7385B"/>
    <w:rsid w:val="00C73CC9"/>
    <w:rsid w:val="00C73DAE"/>
    <w:rsid w:val="00C74012"/>
    <w:rsid w:val="00C74135"/>
    <w:rsid w:val="00C74445"/>
    <w:rsid w:val="00C744F5"/>
    <w:rsid w:val="00C74A2E"/>
    <w:rsid w:val="00C75904"/>
    <w:rsid w:val="00C75945"/>
    <w:rsid w:val="00C75969"/>
    <w:rsid w:val="00C75ADC"/>
    <w:rsid w:val="00C75C79"/>
    <w:rsid w:val="00C75EB5"/>
    <w:rsid w:val="00C76189"/>
    <w:rsid w:val="00C761C7"/>
    <w:rsid w:val="00C762EC"/>
    <w:rsid w:val="00C7705C"/>
    <w:rsid w:val="00C77585"/>
    <w:rsid w:val="00C776C1"/>
    <w:rsid w:val="00C777F5"/>
    <w:rsid w:val="00C77968"/>
    <w:rsid w:val="00C77B68"/>
    <w:rsid w:val="00C77CA2"/>
    <w:rsid w:val="00C80034"/>
    <w:rsid w:val="00C80D01"/>
    <w:rsid w:val="00C81002"/>
    <w:rsid w:val="00C8143C"/>
    <w:rsid w:val="00C81CB9"/>
    <w:rsid w:val="00C81E99"/>
    <w:rsid w:val="00C82024"/>
    <w:rsid w:val="00C82190"/>
    <w:rsid w:val="00C82564"/>
    <w:rsid w:val="00C82CB0"/>
    <w:rsid w:val="00C82D3C"/>
    <w:rsid w:val="00C82F95"/>
    <w:rsid w:val="00C8315A"/>
    <w:rsid w:val="00C83216"/>
    <w:rsid w:val="00C834F0"/>
    <w:rsid w:val="00C83798"/>
    <w:rsid w:val="00C83E77"/>
    <w:rsid w:val="00C84512"/>
    <w:rsid w:val="00C84514"/>
    <w:rsid w:val="00C85677"/>
    <w:rsid w:val="00C85786"/>
    <w:rsid w:val="00C8585E"/>
    <w:rsid w:val="00C858EB"/>
    <w:rsid w:val="00C8595F"/>
    <w:rsid w:val="00C85D7C"/>
    <w:rsid w:val="00C85EFE"/>
    <w:rsid w:val="00C86194"/>
    <w:rsid w:val="00C8619E"/>
    <w:rsid w:val="00C86393"/>
    <w:rsid w:val="00C86450"/>
    <w:rsid w:val="00C865F8"/>
    <w:rsid w:val="00C86609"/>
    <w:rsid w:val="00C8662B"/>
    <w:rsid w:val="00C86682"/>
    <w:rsid w:val="00C8686A"/>
    <w:rsid w:val="00C86B55"/>
    <w:rsid w:val="00C86D8D"/>
    <w:rsid w:val="00C86DFF"/>
    <w:rsid w:val="00C86EF6"/>
    <w:rsid w:val="00C86EF7"/>
    <w:rsid w:val="00C871F2"/>
    <w:rsid w:val="00C874DA"/>
    <w:rsid w:val="00C87656"/>
    <w:rsid w:val="00C87934"/>
    <w:rsid w:val="00C879B9"/>
    <w:rsid w:val="00C87AB5"/>
    <w:rsid w:val="00C87B01"/>
    <w:rsid w:val="00C87B46"/>
    <w:rsid w:val="00C90275"/>
    <w:rsid w:val="00C902F8"/>
    <w:rsid w:val="00C90345"/>
    <w:rsid w:val="00C907F4"/>
    <w:rsid w:val="00C90A70"/>
    <w:rsid w:val="00C90C12"/>
    <w:rsid w:val="00C90E69"/>
    <w:rsid w:val="00C911EE"/>
    <w:rsid w:val="00C91DCE"/>
    <w:rsid w:val="00C91DD9"/>
    <w:rsid w:val="00C920AB"/>
    <w:rsid w:val="00C920C0"/>
    <w:rsid w:val="00C920FD"/>
    <w:rsid w:val="00C92174"/>
    <w:rsid w:val="00C92843"/>
    <w:rsid w:val="00C92905"/>
    <w:rsid w:val="00C92A1A"/>
    <w:rsid w:val="00C92AF8"/>
    <w:rsid w:val="00C92BEB"/>
    <w:rsid w:val="00C9312D"/>
    <w:rsid w:val="00C933A6"/>
    <w:rsid w:val="00C93554"/>
    <w:rsid w:val="00C93573"/>
    <w:rsid w:val="00C9413E"/>
    <w:rsid w:val="00C945AA"/>
    <w:rsid w:val="00C94AF0"/>
    <w:rsid w:val="00C94CB7"/>
    <w:rsid w:val="00C95078"/>
    <w:rsid w:val="00C951A9"/>
    <w:rsid w:val="00C9529C"/>
    <w:rsid w:val="00C95B9A"/>
    <w:rsid w:val="00C95BD5"/>
    <w:rsid w:val="00C95C33"/>
    <w:rsid w:val="00C964FC"/>
    <w:rsid w:val="00C96FE5"/>
    <w:rsid w:val="00C97285"/>
    <w:rsid w:val="00C977DD"/>
    <w:rsid w:val="00C97B45"/>
    <w:rsid w:val="00C97B9F"/>
    <w:rsid w:val="00C97CAE"/>
    <w:rsid w:val="00C97DD6"/>
    <w:rsid w:val="00C97F55"/>
    <w:rsid w:val="00C97FE8"/>
    <w:rsid w:val="00C97FF1"/>
    <w:rsid w:val="00CA0563"/>
    <w:rsid w:val="00CA0D8A"/>
    <w:rsid w:val="00CA0F7F"/>
    <w:rsid w:val="00CA1623"/>
    <w:rsid w:val="00CA185A"/>
    <w:rsid w:val="00CA1920"/>
    <w:rsid w:val="00CA1C61"/>
    <w:rsid w:val="00CA20A3"/>
    <w:rsid w:val="00CA21AB"/>
    <w:rsid w:val="00CA22E2"/>
    <w:rsid w:val="00CA252D"/>
    <w:rsid w:val="00CA2592"/>
    <w:rsid w:val="00CA27BA"/>
    <w:rsid w:val="00CA2B6A"/>
    <w:rsid w:val="00CA3002"/>
    <w:rsid w:val="00CA303B"/>
    <w:rsid w:val="00CA3135"/>
    <w:rsid w:val="00CA3A88"/>
    <w:rsid w:val="00CA3D19"/>
    <w:rsid w:val="00CA3F57"/>
    <w:rsid w:val="00CA41D2"/>
    <w:rsid w:val="00CA4343"/>
    <w:rsid w:val="00CA4349"/>
    <w:rsid w:val="00CA4589"/>
    <w:rsid w:val="00CA46BE"/>
    <w:rsid w:val="00CA4A85"/>
    <w:rsid w:val="00CA4FD0"/>
    <w:rsid w:val="00CA57FE"/>
    <w:rsid w:val="00CA5D13"/>
    <w:rsid w:val="00CA60B8"/>
    <w:rsid w:val="00CA62B3"/>
    <w:rsid w:val="00CA6694"/>
    <w:rsid w:val="00CA679F"/>
    <w:rsid w:val="00CA73A1"/>
    <w:rsid w:val="00CB033B"/>
    <w:rsid w:val="00CB0631"/>
    <w:rsid w:val="00CB07B4"/>
    <w:rsid w:val="00CB0A85"/>
    <w:rsid w:val="00CB0AC0"/>
    <w:rsid w:val="00CB0EEA"/>
    <w:rsid w:val="00CB1096"/>
    <w:rsid w:val="00CB142A"/>
    <w:rsid w:val="00CB144C"/>
    <w:rsid w:val="00CB186E"/>
    <w:rsid w:val="00CB1B4B"/>
    <w:rsid w:val="00CB214C"/>
    <w:rsid w:val="00CB282A"/>
    <w:rsid w:val="00CB2C1E"/>
    <w:rsid w:val="00CB2DCF"/>
    <w:rsid w:val="00CB324F"/>
    <w:rsid w:val="00CB35F5"/>
    <w:rsid w:val="00CB377E"/>
    <w:rsid w:val="00CB38FE"/>
    <w:rsid w:val="00CB3C79"/>
    <w:rsid w:val="00CB3FFD"/>
    <w:rsid w:val="00CB417E"/>
    <w:rsid w:val="00CB4D6E"/>
    <w:rsid w:val="00CB559D"/>
    <w:rsid w:val="00CB57C9"/>
    <w:rsid w:val="00CB58BB"/>
    <w:rsid w:val="00CB5A60"/>
    <w:rsid w:val="00CB6060"/>
    <w:rsid w:val="00CB615C"/>
    <w:rsid w:val="00CB61AB"/>
    <w:rsid w:val="00CB6307"/>
    <w:rsid w:val="00CB721A"/>
    <w:rsid w:val="00CB7603"/>
    <w:rsid w:val="00CB7604"/>
    <w:rsid w:val="00CB77BA"/>
    <w:rsid w:val="00CB7BB7"/>
    <w:rsid w:val="00CB7C98"/>
    <w:rsid w:val="00CC07C5"/>
    <w:rsid w:val="00CC0AD7"/>
    <w:rsid w:val="00CC0B3E"/>
    <w:rsid w:val="00CC0E9E"/>
    <w:rsid w:val="00CC0EA0"/>
    <w:rsid w:val="00CC23C8"/>
    <w:rsid w:val="00CC26A3"/>
    <w:rsid w:val="00CC290F"/>
    <w:rsid w:val="00CC29D2"/>
    <w:rsid w:val="00CC2A40"/>
    <w:rsid w:val="00CC2D4D"/>
    <w:rsid w:val="00CC2D76"/>
    <w:rsid w:val="00CC2DBE"/>
    <w:rsid w:val="00CC3681"/>
    <w:rsid w:val="00CC37F6"/>
    <w:rsid w:val="00CC3C0A"/>
    <w:rsid w:val="00CC3D1F"/>
    <w:rsid w:val="00CC44BC"/>
    <w:rsid w:val="00CC46A0"/>
    <w:rsid w:val="00CC46DF"/>
    <w:rsid w:val="00CC500D"/>
    <w:rsid w:val="00CC5169"/>
    <w:rsid w:val="00CC531D"/>
    <w:rsid w:val="00CC54BB"/>
    <w:rsid w:val="00CC5A65"/>
    <w:rsid w:val="00CC5ACC"/>
    <w:rsid w:val="00CC5B8F"/>
    <w:rsid w:val="00CC5F55"/>
    <w:rsid w:val="00CC626A"/>
    <w:rsid w:val="00CC6391"/>
    <w:rsid w:val="00CC6BCD"/>
    <w:rsid w:val="00CC6D9E"/>
    <w:rsid w:val="00CC713B"/>
    <w:rsid w:val="00CC720C"/>
    <w:rsid w:val="00CD01D8"/>
    <w:rsid w:val="00CD023B"/>
    <w:rsid w:val="00CD024F"/>
    <w:rsid w:val="00CD07DF"/>
    <w:rsid w:val="00CD09AA"/>
    <w:rsid w:val="00CD0C2F"/>
    <w:rsid w:val="00CD0D3B"/>
    <w:rsid w:val="00CD1195"/>
    <w:rsid w:val="00CD18DC"/>
    <w:rsid w:val="00CD193C"/>
    <w:rsid w:val="00CD1ABC"/>
    <w:rsid w:val="00CD1EAD"/>
    <w:rsid w:val="00CD2826"/>
    <w:rsid w:val="00CD2C0D"/>
    <w:rsid w:val="00CD2DAD"/>
    <w:rsid w:val="00CD34A8"/>
    <w:rsid w:val="00CD3752"/>
    <w:rsid w:val="00CD3F34"/>
    <w:rsid w:val="00CD456F"/>
    <w:rsid w:val="00CD4631"/>
    <w:rsid w:val="00CD4CAF"/>
    <w:rsid w:val="00CD4D3F"/>
    <w:rsid w:val="00CD51D7"/>
    <w:rsid w:val="00CD577C"/>
    <w:rsid w:val="00CD580E"/>
    <w:rsid w:val="00CD59EE"/>
    <w:rsid w:val="00CD5B0C"/>
    <w:rsid w:val="00CD60CE"/>
    <w:rsid w:val="00CD6157"/>
    <w:rsid w:val="00CD6289"/>
    <w:rsid w:val="00CD665C"/>
    <w:rsid w:val="00CD6856"/>
    <w:rsid w:val="00CD74E9"/>
    <w:rsid w:val="00CD7AB8"/>
    <w:rsid w:val="00CD7BF4"/>
    <w:rsid w:val="00CD7F67"/>
    <w:rsid w:val="00CE00ED"/>
    <w:rsid w:val="00CE051D"/>
    <w:rsid w:val="00CE05B7"/>
    <w:rsid w:val="00CE076F"/>
    <w:rsid w:val="00CE0973"/>
    <w:rsid w:val="00CE0986"/>
    <w:rsid w:val="00CE0C0A"/>
    <w:rsid w:val="00CE158E"/>
    <w:rsid w:val="00CE1C0C"/>
    <w:rsid w:val="00CE2034"/>
    <w:rsid w:val="00CE2AA5"/>
    <w:rsid w:val="00CE30F5"/>
    <w:rsid w:val="00CE3102"/>
    <w:rsid w:val="00CE3E9A"/>
    <w:rsid w:val="00CE4232"/>
    <w:rsid w:val="00CE4361"/>
    <w:rsid w:val="00CE464C"/>
    <w:rsid w:val="00CE4E7C"/>
    <w:rsid w:val="00CE504F"/>
    <w:rsid w:val="00CE50D5"/>
    <w:rsid w:val="00CE51DA"/>
    <w:rsid w:val="00CE5217"/>
    <w:rsid w:val="00CE5640"/>
    <w:rsid w:val="00CE57AB"/>
    <w:rsid w:val="00CE5AD7"/>
    <w:rsid w:val="00CE5BD3"/>
    <w:rsid w:val="00CE64C3"/>
    <w:rsid w:val="00CE68EA"/>
    <w:rsid w:val="00CE6CBE"/>
    <w:rsid w:val="00CE71C6"/>
    <w:rsid w:val="00CE7C40"/>
    <w:rsid w:val="00CF0435"/>
    <w:rsid w:val="00CF0695"/>
    <w:rsid w:val="00CF086A"/>
    <w:rsid w:val="00CF08BA"/>
    <w:rsid w:val="00CF0A8C"/>
    <w:rsid w:val="00CF0C6C"/>
    <w:rsid w:val="00CF0D25"/>
    <w:rsid w:val="00CF0E4A"/>
    <w:rsid w:val="00CF0F49"/>
    <w:rsid w:val="00CF15FF"/>
    <w:rsid w:val="00CF1810"/>
    <w:rsid w:val="00CF19C3"/>
    <w:rsid w:val="00CF21B2"/>
    <w:rsid w:val="00CF24AA"/>
    <w:rsid w:val="00CF2DD8"/>
    <w:rsid w:val="00CF323F"/>
    <w:rsid w:val="00CF452C"/>
    <w:rsid w:val="00CF4792"/>
    <w:rsid w:val="00CF4E90"/>
    <w:rsid w:val="00CF4F30"/>
    <w:rsid w:val="00CF508B"/>
    <w:rsid w:val="00CF58D7"/>
    <w:rsid w:val="00CF5CC2"/>
    <w:rsid w:val="00CF5FCF"/>
    <w:rsid w:val="00CF6128"/>
    <w:rsid w:val="00CF62DB"/>
    <w:rsid w:val="00CF646A"/>
    <w:rsid w:val="00CF6B94"/>
    <w:rsid w:val="00CF6C43"/>
    <w:rsid w:val="00CF6EF4"/>
    <w:rsid w:val="00CF7153"/>
    <w:rsid w:val="00CF773B"/>
    <w:rsid w:val="00CF77F4"/>
    <w:rsid w:val="00CF77FE"/>
    <w:rsid w:val="00CF7F00"/>
    <w:rsid w:val="00D00533"/>
    <w:rsid w:val="00D00818"/>
    <w:rsid w:val="00D00A2F"/>
    <w:rsid w:val="00D00EF1"/>
    <w:rsid w:val="00D010B6"/>
    <w:rsid w:val="00D0159C"/>
    <w:rsid w:val="00D01FA6"/>
    <w:rsid w:val="00D022C6"/>
    <w:rsid w:val="00D02808"/>
    <w:rsid w:val="00D02B97"/>
    <w:rsid w:val="00D02C5B"/>
    <w:rsid w:val="00D02DEC"/>
    <w:rsid w:val="00D02E76"/>
    <w:rsid w:val="00D02E93"/>
    <w:rsid w:val="00D02FF5"/>
    <w:rsid w:val="00D0315C"/>
    <w:rsid w:val="00D03F94"/>
    <w:rsid w:val="00D0408A"/>
    <w:rsid w:val="00D048D1"/>
    <w:rsid w:val="00D04D73"/>
    <w:rsid w:val="00D04E24"/>
    <w:rsid w:val="00D04F43"/>
    <w:rsid w:val="00D04F94"/>
    <w:rsid w:val="00D053BA"/>
    <w:rsid w:val="00D055AB"/>
    <w:rsid w:val="00D05641"/>
    <w:rsid w:val="00D05860"/>
    <w:rsid w:val="00D05A80"/>
    <w:rsid w:val="00D05C38"/>
    <w:rsid w:val="00D05DCA"/>
    <w:rsid w:val="00D06576"/>
    <w:rsid w:val="00D0697C"/>
    <w:rsid w:val="00D06B7B"/>
    <w:rsid w:val="00D06CE9"/>
    <w:rsid w:val="00D06EF3"/>
    <w:rsid w:val="00D07079"/>
    <w:rsid w:val="00D071D9"/>
    <w:rsid w:val="00D072BF"/>
    <w:rsid w:val="00D075B1"/>
    <w:rsid w:val="00D07BC2"/>
    <w:rsid w:val="00D105BC"/>
    <w:rsid w:val="00D1061D"/>
    <w:rsid w:val="00D10979"/>
    <w:rsid w:val="00D10DBB"/>
    <w:rsid w:val="00D10EE6"/>
    <w:rsid w:val="00D110E1"/>
    <w:rsid w:val="00D1176A"/>
    <w:rsid w:val="00D11862"/>
    <w:rsid w:val="00D11CE2"/>
    <w:rsid w:val="00D11F14"/>
    <w:rsid w:val="00D11FF3"/>
    <w:rsid w:val="00D123E8"/>
    <w:rsid w:val="00D1288C"/>
    <w:rsid w:val="00D129F8"/>
    <w:rsid w:val="00D12A2C"/>
    <w:rsid w:val="00D12D4B"/>
    <w:rsid w:val="00D12E6A"/>
    <w:rsid w:val="00D13219"/>
    <w:rsid w:val="00D13319"/>
    <w:rsid w:val="00D133F7"/>
    <w:rsid w:val="00D1385B"/>
    <w:rsid w:val="00D1451B"/>
    <w:rsid w:val="00D14A2D"/>
    <w:rsid w:val="00D1502A"/>
    <w:rsid w:val="00D152BD"/>
    <w:rsid w:val="00D1533A"/>
    <w:rsid w:val="00D159B5"/>
    <w:rsid w:val="00D15F41"/>
    <w:rsid w:val="00D15FD5"/>
    <w:rsid w:val="00D16085"/>
    <w:rsid w:val="00D17270"/>
    <w:rsid w:val="00D178FF"/>
    <w:rsid w:val="00D179C2"/>
    <w:rsid w:val="00D17B8E"/>
    <w:rsid w:val="00D17DE1"/>
    <w:rsid w:val="00D17F02"/>
    <w:rsid w:val="00D17FFE"/>
    <w:rsid w:val="00D200A2"/>
    <w:rsid w:val="00D209A2"/>
    <w:rsid w:val="00D20E34"/>
    <w:rsid w:val="00D20F1F"/>
    <w:rsid w:val="00D20FAC"/>
    <w:rsid w:val="00D2103C"/>
    <w:rsid w:val="00D212D5"/>
    <w:rsid w:val="00D213BD"/>
    <w:rsid w:val="00D21C07"/>
    <w:rsid w:val="00D2202E"/>
    <w:rsid w:val="00D22148"/>
    <w:rsid w:val="00D2220B"/>
    <w:rsid w:val="00D22948"/>
    <w:rsid w:val="00D22C4F"/>
    <w:rsid w:val="00D23090"/>
    <w:rsid w:val="00D23245"/>
    <w:rsid w:val="00D232D5"/>
    <w:rsid w:val="00D233E6"/>
    <w:rsid w:val="00D23998"/>
    <w:rsid w:val="00D23B0B"/>
    <w:rsid w:val="00D23F2D"/>
    <w:rsid w:val="00D241EE"/>
    <w:rsid w:val="00D244B8"/>
    <w:rsid w:val="00D245EB"/>
    <w:rsid w:val="00D2520E"/>
    <w:rsid w:val="00D25603"/>
    <w:rsid w:val="00D25B2D"/>
    <w:rsid w:val="00D25E5F"/>
    <w:rsid w:val="00D260A8"/>
    <w:rsid w:val="00D2612A"/>
    <w:rsid w:val="00D26270"/>
    <w:rsid w:val="00D26330"/>
    <w:rsid w:val="00D26663"/>
    <w:rsid w:val="00D268BF"/>
    <w:rsid w:val="00D27337"/>
    <w:rsid w:val="00D277AD"/>
    <w:rsid w:val="00D27CEE"/>
    <w:rsid w:val="00D302F0"/>
    <w:rsid w:val="00D30750"/>
    <w:rsid w:val="00D308B6"/>
    <w:rsid w:val="00D30988"/>
    <w:rsid w:val="00D30A1C"/>
    <w:rsid w:val="00D30C19"/>
    <w:rsid w:val="00D30D6F"/>
    <w:rsid w:val="00D3108C"/>
    <w:rsid w:val="00D3113A"/>
    <w:rsid w:val="00D3114C"/>
    <w:rsid w:val="00D3138C"/>
    <w:rsid w:val="00D31571"/>
    <w:rsid w:val="00D3177B"/>
    <w:rsid w:val="00D318FB"/>
    <w:rsid w:val="00D31A90"/>
    <w:rsid w:val="00D31B53"/>
    <w:rsid w:val="00D31D6A"/>
    <w:rsid w:val="00D31E6E"/>
    <w:rsid w:val="00D31EAE"/>
    <w:rsid w:val="00D32038"/>
    <w:rsid w:val="00D323A8"/>
    <w:rsid w:val="00D324D9"/>
    <w:rsid w:val="00D3251A"/>
    <w:rsid w:val="00D32690"/>
    <w:rsid w:val="00D32743"/>
    <w:rsid w:val="00D327E0"/>
    <w:rsid w:val="00D32960"/>
    <w:rsid w:val="00D32E47"/>
    <w:rsid w:val="00D3344B"/>
    <w:rsid w:val="00D334CA"/>
    <w:rsid w:val="00D338B1"/>
    <w:rsid w:val="00D3429B"/>
    <w:rsid w:val="00D3456A"/>
    <w:rsid w:val="00D3457F"/>
    <w:rsid w:val="00D34A98"/>
    <w:rsid w:val="00D34AEC"/>
    <w:rsid w:val="00D34AF6"/>
    <w:rsid w:val="00D34B71"/>
    <w:rsid w:val="00D34BAE"/>
    <w:rsid w:val="00D34FEF"/>
    <w:rsid w:val="00D35164"/>
    <w:rsid w:val="00D35280"/>
    <w:rsid w:val="00D35567"/>
    <w:rsid w:val="00D35788"/>
    <w:rsid w:val="00D3587B"/>
    <w:rsid w:val="00D35C81"/>
    <w:rsid w:val="00D35E43"/>
    <w:rsid w:val="00D35F70"/>
    <w:rsid w:val="00D368AE"/>
    <w:rsid w:val="00D36CFB"/>
    <w:rsid w:val="00D36E05"/>
    <w:rsid w:val="00D3753E"/>
    <w:rsid w:val="00D375E7"/>
    <w:rsid w:val="00D379C2"/>
    <w:rsid w:val="00D37D81"/>
    <w:rsid w:val="00D400E0"/>
    <w:rsid w:val="00D4024C"/>
    <w:rsid w:val="00D402F8"/>
    <w:rsid w:val="00D40473"/>
    <w:rsid w:val="00D40FC8"/>
    <w:rsid w:val="00D4108C"/>
    <w:rsid w:val="00D4142F"/>
    <w:rsid w:val="00D4175D"/>
    <w:rsid w:val="00D4191B"/>
    <w:rsid w:val="00D41C3E"/>
    <w:rsid w:val="00D4249E"/>
    <w:rsid w:val="00D431E1"/>
    <w:rsid w:val="00D4384A"/>
    <w:rsid w:val="00D439DC"/>
    <w:rsid w:val="00D43B2B"/>
    <w:rsid w:val="00D43BBC"/>
    <w:rsid w:val="00D43D10"/>
    <w:rsid w:val="00D43D5B"/>
    <w:rsid w:val="00D43F69"/>
    <w:rsid w:val="00D43F8C"/>
    <w:rsid w:val="00D441A5"/>
    <w:rsid w:val="00D4480D"/>
    <w:rsid w:val="00D448A5"/>
    <w:rsid w:val="00D44A24"/>
    <w:rsid w:val="00D44AC4"/>
    <w:rsid w:val="00D44CA7"/>
    <w:rsid w:val="00D44D7C"/>
    <w:rsid w:val="00D44D7F"/>
    <w:rsid w:val="00D44F39"/>
    <w:rsid w:val="00D45611"/>
    <w:rsid w:val="00D4562F"/>
    <w:rsid w:val="00D45751"/>
    <w:rsid w:val="00D45970"/>
    <w:rsid w:val="00D45AE8"/>
    <w:rsid w:val="00D45B63"/>
    <w:rsid w:val="00D45DBC"/>
    <w:rsid w:val="00D45F18"/>
    <w:rsid w:val="00D45FCD"/>
    <w:rsid w:val="00D461F2"/>
    <w:rsid w:val="00D46319"/>
    <w:rsid w:val="00D47297"/>
    <w:rsid w:val="00D472D1"/>
    <w:rsid w:val="00D475DB"/>
    <w:rsid w:val="00D47915"/>
    <w:rsid w:val="00D47A22"/>
    <w:rsid w:val="00D47C8A"/>
    <w:rsid w:val="00D47D24"/>
    <w:rsid w:val="00D47EFB"/>
    <w:rsid w:val="00D5008F"/>
    <w:rsid w:val="00D50170"/>
    <w:rsid w:val="00D5039B"/>
    <w:rsid w:val="00D50615"/>
    <w:rsid w:val="00D50650"/>
    <w:rsid w:val="00D5070E"/>
    <w:rsid w:val="00D507F7"/>
    <w:rsid w:val="00D50D99"/>
    <w:rsid w:val="00D512E4"/>
    <w:rsid w:val="00D5156C"/>
    <w:rsid w:val="00D5163B"/>
    <w:rsid w:val="00D51681"/>
    <w:rsid w:val="00D5170E"/>
    <w:rsid w:val="00D51B1E"/>
    <w:rsid w:val="00D51E19"/>
    <w:rsid w:val="00D51FE6"/>
    <w:rsid w:val="00D5241E"/>
    <w:rsid w:val="00D52614"/>
    <w:rsid w:val="00D526D4"/>
    <w:rsid w:val="00D52FAB"/>
    <w:rsid w:val="00D533FA"/>
    <w:rsid w:val="00D536FD"/>
    <w:rsid w:val="00D538F4"/>
    <w:rsid w:val="00D53C66"/>
    <w:rsid w:val="00D53CED"/>
    <w:rsid w:val="00D5429F"/>
    <w:rsid w:val="00D54E92"/>
    <w:rsid w:val="00D54ED1"/>
    <w:rsid w:val="00D551BB"/>
    <w:rsid w:val="00D556F3"/>
    <w:rsid w:val="00D557B8"/>
    <w:rsid w:val="00D55FE9"/>
    <w:rsid w:val="00D56009"/>
    <w:rsid w:val="00D56152"/>
    <w:rsid w:val="00D56447"/>
    <w:rsid w:val="00D56BE9"/>
    <w:rsid w:val="00D578D1"/>
    <w:rsid w:val="00D57CA5"/>
    <w:rsid w:val="00D60189"/>
    <w:rsid w:val="00D60228"/>
    <w:rsid w:val="00D60940"/>
    <w:rsid w:val="00D60DBC"/>
    <w:rsid w:val="00D60E39"/>
    <w:rsid w:val="00D6182F"/>
    <w:rsid w:val="00D62377"/>
    <w:rsid w:val="00D633DF"/>
    <w:rsid w:val="00D639AD"/>
    <w:rsid w:val="00D63ACC"/>
    <w:rsid w:val="00D63C5C"/>
    <w:rsid w:val="00D63CEB"/>
    <w:rsid w:val="00D63F33"/>
    <w:rsid w:val="00D640AD"/>
    <w:rsid w:val="00D64267"/>
    <w:rsid w:val="00D644F5"/>
    <w:rsid w:val="00D64791"/>
    <w:rsid w:val="00D64CF9"/>
    <w:rsid w:val="00D64DF9"/>
    <w:rsid w:val="00D6597E"/>
    <w:rsid w:val="00D65CA1"/>
    <w:rsid w:val="00D65CAA"/>
    <w:rsid w:val="00D66319"/>
    <w:rsid w:val="00D66541"/>
    <w:rsid w:val="00D666D6"/>
    <w:rsid w:val="00D668CD"/>
    <w:rsid w:val="00D6698F"/>
    <w:rsid w:val="00D669F0"/>
    <w:rsid w:val="00D672D6"/>
    <w:rsid w:val="00D673C5"/>
    <w:rsid w:val="00D67B68"/>
    <w:rsid w:val="00D67F1A"/>
    <w:rsid w:val="00D67F22"/>
    <w:rsid w:val="00D7025E"/>
    <w:rsid w:val="00D70761"/>
    <w:rsid w:val="00D70A15"/>
    <w:rsid w:val="00D711E7"/>
    <w:rsid w:val="00D715CD"/>
    <w:rsid w:val="00D717B0"/>
    <w:rsid w:val="00D719CE"/>
    <w:rsid w:val="00D71B98"/>
    <w:rsid w:val="00D720BC"/>
    <w:rsid w:val="00D72679"/>
    <w:rsid w:val="00D72694"/>
    <w:rsid w:val="00D729BC"/>
    <w:rsid w:val="00D73A9A"/>
    <w:rsid w:val="00D73BB6"/>
    <w:rsid w:val="00D740E3"/>
    <w:rsid w:val="00D742C4"/>
    <w:rsid w:val="00D74A8B"/>
    <w:rsid w:val="00D75228"/>
    <w:rsid w:val="00D75235"/>
    <w:rsid w:val="00D75244"/>
    <w:rsid w:val="00D7530E"/>
    <w:rsid w:val="00D75575"/>
    <w:rsid w:val="00D755E3"/>
    <w:rsid w:val="00D76356"/>
    <w:rsid w:val="00D766FB"/>
    <w:rsid w:val="00D7725C"/>
    <w:rsid w:val="00D773A0"/>
    <w:rsid w:val="00D7760B"/>
    <w:rsid w:val="00D8003A"/>
    <w:rsid w:val="00D80170"/>
    <w:rsid w:val="00D805C5"/>
    <w:rsid w:val="00D808C1"/>
    <w:rsid w:val="00D80B06"/>
    <w:rsid w:val="00D80C41"/>
    <w:rsid w:val="00D80EC9"/>
    <w:rsid w:val="00D81004"/>
    <w:rsid w:val="00D811A3"/>
    <w:rsid w:val="00D8156C"/>
    <w:rsid w:val="00D8171C"/>
    <w:rsid w:val="00D8184F"/>
    <w:rsid w:val="00D81B33"/>
    <w:rsid w:val="00D81B47"/>
    <w:rsid w:val="00D81CD4"/>
    <w:rsid w:val="00D8212E"/>
    <w:rsid w:val="00D8297B"/>
    <w:rsid w:val="00D82B6F"/>
    <w:rsid w:val="00D82D46"/>
    <w:rsid w:val="00D82E48"/>
    <w:rsid w:val="00D83886"/>
    <w:rsid w:val="00D83A2B"/>
    <w:rsid w:val="00D84035"/>
    <w:rsid w:val="00D841EA"/>
    <w:rsid w:val="00D85F77"/>
    <w:rsid w:val="00D866F2"/>
    <w:rsid w:val="00D86A5C"/>
    <w:rsid w:val="00D87113"/>
    <w:rsid w:val="00D871B8"/>
    <w:rsid w:val="00D878C1"/>
    <w:rsid w:val="00D87ED3"/>
    <w:rsid w:val="00D87F3B"/>
    <w:rsid w:val="00D903CF"/>
    <w:rsid w:val="00D90B4F"/>
    <w:rsid w:val="00D90E85"/>
    <w:rsid w:val="00D90F49"/>
    <w:rsid w:val="00D911FF"/>
    <w:rsid w:val="00D9122F"/>
    <w:rsid w:val="00D912FA"/>
    <w:rsid w:val="00D915B3"/>
    <w:rsid w:val="00D91DD3"/>
    <w:rsid w:val="00D91EB3"/>
    <w:rsid w:val="00D91F62"/>
    <w:rsid w:val="00D9217F"/>
    <w:rsid w:val="00D92914"/>
    <w:rsid w:val="00D92B97"/>
    <w:rsid w:val="00D92CE4"/>
    <w:rsid w:val="00D93614"/>
    <w:rsid w:val="00D93B44"/>
    <w:rsid w:val="00D93CA6"/>
    <w:rsid w:val="00D941A2"/>
    <w:rsid w:val="00D943BE"/>
    <w:rsid w:val="00D945F2"/>
    <w:rsid w:val="00D949EB"/>
    <w:rsid w:val="00D94C52"/>
    <w:rsid w:val="00D95187"/>
    <w:rsid w:val="00D95845"/>
    <w:rsid w:val="00D965BE"/>
    <w:rsid w:val="00D96D5B"/>
    <w:rsid w:val="00D973BE"/>
    <w:rsid w:val="00D97403"/>
    <w:rsid w:val="00D976A4"/>
    <w:rsid w:val="00D97BB8"/>
    <w:rsid w:val="00DA0382"/>
    <w:rsid w:val="00DA0C12"/>
    <w:rsid w:val="00DA1032"/>
    <w:rsid w:val="00DA1067"/>
    <w:rsid w:val="00DA198F"/>
    <w:rsid w:val="00DA1A43"/>
    <w:rsid w:val="00DA1B78"/>
    <w:rsid w:val="00DA1B8E"/>
    <w:rsid w:val="00DA1D4F"/>
    <w:rsid w:val="00DA1DF8"/>
    <w:rsid w:val="00DA1EA8"/>
    <w:rsid w:val="00DA205A"/>
    <w:rsid w:val="00DA2214"/>
    <w:rsid w:val="00DA25CE"/>
    <w:rsid w:val="00DA2718"/>
    <w:rsid w:val="00DA300D"/>
    <w:rsid w:val="00DA30D2"/>
    <w:rsid w:val="00DA3B59"/>
    <w:rsid w:val="00DA3E16"/>
    <w:rsid w:val="00DA3E57"/>
    <w:rsid w:val="00DA44F1"/>
    <w:rsid w:val="00DA5395"/>
    <w:rsid w:val="00DA54A1"/>
    <w:rsid w:val="00DA58D8"/>
    <w:rsid w:val="00DA595D"/>
    <w:rsid w:val="00DA59E9"/>
    <w:rsid w:val="00DA5CB5"/>
    <w:rsid w:val="00DA5D76"/>
    <w:rsid w:val="00DA5D9B"/>
    <w:rsid w:val="00DA61D2"/>
    <w:rsid w:val="00DA6205"/>
    <w:rsid w:val="00DA6421"/>
    <w:rsid w:val="00DA69A3"/>
    <w:rsid w:val="00DA6D1A"/>
    <w:rsid w:val="00DA7F03"/>
    <w:rsid w:val="00DB02A2"/>
    <w:rsid w:val="00DB05AC"/>
    <w:rsid w:val="00DB11CD"/>
    <w:rsid w:val="00DB1313"/>
    <w:rsid w:val="00DB1EDB"/>
    <w:rsid w:val="00DB20B1"/>
    <w:rsid w:val="00DB25BB"/>
    <w:rsid w:val="00DB25D8"/>
    <w:rsid w:val="00DB2D1B"/>
    <w:rsid w:val="00DB3485"/>
    <w:rsid w:val="00DB363D"/>
    <w:rsid w:val="00DB36F9"/>
    <w:rsid w:val="00DB3E4F"/>
    <w:rsid w:val="00DB4099"/>
    <w:rsid w:val="00DB441B"/>
    <w:rsid w:val="00DB4487"/>
    <w:rsid w:val="00DB4596"/>
    <w:rsid w:val="00DB4AC1"/>
    <w:rsid w:val="00DB4C03"/>
    <w:rsid w:val="00DB5400"/>
    <w:rsid w:val="00DB6305"/>
    <w:rsid w:val="00DB6E64"/>
    <w:rsid w:val="00DB6F14"/>
    <w:rsid w:val="00DB6F46"/>
    <w:rsid w:val="00DB7489"/>
    <w:rsid w:val="00DB79FD"/>
    <w:rsid w:val="00DC01D8"/>
    <w:rsid w:val="00DC073C"/>
    <w:rsid w:val="00DC0E15"/>
    <w:rsid w:val="00DC0EA8"/>
    <w:rsid w:val="00DC1DDB"/>
    <w:rsid w:val="00DC2551"/>
    <w:rsid w:val="00DC2833"/>
    <w:rsid w:val="00DC2977"/>
    <w:rsid w:val="00DC2B9A"/>
    <w:rsid w:val="00DC2CCA"/>
    <w:rsid w:val="00DC2E0D"/>
    <w:rsid w:val="00DC324F"/>
    <w:rsid w:val="00DC3279"/>
    <w:rsid w:val="00DC330A"/>
    <w:rsid w:val="00DC335E"/>
    <w:rsid w:val="00DC3787"/>
    <w:rsid w:val="00DC3CF3"/>
    <w:rsid w:val="00DC3E86"/>
    <w:rsid w:val="00DC3F8C"/>
    <w:rsid w:val="00DC3FD5"/>
    <w:rsid w:val="00DC3FE6"/>
    <w:rsid w:val="00DC4141"/>
    <w:rsid w:val="00DC425D"/>
    <w:rsid w:val="00DC4533"/>
    <w:rsid w:val="00DC4DEF"/>
    <w:rsid w:val="00DC4F4B"/>
    <w:rsid w:val="00DC529C"/>
    <w:rsid w:val="00DC5B36"/>
    <w:rsid w:val="00DC5B71"/>
    <w:rsid w:val="00DC6167"/>
    <w:rsid w:val="00DC6701"/>
    <w:rsid w:val="00DC6813"/>
    <w:rsid w:val="00DC6834"/>
    <w:rsid w:val="00DC68BB"/>
    <w:rsid w:val="00DC6E0B"/>
    <w:rsid w:val="00DC7696"/>
    <w:rsid w:val="00DC7AFA"/>
    <w:rsid w:val="00DC7B89"/>
    <w:rsid w:val="00DC7D1E"/>
    <w:rsid w:val="00DC7E25"/>
    <w:rsid w:val="00DD01CB"/>
    <w:rsid w:val="00DD023D"/>
    <w:rsid w:val="00DD02FB"/>
    <w:rsid w:val="00DD0687"/>
    <w:rsid w:val="00DD081A"/>
    <w:rsid w:val="00DD09FE"/>
    <w:rsid w:val="00DD0A75"/>
    <w:rsid w:val="00DD14A8"/>
    <w:rsid w:val="00DD21E0"/>
    <w:rsid w:val="00DD2B40"/>
    <w:rsid w:val="00DD2C0B"/>
    <w:rsid w:val="00DD2C19"/>
    <w:rsid w:val="00DD2E82"/>
    <w:rsid w:val="00DD33AC"/>
    <w:rsid w:val="00DD33B8"/>
    <w:rsid w:val="00DD3A58"/>
    <w:rsid w:val="00DD3B3C"/>
    <w:rsid w:val="00DD3C3F"/>
    <w:rsid w:val="00DD3E0B"/>
    <w:rsid w:val="00DD3F90"/>
    <w:rsid w:val="00DD479F"/>
    <w:rsid w:val="00DD4B4E"/>
    <w:rsid w:val="00DD4C0A"/>
    <w:rsid w:val="00DD5074"/>
    <w:rsid w:val="00DD5644"/>
    <w:rsid w:val="00DD66C0"/>
    <w:rsid w:val="00DD69DD"/>
    <w:rsid w:val="00DD6C13"/>
    <w:rsid w:val="00DD7086"/>
    <w:rsid w:val="00DD70A0"/>
    <w:rsid w:val="00DD763B"/>
    <w:rsid w:val="00DD7D08"/>
    <w:rsid w:val="00DD7D27"/>
    <w:rsid w:val="00DE0129"/>
    <w:rsid w:val="00DE0769"/>
    <w:rsid w:val="00DE0873"/>
    <w:rsid w:val="00DE087C"/>
    <w:rsid w:val="00DE1674"/>
    <w:rsid w:val="00DE1919"/>
    <w:rsid w:val="00DE1B8D"/>
    <w:rsid w:val="00DE2335"/>
    <w:rsid w:val="00DE251B"/>
    <w:rsid w:val="00DE26D4"/>
    <w:rsid w:val="00DE2B2B"/>
    <w:rsid w:val="00DE2BF9"/>
    <w:rsid w:val="00DE2DEB"/>
    <w:rsid w:val="00DE2F68"/>
    <w:rsid w:val="00DE360B"/>
    <w:rsid w:val="00DE365B"/>
    <w:rsid w:val="00DE36F8"/>
    <w:rsid w:val="00DE38DC"/>
    <w:rsid w:val="00DE3C0C"/>
    <w:rsid w:val="00DE3EA5"/>
    <w:rsid w:val="00DE4274"/>
    <w:rsid w:val="00DE5493"/>
    <w:rsid w:val="00DE5BD3"/>
    <w:rsid w:val="00DE5CA0"/>
    <w:rsid w:val="00DE5D6F"/>
    <w:rsid w:val="00DE5DFB"/>
    <w:rsid w:val="00DE6006"/>
    <w:rsid w:val="00DE6698"/>
    <w:rsid w:val="00DE6747"/>
    <w:rsid w:val="00DE6B7A"/>
    <w:rsid w:val="00DE6DA4"/>
    <w:rsid w:val="00DE6E45"/>
    <w:rsid w:val="00DE73E0"/>
    <w:rsid w:val="00DE754E"/>
    <w:rsid w:val="00DE763E"/>
    <w:rsid w:val="00DE77D9"/>
    <w:rsid w:val="00DE786D"/>
    <w:rsid w:val="00DE7E20"/>
    <w:rsid w:val="00DF00C5"/>
    <w:rsid w:val="00DF00E1"/>
    <w:rsid w:val="00DF0350"/>
    <w:rsid w:val="00DF037D"/>
    <w:rsid w:val="00DF066B"/>
    <w:rsid w:val="00DF06EF"/>
    <w:rsid w:val="00DF0725"/>
    <w:rsid w:val="00DF0B02"/>
    <w:rsid w:val="00DF1023"/>
    <w:rsid w:val="00DF10D7"/>
    <w:rsid w:val="00DF1394"/>
    <w:rsid w:val="00DF1618"/>
    <w:rsid w:val="00DF16EA"/>
    <w:rsid w:val="00DF1E59"/>
    <w:rsid w:val="00DF1F14"/>
    <w:rsid w:val="00DF204C"/>
    <w:rsid w:val="00DF2465"/>
    <w:rsid w:val="00DF2B97"/>
    <w:rsid w:val="00DF2CA5"/>
    <w:rsid w:val="00DF2DCA"/>
    <w:rsid w:val="00DF2FF4"/>
    <w:rsid w:val="00DF34E6"/>
    <w:rsid w:val="00DF37E0"/>
    <w:rsid w:val="00DF3816"/>
    <w:rsid w:val="00DF3A88"/>
    <w:rsid w:val="00DF3C54"/>
    <w:rsid w:val="00DF3C8E"/>
    <w:rsid w:val="00DF3D6B"/>
    <w:rsid w:val="00DF3FBF"/>
    <w:rsid w:val="00DF4DC8"/>
    <w:rsid w:val="00DF4EB7"/>
    <w:rsid w:val="00DF5090"/>
    <w:rsid w:val="00DF51C8"/>
    <w:rsid w:val="00DF5B7E"/>
    <w:rsid w:val="00DF5F23"/>
    <w:rsid w:val="00DF61EB"/>
    <w:rsid w:val="00DF6360"/>
    <w:rsid w:val="00DF6CDB"/>
    <w:rsid w:val="00DF70A0"/>
    <w:rsid w:val="00DF7A22"/>
    <w:rsid w:val="00DF7AFD"/>
    <w:rsid w:val="00E002FB"/>
    <w:rsid w:val="00E00634"/>
    <w:rsid w:val="00E00875"/>
    <w:rsid w:val="00E00CE6"/>
    <w:rsid w:val="00E00E44"/>
    <w:rsid w:val="00E0132A"/>
    <w:rsid w:val="00E016F3"/>
    <w:rsid w:val="00E019AA"/>
    <w:rsid w:val="00E01BA4"/>
    <w:rsid w:val="00E020B4"/>
    <w:rsid w:val="00E027DE"/>
    <w:rsid w:val="00E02874"/>
    <w:rsid w:val="00E028FA"/>
    <w:rsid w:val="00E02D7C"/>
    <w:rsid w:val="00E02FAE"/>
    <w:rsid w:val="00E030CB"/>
    <w:rsid w:val="00E03393"/>
    <w:rsid w:val="00E0358B"/>
    <w:rsid w:val="00E036E3"/>
    <w:rsid w:val="00E037BD"/>
    <w:rsid w:val="00E037FC"/>
    <w:rsid w:val="00E038C4"/>
    <w:rsid w:val="00E03F8D"/>
    <w:rsid w:val="00E04127"/>
    <w:rsid w:val="00E04306"/>
    <w:rsid w:val="00E0448B"/>
    <w:rsid w:val="00E048A5"/>
    <w:rsid w:val="00E04A35"/>
    <w:rsid w:val="00E04ADF"/>
    <w:rsid w:val="00E04E1E"/>
    <w:rsid w:val="00E04F59"/>
    <w:rsid w:val="00E050F9"/>
    <w:rsid w:val="00E05222"/>
    <w:rsid w:val="00E052FB"/>
    <w:rsid w:val="00E056AE"/>
    <w:rsid w:val="00E059E9"/>
    <w:rsid w:val="00E05B38"/>
    <w:rsid w:val="00E05EA8"/>
    <w:rsid w:val="00E05ED0"/>
    <w:rsid w:val="00E06210"/>
    <w:rsid w:val="00E06657"/>
    <w:rsid w:val="00E06E2D"/>
    <w:rsid w:val="00E07B2A"/>
    <w:rsid w:val="00E07D53"/>
    <w:rsid w:val="00E104C7"/>
    <w:rsid w:val="00E108ED"/>
    <w:rsid w:val="00E10BEA"/>
    <w:rsid w:val="00E10C63"/>
    <w:rsid w:val="00E10CEC"/>
    <w:rsid w:val="00E10D75"/>
    <w:rsid w:val="00E11185"/>
    <w:rsid w:val="00E1123E"/>
    <w:rsid w:val="00E114A8"/>
    <w:rsid w:val="00E1180C"/>
    <w:rsid w:val="00E11CBC"/>
    <w:rsid w:val="00E120B8"/>
    <w:rsid w:val="00E128F3"/>
    <w:rsid w:val="00E129DB"/>
    <w:rsid w:val="00E12B24"/>
    <w:rsid w:val="00E12D3F"/>
    <w:rsid w:val="00E12F18"/>
    <w:rsid w:val="00E130F6"/>
    <w:rsid w:val="00E132AA"/>
    <w:rsid w:val="00E1341E"/>
    <w:rsid w:val="00E13AC3"/>
    <w:rsid w:val="00E13BF9"/>
    <w:rsid w:val="00E13C88"/>
    <w:rsid w:val="00E13CAA"/>
    <w:rsid w:val="00E13CC5"/>
    <w:rsid w:val="00E13E46"/>
    <w:rsid w:val="00E142DC"/>
    <w:rsid w:val="00E143DA"/>
    <w:rsid w:val="00E148F6"/>
    <w:rsid w:val="00E1493A"/>
    <w:rsid w:val="00E14C50"/>
    <w:rsid w:val="00E14D45"/>
    <w:rsid w:val="00E15884"/>
    <w:rsid w:val="00E16240"/>
    <w:rsid w:val="00E164AC"/>
    <w:rsid w:val="00E16724"/>
    <w:rsid w:val="00E16C37"/>
    <w:rsid w:val="00E16E53"/>
    <w:rsid w:val="00E1709F"/>
    <w:rsid w:val="00E17A3C"/>
    <w:rsid w:val="00E20175"/>
    <w:rsid w:val="00E20482"/>
    <w:rsid w:val="00E207EE"/>
    <w:rsid w:val="00E20C45"/>
    <w:rsid w:val="00E20EE8"/>
    <w:rsid w:val="00E2116E"/>
    <w:rsid w:val="00E220BC"/>
    <w:rsid w:val="00E2274B"/>
    <w:rsid w:val="00E228A0"/>
    <w:rsid w:val="00E23A0C"/>
    <w:rsid w:val="00E23C0D"/>
    <w:rsid w:val="00E23E75"/>
    <w:rsid w:val="00E2465F"/>
    <w:rsid w:val="00E2490E"/>
    <w:rsid w:val="00E24914"/>
    <w:rsid w:val="00E24F10"/>
    <w:rsid w:val="00E24FC4"/>
    <w:rsid w:val="00E254B5"/>
    <w:rsid w:val="00E255D0"/>
    <w:rsid w:val="00E256B2"/>
    <w:rsid w:val="00E257AC"/>
    <w:rsid w:val="00E25938"/>
    <w:rsid w:val="00E25A06"/>
    <w:rsid w:val="00E25E46"/>
    <w:rsid w:val="00E26968"/>
    <w:rsid w:val="00E26BE9"/>
    <w:rsid w:val="00E272D3"/>
    <w:rsid w:val="00E30026"/>
    <w:rsid w:val="00E30069"/>
    <w:rsid w:val="00E3011D"/>
    <w:rsid w:val="00E3067B"/>
    <w:rsid w:val="00E30704"/>
    <w:rsid w:val="00E31183"/>
    <w:rsid w:val="00E3137E"/>
    <w:rsid w:val="00E3140D"/>
    <w:rsid w:val="00E31929"/>
    <w:rsid w:val="00E319A8"/>
    <w:rsid w:val="00E31E65"/>
    <w:rsid w:val="00E322ED"/>
    <w:rsid w:val="00E32941"/>
    <w:rsid w:val="00E33157"/>
    <w:rsid w:val="00E332FC"/>
    <w:rsid w:val="00E33526"/>
    <w:rsid w:val="00E3352B"/>
    <w:rsid w:val="00E33539"/>
    <w:rsid w:val="00E3398D"/>
    <w:rsid w:val="00E33E25"/>
    <w:rsid w:val="00E33F15"/>
    <w:rsid w:val="00E34D3F"/>
    <w:rsid w:val="00E34F63"/>
    <w:rsid w:val="00E34FC3"/>
    <w:rsid w:val="00E35213"/>
    <w:rsid w:val="00E35215"/>
    <w:rsid w:val="00E35D45"/>
    <w:rsid w:val="00E36244"/>
    <w:rsid w:val="00E36A3D"/>
    <w:rsid w:val="00E36F3E"/>
    <w:rsid w:val="00E37183"/>
    <w:rsid w:val="00E37212"/>
    <w:rsid w:val="00E37464"/>
    <w:rsid w:val="00E37E9E"/>
    <w:rsid w:val="00E40301"/>
    <w:rsid w:val="00E406D6"/>
    <w:rsid w:val="00E411B1"/>
    <w:rsid w:val="00E411C2"/>
    <w:rsid w:val="00E41341"/>
    <w:rsid w:val="00E419F9"/>
    <w:rsid w:val="00E41B20"/>
    <w:rsid w:val="00E41E6F"/>
    <w:rsid w:val="00E41FDF"/>
    <w:rsid w:val="00E420A9"/>
    <w:rsid w:val="00E42530"/>
    <w:rsid w:val="00E425FA"/>
    <w:rsid w:val="00E4280B"/>
    <w:rsid w:val="00E42A3E"/>
    <w:rsid w:val="00E42BE6"/>
    <w:rsid w:val="00E42D8C"/>
    <w:rsid w:val="00E4324D"/>
    <w:rsid w:val="00E432C6"/>
    <w:rsid w:val="00E432FD"/>
    <w:rsid w:val="00E433A9"/>
    <w:rsid w:val="00E438BB"/>
    <w:rsid w:val="00E43D9F"/>
    <w:rsid w:val="00E4408E"/>
    <w:rsid w:val="00E447F9"/>
    <w:rsid w:val="00E448D0"/>
    <w:rsid w:val="00E44A0B"/>
    <w:rsid w:val="00E44C19"/>
    <w:rsid w:val="00E4520F"/>
    <w:rsid w:val="00E4533B"/>
    <w:rsid w:val="00E4566D"/>
    <w:rsid w:val="00E459D0"/>
    <w:rsid w:val="00E460A5"/>
    <w:rsid w:val="00E461CD"/>
    <w:rsid w:val="00E46242"/>
    <w:rsid w:val="00E46357"/>
    <w:rsid w:val="00E46730"/>
    <w:rsid w:val="00E467F3"/>
    <w:rsid w:val="00E46C87"/>
    <w:rsid w:val="00E46C8E"/>
    <w:rsid w:val="00E46F23"/>
    <w:rsid w:val="00E471F6"/>
    <w:rsid w:val="00E47405"/>
    <w:rsid w:val="00E47480"/>
    <w:rsid w:val="00E47534"/>
    <w:rsid w:val="00E4759A"/>
    <w:rsid w:val="00E476AD"/>
    <w:rsid w:val="00E47D7F"/>
    <w:rsid w:val="00E47DA4"/>
    <w:rsid w:val="00E47E17"/>
    <w:rsid w:val="00E50072"/>
    <w:rsid w:val="00E5019F"/>
    <w:rsid w:val="00E5069A"/>
    <w:rsid w:val="00E50734"/>
    <w:rsid w:val="00E50744"/>
    <w:rsid w:val="00E50C64"/>
    <w:rsid w:val="00E50DA1"/>
    <w:rsid w:val="00E5132E"/>
    <w:rsid w:val="00E51AC8"/>
    <w:rsid w:val="00E51EDD"/>
    <w:rsid w:val="00E52870"/>
    <w:rsid w:val="00E52CAC"/>
    <w:rsid w:val="00E53092"/>
    <w:rsid w:val="00E5316C"/>
    <w:rsid w:val="00E53199"/>
    <w:rsid w:val="00E5341C"/>
    <w:rsid w:val="00E53C57"/>
    <w:rsid w:val="00E53E84"/>
    <w:rsid w:val="00E540A8"/>
    <w:rsid w:val="00E545DE"/>
    <w:rsid w:val="00E54B8F"/>
    <w:rsid w:val="00E54F5F"/>
    <w:rsid w:val="00E54FE6"/>
    <w:rsid w:val="00E55004"/>
    <w:rsid w:val="00E550B0"/>
    <w:rsid w:val="00E55565"/>
    <w:rsid w:val="00E55ADD"/>
    <w:rsid w:val="00E5602E"/>
    <w:rsid w:val="00E5618F"/>
    <w:rsid w:val="00E561EA"/>
    <w:rsid w:val="00E56228"/>
    <w:rsid w:val="00E562DD"/>
    <w:rsid w:val="00E562E7"/>
    <w:rsid w:val="00E565D7"/>
    <w:rsid w:val="00E56E6E"/>
    <w:rsid w:val="00E57712"/>
    <w:rsid w:val="00E57B3B"/>
    <w:rsid w:val="00E57B54"/>
    <w:rsid w:val="00E6000C"/>
    <w:rsid w:val="00E608EF"/>
    <w:rsid w:val="00E609C0"/>
    <w:rsid w:val="00E60AAE"/>
    <w:rsid w:val="00E60C00"/>
    <w:rsid w:val="00E60CF8"/>
    <w:rsid w:val="00E611F4"/>
    <w:rsid w:val="00E6123C"/>
    <w:rsid w:val="00E6146A"/>
    <w:rsid w:val="00E61890"/>
    <w:rsid w:val="00E61AAD"/>
    <w:rsid w:val="00E61C8E"/>
    <w:rsid w:val="00E625C0"/>
    <w:rsid w:val="00E628F5"/>
    <w:rsid w:val="00E62AFE"/>
    <w:rsid w:val="00E62F46"/>
    <w:rsid w:val="00E636AB"/>
    <w:rsid w:val="00E63D0B"/>
    <w:rsid w:val="00E64150"/>
    <w:rsid w:val="00E64518"/>
    <w:rsid w:val="00E6479B"/>
    <w:rsid w:val="00E64E9A"/>
    <w:rsid w:val="00E64F82"/>
    <w:rsid w:val="00E65664"/>
    <w:rsid w:val="00E657F7"/>
    <w:rsid w:val="00E661C6"/>
    <w:rsid w:val="00E66268"/>
    <w:rsid w:val="00E6646B"/>
    <w:rsid w:val="00E666CE"/>
    <w:rsid w:val="00E66BCF"/>
    <w:rsid w:val="00E67678"/>
    <w:rsid w:val="00E676B0"/>
    <w:rsid w:val="00E70523"/>
    <w:rsid w:val="00E705B6"/>
    <w:rsid w:val="00E70945"/>
    <w:rsid w:val="00E717B2"/>
    <w:rsid w:val="00E71A06"/>
    <w:rsid w:val="00E71C53"/>
    <w:rsid w:val="00E71D5F"/>
    <w:rsid w:val="00E71F4B"/>
    <w:rsid w:val="00E71F51"/>
    <w:rsid w:val="00E72050"/>
    <w:rsid w:val="00E720E5"/>
    <w:rsid w:val="00E7232E"/>
    <w:rsid w:val="00E72F5F"/>
    <w:rsid w:val="00E72FD0"/>
    <w:rsid w:val="00E73605"/>
    <w:rsid w:val="00E7366A"/>
    <w:rsid w:val="00E738CE"/>
    <w:rsid w:val="00E73ED2"/>
    <w:rsid w:val="00E74455"/>
    <w:rsid w:val="00E7453E"/>
    <w:rsid w:val="00E74AB8"/>
    <w:rsid w:val="00E74B4B"/>
    <w:rsid w:val="00E7524D"/>
    <w:rsid w:val="00E756A2"/>
    <w:rsid w:val="00E75C9A"/>
    <w:rsid w:val="00E760B6"/>
    <w:rsid w:val="00E760F8"/>
    <w:rsid w:val="00E762B9"/>
    <w:rsid w:val="00E763ED"/>
    <w:rsid w:val="00E763FB"/>
    <w:rsid w:val="00E76D6C"/>
    <w:rsid w:val="00E77081"/>
    <w:rsid w:val="00E770DE"/>
    <w:rsid w:val="00E77932"/>
    <w:rsid w:val="00E77A76"/>
    <w:rsid w:val="00E77B86"/>
    <w:rsid w:val="00E800E8"/>
    <w:rsid w:val="00E8032B"/>
    <w:rsid w:val="00E80487"/>
    <w:rsid w:val="00E80505"/>
    <w:rsid w:val="00E806A0"/>
    <w:rsid w:val="00E80CCD"/>
    <w:rsid w:val="00E81105"/>
    <w:rsid w:val="00E812EB"/>
    <w:rsid w:val="00E81454"/>
    <w:rsid w:val="00E81BB8"/>
    <w:rsid w:val="00E81F38"/>
    <w:rsid w:val="00E831AD"/>
    <w:rsid w:val="00E83391"/>
    <w:rsid w:val="00E83A58"/>
    <w:rsid w:val="00E83B72"/>
    <w:rsid w:val="00E83BE8"/>
    <w:rsid w:val="00E840DC"/>
    <w:rsid w:val="00E8422F"/>
    <w:rsid w:val="00E844FD"/>
    <w:rsid w:val="00E84548"/>
    <w:rsid w:val="00E84F10"/>
    <w:rsid w:val="00E85121"/>
    <w:rsid w:val="00E861EA"/>
    <w:rsid w:val="00E86214"/>
    <w:rsid w:val="00E8652C"/>
    <w:rsid w:val="00E86AD9"/>
    <w:rsid w:val="00E86BC2"/>
    <w:rsid w:val="00E86C66"/>
    <w:rsid w:val="00E86C82"/>
    <w:rsid w:val="00E86CEB"/>
    <w:rsid w:val="00E871FC"/>
    <w:rsid w:val="00E8777A"/>
    <w:rsid w:val="00E87828"/>
    <w:rsid w:val="00E87B76"/>
    <w:rsid w:val="00E87EC9"/>
    <w:rsid w:val="00E87EDC"/>
    <w:rsid w:val="00E87FFD"/>
    <w:rsid w:val="00E90A3F"/>
    <w:rsid w:val="00E90BD8"/>
    <w:rsid w:val="00E9127D"/>
    <w:rsid w:val="00E9132D"/>
    <w:rsid w:val="00E913B1"/>
    <w:rsid w:val="00E913C5"/>
    <w:rsid w:val="00E91BA3"/>
    <w:rsid w:val="00E91CCE"/>
    <w:rsid w:val="00E92152"/>
    <w:rsid w:val="00E9230C"/>
    <w:rsid w:val="00E925EA"/>
    <w:rsid w:val="00E926E8"/>
    <w:rsid w:val="00E927E9"/>
    <w:rsid w:val="00E929D0"/>
    <w:rsid w:val="00E92A10"/>
    <w:rsid w:val="00E92CB0"/>
    <w:rsid w:val="00E92FEC"/>
    <w:rsid w:val="00E93147"/>
    <w:rsid w:val="00E932F1"/>
    <w:rsid w:val="00E93363"/>
    <w:rsid w:val="00E935A4"/>
    <w:rsid w:val="00E9416D"/>
    <w:rsid w:val="00E947AB"/>
    <w:rsid w:val="00E94D45"/>
    <w:rsid w:val="00E94DB4"/>
    <w:rsid w:val="00E94FF1"/>
    <w:rsid w:val="00E95543"/>
    <w:rsid w:val="00E95A3C"/>
    <w:rsid w:val="00E95A6D"/>
    <w:rsid w:val="00E95A84"/>
    <w:rsid w:val="00E95E41"/>
    <w:rsid w:val="00E95F9C"/>
    <w:rsid w:val="00E960A5"/>
    <w:rsid w:val="00E9613C"/>
    <w:rsid w:val="00E969F5"/>
    <w:rsid w:val="00E96D3C"/>
    <w:rsid w:val="00E97369"/>
    <w:rsid w:val="00E9736F"/>
    <w:rsid w:val="00E9746F"/>
    <w:rsid w:val="00E9765B"/>
    <w:rsid w:val="00E97792"/>
    <w:rsid w:val="00E97A32"/>
    <w:rsid w:val="00EA049A"/>
    <w:rsid w:val="00EA05D3"/>
    <w:rsid w:val="00EA082B"/>
    <w:rsid w:val="00EA1015"/>
    <w:rsid w:val="00EA12B9"/>
    <w:rsid w:val="00EA1626"/>
    <w:rsid w:val="00EA1A8D"/>
    <w:rsid w:val="00EA1A99"/>
    <w:rsid w:val="00EA1E2E"/>
    <w:rsid w:val="00EA1F9E"/>
    <w:rsid w:val="00EA2178"/>
    <w:rsid w:val="00EA232F"/>
    <w:rsid w:val="00EA2585"/>
    <w:rsid w:val="00EA273A"/>
    <w:rsid w:val="00EA28B7"/>
    <w:rsid w:val="00EA2E3E"/>
    <w:rsid w:val="00EA3057"/>
    <w:rsid w:val="00EA35A8"/>
    <w:rsid w:val="00EA3685"/>
    <w:rsid w:val="00EA36D2"/>
    <w:rsid w:val="00EA36E6"/>
    <w:rsid w:val="00EA37E8"/>
    <w:rsid w:val="00EA3C58"/>
    <w:rsid w:val="00EA3E23"/>
    <w:rsid w:val="00EA43E3"/>
    <w:rsid w:val="00EA4511"/>
    <w:rsid w:val="00EA466E"/>
    <w:rsid w:val="00EA49B7"/>
    <w:rsid w:val="00EA49F9"/>
    <w:rsid w:val="00EA521C"/>
    <w:rsid w:val="00EA53DC"/>
    <w:rsid w:val="00EA551D"/>
    <w:rsid w:val="00EA586E"/>
    <w:rsid w:val="00EA5C34"/>
    <w:rsid w:val="00EA5E21"/>
    <w:rsid w:val="00EA6014"/>
    <w:rsid w:val="00EA6CB4"/>
    <w:rsid w:val="00EA6CEB"/>
    <w:rsid w:val="00EA729D"/>
    <w:rsid w:val="00EA7392"/>
    <w:rsid w:val="00EA76F7"/>
    <w:rsid w:val="00EA7715"/>
    <w:rsid w:val="00EA7888"/>
    <w:rsid w:val="00EB00F5"/>
    <w:rsid w:val="00EB0929"/>
    <w:rsid w:val="00EB0CCE"/>
    <w:rsid w:val="00EB1062"/>
    <w:rsid w:val="00EB1DD2"/>
    <w:rsid w:val="00EB1E32"/>
    <w:rsid w:val="00EB1F01"/>
    <w:rsid w:val="00EB221A"/>
    <w:rsid w:val="00EB27BE"/>
    <w:rsid w:val="00EB3AEC"/>
    <w:rsid w:val="00EB3C7A"/>
    <w:rsid w:val="00EB3D34"/>
    <w:rsid w:val="00EB40A6"/>
    <w:rsid w:val="00EB471F"/>
    <w:rsid w:val="00EB48D1"/>
    <w:rsid w:val="00EB4A49"/>
    <w:rsid w:val="00EB4F7D"/>
    <w:rsid w:val="00EB4FDA"/>
    <w:rsid w:val="00EB52C0"/>
    <w:rsid w:val="00EB546C"/>
    <w:rsid w:val="00EB5585"/>
    <w:rsid w:val="00EB58AA"/>
    <w:rsid w:val="00EB5EB4"/>
    <w:rsid w:val="00EB643B"/>
    <w:rsid w:val="00EB64BE"/>
    <w:rsid w:val="00EB657E"/>
    <w:rsid w:val="00EB669F"/>
    <w:rsid w:val="00EB6C95"/>
    <w:rsid w:val="00EB6E34"/>
    <w:rsid w:val="00EB7205"/>
    <w:rsid w:val="00EB72B4"/>
    <w:rsid w:val="00EB734F"/>
    <w:rsid w:val="00EB7C6E"/>
    <w:rsid w:val="00EC02B5"/>
    <w:rsid w:val="00EC05FF"/>
    <w:rsid w:val="00EC0729"/>
    <w:rsid w:val="00EC0A56"/>
    <w:rsid w:val="00EC0C32"/>
    <w:rsid w:val="00EC10B7"/>
    <w:rsid w:val="00EC143B"/>
    <w:rsid w:val="00EC199A"/>
    <w:rsid w:val="00EC23AB"/>
    <w:rsid w:val="00EC25B8"/>
    <w:rsid w:val="00EC29BC"/>
    <w:rsid w:val="00EC2A34"/>
    <w:rsid w:val="00EC2BCA"/>
    <w:rsid w:val="00EC2C43"/>
    <w:rsid w:val="00EC3263"/>
    <w:rsid w:val="00EC347F"/>
    <w:rsid w:val="00EC3567"/>
    <w:rsid w:val="00EC386E"/>
    <w:rsid w:val="00EC3B17"/>
    <w:rsid w:val="00EC3C45"/>
    <w:rsid w:val="00EC3E76"/>
    <w:rsid w:val="00EC3E94"/>
    <w:rsid w:val="00EC3EE7"/>
    <w:rsid w:val="00EC47E5"/>
    <w:rsid w:val="00EC5134"/>
    <w:rsid w:val="00EC5F38"/>
    <w:rsid w:val="00EC65AF"/>
    <w:rsid w:val="00EC6868"/>
    <w:rsid w:val="00EC69D2"/>
    <w:rsid w:val="00EC6C52"/>
    <w:rsid w:val="00EC6D01"/>
    <w:rsid w:val="00EC6F3B"/>
    <w:rsid w:val="00EC6FE8"/>
    <w:rsid w:val="00EC7571"/>
    <w:rsid w:val="00EC7D96"/>
    <w:rsid w:val="00EC7E7C"/>
    <w:rsid w:val="00ED02C8"/>
    <w:rsid w:val="00ED032E"/>
    <w:rsid w:val="00ED0549"/>
    <w:rsid w:val="00ED0649"/>
    <w:rsid w:val="00ED0792"/>
    <w:rsid w:val="00ED0937"/>
    <w:rsid w:val="00ED0D04"/>
    <w:rsid w:val="00ED0FCE"/>
    <w:rsid w:val="00ED11C1"/>
    <w:rsid w:val="00ED1234"/>
    <w:rsid w:val="00ED1604"/>
    <w:rsid w:val="00ED1BD0"/>
    <w:rsid w:val="00ED1CCA"/>
    <w:rsid w:val="00ED2099"/>
    <w:rsid w:val="00ED218E"/>
    <w:rsid w:val="00ED2330"/>
    <w:rsid w:val="00ED259D"/>
    <w:rsid w:val="00ED281D"/>
    <w:rsid w:val="00ED29CF"/>
    <w:rsid w:val="00ED33B4"/>
    <w:rsid w:val="00ED34E8"/>
    <w:rsid w:val="00ED35B8"/>
    <w:rsid w:val="00ED378F"/>
    <w:rsid w:val="00ED37F2"/>
    <w:rsid w:val="00ED3B53"/>
    <w:rsid w:val="00ED3EC1"/>
    <w:rsid w:val="00ED3FFB"/>
    <w:rsid w:val="00ED40C4"/>
    <w:rsid w:val="00ED4643"/>
    <w:rsid w:val="00ED4916"/>
    <w:rsid w:val="00ED531C"/>
    <w:rsid w:val="00ED59F7"/>
    <w:rsid w:val="00ED5CF4"/>
    <w:rsid w:val="00ED6376"/>
    <w:rsid w:val="00ED63FF"/>
    <w:rsid w:val="00ED68D1"/>
    <w:rsid w:val="00ED6AE8"/>
    <w:rsid w:val="00ED6C2F"/>
    <w:rsid w:val="00ED6E51"/>
    <w:rsid w:val="00ED70B7"/>
    <w:rsid w:val="00ED7417"/>
    <w:rsid w:val="00ED7693"/>
    <w:rsid w:val="00ED7DBB"/>
    <w:rsid w:val="00ED7EE7"/>
    <w:rsid w:val="00EE01BC"/>
    <w:rsid w:val="00EE0482"/>
    <w:rsid w:val="00EE04F5"/>
    <w:rsid w:val="00EE0CEE"/>
    <w:rsid w:val="00EE0ECB"/>
    <w:rsid w:val="00EE117C"/>
    <w:rsid w:val="00EE13D3"/>
    <w:rsid w:val="00EE1755"/>
    <w:rsid w:val="00EE1A01"/>
    <w:rsid w:val="00EE23EE"/>
    <w:rsid w:val="00EE2C78"/>
    <w:rsid w:val="00EE3BF8"/>
    <w:rsid w:val="00EE43B8"/>
    <w:rsid w:val="00EE4573"/>
    <w:rsid w:val="00EE4583"/>
    <w:rsid w:val="00EE465E"/>
    <w:rsid w:val="00EE4679"/>
    <w:rsid w:val="00EE4CA6"/>
    <w:rsid w:val="00EE4D98"/>
    <w:rsid w:val="00EE4DBA"/>
    <w:rsid w:val="00EE532A"/>
    <w:rsid w:val="00EE538D"/>
    <w:rsid w:val="00EE54FB"/>
    <w:rsid w:val="00EE56BA"/>
    <w:rsid w:val="00EE641C"/>
    <w:rsid w:val="00EE6667"/>
    <w:rsid w:val="00EE696B"/>
    <w:rsid w:val="00EE6D05"/>
    <w:rsid w:val="00EE77DF"/>
    <w:rsid w:val="00EE7E17"/>
    <w:rsid w:val="00EE7F1B"/>
    <w:rsid w:val="00EF04A6"/>
    <w:rsid w:val="00EF061F"/>
    <w:rsid w:val="00EF06FF"/>
    <w:rsid w:val="00EF0AC7"/>
    <w:rsid w:val="00EF0AFD"/>
    <w:rsid w:val="00EF0D87"/>
    <w:rsid w:val="00EF0EFC"/>
    <w:rsid w:val="00EF1198"/>
    <w:rsid w:val="00EF2218"/>
    <w:rsid w:val="00EF22E4"/>
    <w:rsid w:val="00EF2567"/>
    <w:rsid w:val="00EF2833"/>
    <w:rsid w:val="00EF285A"/>
    <w:rsid w:val="00EF3001"/>
    <w:rsid w:val="00EF304F"/>
    <w:rsid w:val="00EF339E"/>
    <w:rsid w:val="00EF37A6"/>
    <w:rsid w:val="00EF38A5"/>
    <w:rsid w:val="00EF3926"/>
    <w:rsid w:val="00EF3BF6"/>
    <w:rsid w:val="00EF3CB2"/>
    <w:rsid w:val="00EF41BC"/>
    <w:rsid w:val="00EF42CB"/>
    <w:rsid w:val="00EF4345"/>
    <w:rsid w:val="00EF469A"/>
    <w:rsid w:val="00EF4CF3"/>
    <w:rsid w:val="00EF50D1"/>
    <w:rsid w:val="00EF5542"/>
    <w:rsid w:val="00EF5630"/>
    <w:rsid w:val="00EF5A3E"/>
    <w:rsid w:val="00EF6BDE"/>
    <w:rsid w:val="00EF6C3F"/>
    <w:rsid w:val="00EF6EC8"/>
    <w:rsid w:val="00EF6F68"/>
    <w:rsid w:val="00EF741F"/>
    <w:rsid w:val="00EF75BF"/>
    <w:rsid w:val="00EF7814"/>
    <w:rsid w:val="00F00CB9"/>
    <w:rsid w:val="00F00CC1"/>
    <w:rsid w:val="00F00D3F"/>
    <w:rsid w:val="00F011D8"/>
    <w:rsid w:val="00F013DB"/>
    <w:rsid w:val="00F01D3C"/>
    <w:rsid w:val="00F0250D"/>
    <w:rsid w:val="00F027B4"/>
    <w:rsid w:val="00F02BE4"/>
    <w:rsid w:val="00F02D08"/>
    <w:rsid w:val="00F02D0B"/>
    <w:rsid w:val="00F03016"/>
    <w:rsid w:val="00F0324A"/>
    <w:rsid w:val="00F0394E"/>
    <w:rsid w:val="00F03E38"/>
    <w:rsid w:val="00F03F72"/>
    <w:rsid w:val="00F040F4"/>
    <w:rsid w:val="00F04292"/>
    <w:rsid w:val="00F04446"/>
    <w:rsid w:val="00F044F1"/>
    <w:rsid w:val="00F0468B"/>
    <w:rsid w:val="00F04E56"/>
    <w:rsid w:val="00F05003"/>
    <w:rsid w:val="00F0503D"/>
    <w:rsid w:val="00F05066"/>
    <w:rsid w:val="00F05185"/>
    <w:rsid w:val="00F05871"/>
    <w:rsid w:val="00F05DB3"/>
    <w:rsid w:val="00F06730"/>
    <w:rsid w:val="00F06E8D"/>
    <w:rsid w:val="00F071A5"/>
    <w:rsid w:val="00F0730B"/>
    <w:rsid w:val="00F07665"/>
    <w:rsid w:val="00F078D9"/>
    <w:rsid w:val="00F07ACD"/>
    <w:rsid w:val="00F07CC8"/>
    <w:rsid w:val="00F07E86"/>
    <w:rsid w:val="00F10060"/>
    <w:rsid w:val="00F10A04"/>
    <w:rsid w:val="00F10AB8"/>
    <w:rsid w:val="00F10FC2"/>
    <w:rsid w:val="00F11476"/>
    <w:rsid w:val="00F1152F"/>
    <w:rsid w:val="00F1191C"/>
    <w:rsid w:val="00F119A9"/>
    <w:rsid w:val="00F11E83"/>
    <w:rsid w:val="00F123E4"/>
    <w:rsid w:val="00F129D6"/>
    <w:rsid w:val="00F12C78"/>
    <w:rsid w:val="00F135F6"/>
    <w:rsid w:val="00F13E2B"/>
    <w:rsid w:val="00F14045"/>
    <w:rsid w:val="00F143E7"/>
    <w:rsid w:val="00F147F6"/>
    <w:rsid w:val="00F14A2D"/>
    <w:rsid w:val="00F14BF4"/>
    <w:rsid w:val="00F14D2A"/>
    <w:rsid w:val="00F1532D"/>
    <w:rsid w:val="00F159A8"/>
    <w:rsid w:val="00F15A52"/>
    <w:rsid w:val="00F15D50"/>
    <w:rsid w:val="00F16108"/>
    <w:rsid w:val="00F16831"/>
    <w:rsid w:val="00F16C52"/>
    <w:rsid w:val="00F16D75"/>
    <w:rsid w:val="00F1716E"/>
    <w:rsid w:val="00F17C36"/>
    <w:rsid w:val="00F17CAE"/>
    <w:rsid w:val="00F17CC6"/>
    <w:rsid w:val="00F17E28"/>
    <w:rsid w:val="00F17E8A"/>
    <w:rsid w:val="00F20A2B"/>
    <w:rsid w:val="00F20CB5"/>
    <w:rsid w:val="00F20D88"/>
    <w:rsid w:val="00F211D8"/>
    <w:rsid w:val="00F21951"/>
    <w:rsid w:val="00F21FAB"/>
    <w:rsid w:val="00F22073"/>
    <w:rsid w:val="00F22712"/>
    <w:rsid w:val="00F2272A"/>
    <w:rsid w:val="00F22B30"/>
    <w:rsid w:val="00F230A2"/>
    <w:rsid w:val="00F23109"/>
    <w:rsid w:val="00F23132"/>
    <w:rsid w:val="00F233E7"/>
    <w:rsid w:val="00F23432"/>
    <w:rsid w:val="00F235D9"/>
    <w:rsid w:val="00F23832"/>
    <w:rsid w:val="00F23A8A"/>
    <w:rsid w:val="00F23CDA"/>
    <w:rsid w:val="00F23D05"/>
    <w:rsid w:val="00F24117"/>
    <w:rsid w:val="00F24360"/>
    <w:rsid w:val="00F246C8"/>
    <w:rsid w:val="00F2472E"/>
    <w:rsid w:val="00F24822"/>
    <w:rsid w:val="00F24D43"/>
    <w:rsid w:val="00F251B0"/>
    <w:rsid w:val="00F2521E"/>
    <w:rsid w:val="00F2529C"/>
    <w:rsid w:val="00F255AB"/>
    <w:rsid w:val="00F25701"/>
    <w:rsid w:val="00F25719"/>
    <w:rsid w:val="00F25749"/>
    <w:rsid w:val="00F25A40"/>
    <w:rsid w:val="00F25E50"/>
    <w:rsid w:val="00F26467"/>
    <w:rsid w:val="00F26651"/>
    <w:rsid w:val="00F266ED"/>
    <w:rsid w:val="00F2702E"/>
    <w:rsid w:val="00F275C3"/>
    <w:rsid w:val="00F276D9"/>
    <w:rsid w:val="00F30447"/>
    <w:rsid w:val="00F30869"/>
    <w:rsid w:val="00F30FAB"/>
    <w:rsid w:val="00F3146E"/>
    <w:rsid w:val="00F316A4"/>
    <w:rsid w:val="00F3267F"/>
    <w:rsid w:val="00F3289A"/>
    <w:rsid w:val="00F328A1"/>
    <w:rsid w:val="00F32B27"/>
    <w:rsid w:val="00F32B2B"/>
    <w:rsid w:val="00F32C9D"/>
    <w:rsid w:val="00F32DFC"/>
    <w:rsid w:val="00F32FC5"/>
    <w:rsid w:val="00F331B8"/>
    <w:rsid w:val="00F3386D"/>
    <w:rsid w:val="00F33F70"/>
    <w:rsid w:val="00F34356"/>
    <w:rsid w:val="00F34F04"/>
    <w:rsid w:val="00F34F4C"/>
    <w:rsid w:val="00F35093"/>
    <w:rsid w:val="00F3516A"/>
    <w:rsid w:val="00F35C9C"/>
    <w:rsid w:val="00F36162"/>
    <w:rsid w:val="00F363B6"/>
    <w:rsid w:val="00F3645C"/>
    <w:rsid w:val="00F369CF"/>
    <w:rsid w:val="00F369F6"/>
    <w:rsid w:val="00F36C4B"/>
    <w:rsid w:val="00F36FA7"/>
    <w:rsid w:val="00F37132"/>
    <w:rsid w:val="00F371EC"/>
    <w:rsid w:val="00F3778F"/>
    <w:rsid w:val="00F37CBA"/>
    <w:rsid w:val="00F37CCC"/>
    <w:rsid w:val="00F400FF"/>
    <w:rsid w:val="00F401F0"/>
    <w:rsid w:val="00F40346"/>
    <w:rsid w:val="00F410A4"/>
    <w:rsid w:val="00F4176D"/>
    <w:rsid w:val="00F41E44"/>
    <w:rsid w:val="00F426F6"/>
    <w:rsid w:val="00F42A21"/>
    <w:rsid w:val="00F42BFA"/>
    <w:rsid w:val="00F42C85"/>
    <w:rsid w:val="00F42DF1"/>
    <w:rsid w:val="00F43152"/>
    <w:rsid w:val="00F431F1"/>
    <w:rsid w:val="00F4332F"/>
    <w:rsid w:val="00F43767"/>
    <w:rsid w:val="00F43D34"/>
    <w:rsid w:val="00F43E34"/>
    <w:rsid w:val="00F43E6D"/>
    <w:rsid w:val="00F44038"/>
    <w:rsid w:val="00F4441C"/>
    <w:rsid w:val="00F44457"/>
    <w:rsid w:val="00F44955"/>
    <w:rsid w:val="00F44AD4"/>
    <w:rsid w:val="00F44B6C"/>
    <w:rsid w:val="00F44CC2"/>
    <w:rsid w:val="00F44F51"/>
    <w:rsid w:val="00F4540B"/>
    <w:rsid w:val="00F4567A"/>
    <w:rsid w:val="00F45A6D"/>
    <w:rsid w:val="00F45CD8"/>
    <w:rsid w:val="00F45DB0"/>
    <w:rsid w:val="00F45F39"/>
    <w:rsid w:val="00F46170"/>
    <w:rsid w:val="00F46215"/>
    <w:rsid w:val="00F464E9"/>
    <w:rsid w:val="00F46881"/>
    <w:rsid w:val="00F46B58"/>
    <w:rsid w:val="00F46E7A"/>
    <w:rsid w:val="00F46ED7"/>
    <w:rsid w:val="00F470AA"/>
    <w:rsid w:val="00F47B87"/>
    <w:rsid w:val="00F47EFA"/>
    <w:rsid w:val="00F502E6"/>
    <w:rsid w:val="00F50338"/>
    <w:rsid w:val="00F50378"/>
    <w:rsid w:val="00F50516"/>
    <w:rsid w:val="00F506A8"/>
    <w:rsid w:val="00F50A59"/>
    <w:rsid w:val="00F51612"/>
    <w:rsid w:val="00F525B6"/>
    <w:rsid w:val="00F52A62"/>
    <w:rsid w:val="00F52A7A"/>
    <w:rsid w:val="00F52D26"/>
    <w:rsid w:val="00F5331E"/>
    <w:rsid w:val="00F53352"/>
    <w:rsid w:val="00F5399A"/>
    <w:rsid w:val="00F53D87"/>
    <w:rsid w:val="00F53DCD"/>
    <w:rsid w:val="00F54074"/>
    <w:rsid w:val="00F54205"/>
    <w:rsid w:val="00F544BD"/>
    <w:rsid w:val="00F5454E"/>
    <w:rsid w:val="00F545AE"/>
    <w:rsid w:val="00F54640"/>
    <w:rsid w:val="00F54A45"/>
    <w:rsid w:val="00F54DA8"/>
    <w:rsid w:val="00F552AD"/>
    <w:rsid w:val="00F55622"/>
    <w:rsid w:val="00F559C3"/>
    <w:rsid w:val="00F55B40"/>
    <w:rsid w:val="00F55BB0"/>
    <w:rsid w:val="00F56055"/>
    <w:rsid w:val="00F56422"/>
    <w:rsid w:val="00F568BD"/>
    <w:rsid w:val="00F56E1D"/>
    <w:rsid w:val="00F57462"/>
    <w:rsid w:val="00F57626"/>
    <w:rsid w:val="00F607BC"/>
    <w:rsid w:val="00F607C0"/>
    <w:rsid w:val="00F608E3"/>
    <w:rsid w:val="00F60C9D"/>
    <w:rsid w:val="00F60CAB"/>
    <w:rsid w:val="00F6109B"/>
    <w:rsid w:val="00F61105"/>
    <w:rsid w:val="00F611A8"/>
    <w:rsid w:val="00F6153A"/>
    <w:rsid w:val="00F615F4"/>
    <w:rsid w:val="00F61709"/>
    <w:rsid w:val="00F61FF8"/>
    <w:rsid w:val="00F6247E"/>
    <w:rsid w:val="00F6264E"/>
    <w:rsid w:val="00F62798"/>
    <w:rsid w:val="00F62826"/>
    <w:rsid w:val="00F6294F"/>
    <w:rsid w:val="00F62EB4"/>
    <w:rsid w:val="00F63008"/>
    <w:rsid w:val="00F630B0"/>
    <w:rsid w:val="00F6320A"/>
    <w:rsid w:val="00F6352D"/>
    <w:rsid w:val="00F6359F"/>
    <w:rsid w:val="00F63FEF"/>
    <w:rsid w:val="00F6410D"/>
    <w:rsid w:val="00F64281"/>
    <w:rsid w:val="00F647A9"/>
    <w:rsid w:val="00F64E4D"/>
    <w:rsid w:val="00F64F7A"/>
    <w:rsid w:val="00F6524C"/>
    <w:rsid w:val="00F65302"/>
    <w:rsid w:val="00F65A5D"/>
    <w:rsid w:val="00F65AB2"/>
    <w:rsid w:val="00F66B71"/>
    <w:rsid w:val="00F674CF"/>
    <w:rsid w:val="00F6789D"/>
    <w:rsid w:val="00F678A9"/>
    <w:rsid w:val="00F678E3"/>
    <w:rsid w:val="00F7048D"/>
    <w:rsid w:val="00F709F9"/>
    <w:rsid w:val="00F7172E"/>
    <w:rsid w:val="00F717F8"/>
    <w:rsid w:val="00F71A16"/>
    <w:rsid w:val="00F71ED8"/>
    <w:rsid w:val="00F72A44"/>
    <w:rsid w:val="00F72CD1"/>
    <w:rsid w:val="00F72DB1"/>
    <w:rsid w:val="00F72F4B"/>
    <w:rsid w:val="00F73486"/>
    <w:rsid w:val="00F74188"/>
    <w:rsid w:val="00F745B4"/>
    <w:rsid w:val="00F74C26"/>
    <w:rsid w:val="00F74F5F"/>
    <w:rsid w:val="00F752F2"/>
    <w:rsid w:val="00F75753"/>
    <w:rsid w:val="00F759A3"/>
    <w:rsid w:val="00F75A8B"/>
    <w:rsid w:val="00F75C38"/>
    <w:rsid w:val="00F75D0B"/>
    <w:rsid w:val="00F769AA"/>
    <w:rsid w:val="00F7718B"/>
    <w:rsid w:val="00F77479"/>
    <w:rsid w:val="00F775B0"/>
    <w:rsid w:val="00F77C69"/>
    <w:rsid w:val="00F77DD9"/>
    <w:rsid w:val="00F80197"/>
    <w:rsid w:val="00F80624"/>
    <w:rsid w:val="00F806B3"/>
    <w:rsid w:val="00F806FF"/>
    <w:rsid w:val="00F80D5C"/>
    <w:rsid w:val="00F80F94"/>
    <w:rsid w:val="00F81492"/>
    <w:rsid w:val="00F81974"/>
    <w:rsid w:val="00F81A9A"/>
    <w:rsid w:val="00F821DC"/>
    <w:rsid w:val="00F829C7"/>
    <w:rsid w:val="00F82E0A"/>
    <w:rsid w:val="00F83514"/>
    <w:rsid w:val="00F83696"/>
    <w:rsid w:val="00F838B3"/>
    <w:rsid w:val="00F839EB"/>
    <w:rsid w:val="00F84293"/>
    <w:rsid w:val="00F84311"/>
    <w:rsid w:val="00F84367"/>
    <w:rsid w:val="00F844E2"/>
    <w:rsid w:val="00F84C71"/>
    <w:rsid w:val="00F84EAC"/>
    <w:rsid w:val="00F85494"/>
    <w:rsid w:val="00F857DF"/>
    <w:rsid w:val="00F85F41"/>
    <w:rsid w:val="00F8636B"/>
    <w:rsid w:val="00F86412"/>
    <w:rsid w:val="00F8657B"/>
    <w:rsid w:val="00F865E0"/>
    <w:rsid w:val="00F86B89"/>
    <w:rsid w:val="00F86B9B"/>
    <w:rsid w:val="00F87F03"/>
    <w:rsid w:val="00F902AF"/>
    <w:rsid w:val="00F905F4"/>
    <w:rsid w:val="00F90AF3"/>
    <w:rsid w:val="00F9109B"/>
    <w:rsid w:val="00F91273"/>
    <w:rsid w:val="00F9141C"/>
    <w:rsid w:val="00F9142A"/>
    <w:rsid w:val="00F91795"/>
    <w:rsid w:val="00F91946"/>
    <w:rsid w:val="00F91E4F"/>
    <w:rsid w:val="00F92597"/>
    <w:rsid w:val="00F92F37"/>
    <w:rsid w:val="00F931BE"/>
    <w:rsid w:val="00F9326D"/>
    <w:rsid w:val="00F9344F"/>
    <w:rsid w:val="00F93A7E"/>
    <w:rsid w:val="00F94034"/>
    <w:rsid w:val="00F942B9"/>
    <w:rsid w:val="00F94548"/>
    <w:rsid w:val="00F947AA"/>
    <w:rsid w:val="00F94832"/>
    <w:rsid w:val="00F94E54"/>
    <w:rsid w:val="00F94E95"/>
    <w:rsid w:val="00F95351"/>
    <w:rsid w:val="00F957AF"/>
    <w:rsid w:val="00F96082"/>
    <w:rsid w:val="00F96C53"/>
    <w:rsid w:val="00F96F52"/>
    <w:rsid w:val="00F97786"/>
    <w:rsid w:val="00FA009F"/>
    <w:rsid w:val="00FA0339"/>
    <w:rsid w:val="00FA054D"/>
    <w:rsid w:val="00FA1EAB"/>
    <w:rsid w:val="00FA21B1"/>
    <w:rsid w:val="00FA2537"/>
    <w:rsid w:val="00FA2900"/>
    <w:rsid w:val="00FA2A6A"/>
    <w:rsid w:val="00FA2DED"/>
    <w:rsid w:val="00FA3F9F"/>
    <w:rsid w:val="00FA4935"/>
    <w:rsid w:val="00FA4B37"/>
    <w:rsid w:val="00FA4D93"/>
    <w:rsid w:val="00FA537D"/>
    <w:rsid w:val="00FA5498"/>
    <w:rsid w:val="00FA5AF7"/>
    <w:rsid w:val="00FA5E7D"/>
    <w:rsid w:val="00FA5EB8"/>
    <w:rsid w:val="00FA603C"/>
    <w:rsid w:val="00FA6303"/>
    <w:rsid w:val="00FA6432"/>
    <w:rsid w:val="00FA67C3"/>
    <w:rsid w:val="00FA6AA6"/>
    <w:rsid w:val="00FA6E2F"/>
    <w:rsid w:val="00FA75B1"/>
    <w:rsid w:val="00FA7FF0"/>
    <w:rsid w:val="00FB0392"/>
    <w:rsid w:val="00FB0D4A"/>
    <w:rsid w:val="00FB0F67"/>
    <w:rsid w:val="00FB1A7E"/>
    <w:rsid w:val="00FB1EF6"/>
    <w:rsid w:val="00FB225E"/>
    <w:rsid w:val="00FB233C"/>
    <w:rsid w:val="00FB2643"/>
    <w:rsid w:val="00FB2BF9"/>
    <w:rsid w:val="00FB3022"/>
    <w:rsid w:val="00FB3122"/>
    <w:rsid w:val="00FB32ED"/>
    <w:rsid w:val="00FB34E9"/>
    <w:rsid w:val="00FB3735"/>
    <w:rsid w:val="00FB3B7B"/>
    <w:rsid w:val="00FB3CE8"/>
    <w:rsid w:val="00FB3FDC"/>
    <w:rsid w:val="00FB4223"/>
    <w:rsid w:val="00FB42CA"/>
    <w:rsid w:val="00FB49E4"/>
    <w:rsid w:val="00FB4A38"/>
    <w:rsid w:val="00FB50DB"/>
    <w:rsid w:val="00FB5251"/>
    <w:rsid w:val="00FB57C4"/>
    <w:rsid w:val="00FB5900"/>
    <w:rsid w:val="00FB6017"/>
    <w:rsid w:val="00FB6181"/>
    <w:rsid w:val="00FB61C4"/>
    <w:rsid w:val="00FB62AF"/>
    <w:rsid w:val="00FB6445"/>
    <w:rsid w:val="00FB6483"/>
    <w:rsid w:val="00FB65EB"/>
    <w:rsid w:val="00FB6970"/>
    <w:rsid w:val="00FB6C44"/>
    <w:rsid w:val="00FB7021"/>
    <w:rsid w:val="00FB7460"/>
    <w:rsid w:val="00FB755A"/>
    <w:rsid w:val="00FB769F"/>
    <w:rsid w:val="00FB7C60"/>
    <w:rsid w:val="00FC03AA"/>
    <w:rsid w:val="00FC0727"/>
    <w:rsid w:val="00FC0843"/>
    <w:rsid w:val="00FC10C5"/>
    <w:rsid w:val="00FC11A5"/>
    <w:rsid w:val="00FC16B9"/>
    <w:rsid w:val="00FC1A76"/>
    <w:rsid w:val="00FC1B84"/>
    <w:rsid w:val="00FC1E63"/>
    <w:rsid w:val="00FC20B4"/>
    <w:rsid w:val="00FC2813"/>
    <w:rsid w:val="00FC2BBE"/>
    <w:rsid w:val="00FC314A"/>
    <w:rsid w:val="00FC3935"/>
    <w:rsid w:val="00FC4213"/>
    <w:rsid w:val="00FC44BC"/>
    <w:rsid w:val="00FC4B09"/>
    <w:rsid w:val="00FC5433"/>
    <w:rsid w:val="00FC549F"/>
    <w:rsid w:val="00FC5578"/>
    <w:rsid w:val="00FC5727"/>
    <w:rsid w:val="00FC577E"/>
    <w:rsid w:val="00FC5853"/>
    <w:rsid w:val="00FC6214"/>
    <w:rsid w:val="00FC62D1"/>
    <w:rsid w:val="00FC678C"/>
    <w:rsid w:val="00FC6915"/>
    <w:rsid w:val="00FC6996"/>
    <w:rsid w:val="00FC6C02"/>
    <w:rsid w:val="00FC6CA7"/>
    <w:rsid w:val="00FC715D"/>
    <w:rsid w:val="00FC726F"/>
    <w:rsid w:val="00FC7349"/>
    <w:rsid w:val="00FC737F"/>
    <w:rsid w:val="00FC777C"/>
    <w:rsid w:val="00FC7AD3"/>
    <w:rsid w:val="00FC7BC1"/>
    <w:rsid w:val="00FC7DA1"/>
    <w:rsid w:val="00FC7F4F"/>
    <w:rsid w:val="00FD0059"/>
    <w:rsid w:val="00FD005F"/>
    <w:rsid w:val="00FD00B7"/>
    <w:rsid w:val="00FD02BA"/>
    <w:rsid w:val="00FD04E4"/>
    <w:rsid w:val="00FD05FE"/>
    <w:rsid w:val="00FD08C1"/>
    <w:rsid w:val="00FD0A0B"/>
    <w:rsid w:val="00FD0BCD"/>
    <w:rsid w:val="00FD0C36"/>
    <w:rsid w:val="00FD0E47"/>
    <w:rsid w:val="00FD1436"/>
    <w:rsid w:val="00FD1485"/>
    <w:rsid w:val="00FD173C"/>
    <w:rsid w:val="00FD1796"/>
    <w:rsid w:val="00FD1A88"/>
    <w:rsid w:val="00FD1D9D"/>
    <w:rsid w:val="00FD2837"/>
    <w:rsid w:val="00FD2A82"/>
    <w:rsid w:val="00FD2E27"/>
    <w:rsid w:val="00FD32F9"/>
    <w:rsid w:val="00FD33A5"/>
    <w:rsid w:val="00FD342B"/>
    <w:rsid w:val="00FD3498"/>
    <w:rsid w:val="00FD3816"/>
    <w:rsid w:val="00FD38C9"/>
    <w:rsid w:val="00FD39B3"/>
    <w:rsid w:val="00FD3E1F"/>
    <w:rsid w:val="00FD3F0B"/>
    <w:rsid w:val="00FD42A2"/>
    <w:rsid w:val="00FD442B"/>
    <w:rsid w:val="00FD46B8"/>
    <w:rsid w:val="00FD47A6"/>
    <w:rsid w:val="00FD4B7A"/>
    <w:rsid w:val="00FD4B94"/>
    <w:rsid w:val="00FD4C5A"/>
    <w:rsid w:val="00FD4D36"/>
    <w:rsid w:val="00FD5239"/>
    <w:rsid w:val="00FD56B6"/>
    <w:rsid w:val="00FD58EC"/>
    <w:rsid w:val="00FD5B6E"/>
    <w:rsid w:val="00FD5D68"/>
    <w:rsid w:val="00FD5EEA"/>
    <w:rsid w:val="00FD5FB7"/>
    <w:rsid w:val="00FD6598"/>
    <w:rsid w:val="00FD65BB"/>
    <w:rsid w:val="00FD65BE"/>
    <w:rsid w:val="00FD66F7"/>
    <w:rsid w:val="00FD6770"/>
    <w:rsid w:val="00FD6798"/>
    <w:rsid w:val="00FD6974"/>
    <w:rsid w:val="00FD698F"/>
    <w:rsid w:val="00FD6C82"/>
    <w:rsid w:val="00FD6D55"/>
    <w:rsid w:val="00FD7332"/>
    <w:rsid w:val="00FD749A"/>
    <w:rsid w:val="00FE0086"/>
    <w:rsid w:val="00FE01C0"/>
    <w:rsid w:val="00FE055E"/>
    <w:rsid w:val="00FE0918"/>
    <w:rsid w:val="00FE0A56"/>
    <w:rsid w:val="00FE17E3"/>
    <w:rsid w:val="00FE17F0"/>
    <w:rsid w:val="00FE190A"/>
    <w:rsid w:val="00FE1DA2"/>
    <w:rsid w:val="00FE1E4C"/>
    <w:rsid w:val="00FE2032"/>
    <w:rsid w:val="00FE2999"/>
    <w:rsid w:val="00FE29C7"/>
    <w:rsid w:val="00FE3098"/>
    <w:rsid w:val="00FE32EB"/>
    <w:rsid w:val="00FE338F"/>
    <w:rsid w:val="00FE34B1"/>
    <w:rsid w:val="00FE358A"/>
    <w:rsid w:val="00FE373D"/>
    <w:rsid w:val="00FE3853"/>
    <w:rsid w:val="00FE3973"/>
    <w:rsid w:val="00FE3AD9"/>
    <w:rsid w:val="00FE3E6A"/>
    <w:rsid w:val="00FE419C"/>
    <w:rsid w:val="00FE41BE"/>
    <w:rsid w:val="00FE4639"/>
    <w:rsid w:val="00FE47C5"/>
    <w:rsid w:val="00FE488A"/>
    <w:rsid w:val="00FE5311"/>
    <w:rsid w:val="00FE5332"/>
    <w:rsid w:val="00FE53A3"/>
    <w:rsid w:val="00FE54A8"/>
    <w:rsid w:val="00FE5A73"/>
    <w:rsid w:val="00FE5EBD"/>
    <w:rsid w:val="00FE61B8"/>
    <w:rsid w:val="00FE6472"/>
    <w:rsid w:val="00FE6560"/>
    <w:rsid w:val="00FE6B43"/>
    <w:rsid w:val="00FE713B"/>
    <w:rsid w:val="00FE7488"/>
    <w:rsid w:val="00FE76BC"/>
    <w:rsid w:val="00FE77AA"/>
    <w:rsid w:val="00FE77DF"/>
    <w:rsid w:val="00FE7B6A"/>
    <w:rsid w:val="00FE7D93"/>
    <w:rsid w:val="00FF02A5"/>
    <w:rsid w:val="00FF047B"/>
    <w:rsid w:val="00FF05EE"/>
    <w:rsid w:val="00FF0909"/>
    <w:rsid w:val="00FF0963"/>
    <w:rsid w:val="00FF1146"/>
    <w:rsid w:val="00FF1155"/>
    <w:rsid w:val="00FF11AE"/>
    <w:rsid w:val="00FF1374"/>
    <w:rsid w:val="00FF16D7"/>
    <w:rsid w:val="00FF1A74"/>
    <w:rsid w:val="00FF20FB"/>
    <w:rsid w:val="00FF212A"/>
    <w:rsid w:val="00FF2364"/>
    <w:rsid w:val="00FF23E6"/>
    <w:rsid w:val="00FF23F1"/>
    <w:rsid w:val="00FF299F"/>
    <w:rsid w:val="00FF2AE0"/>
    <w:rsid w:val="00FF2B5D"/>
    <w:rsid w:val="00FF3775"/>
    <w:rsid w:val="00FF3842"/>
    <w:rsid w:val="00FF3854"/>
    <w:rsid w:val="00FF3950"/>
    <w:rsid w:val="00FF3A71"/>
    <w:rsid w:val="00FF3F1F"/>
    <w:rsid w:val="00FF415A"/>
    <w:rsid w:val="00FF416E"/>
    <w:rsid w:val="00FF44C2"/>
    <w:rsid w:val="00FF4827"/>
    <w:rsid w:val="00FF4C85"/>
    <w:rsid w:val="00FF519A"/>
    <w:rsid w:val="00FF5BCA"/>
    <w:rsid w:val="00FF5FDC"/>
    <w:rsid w:val="00FF6002"/>
    <w:rsid w:val="00FF63E2"/>
    <w:rsid w:val="00FF646E"/>
    <w:rsid w:val="00FF6A0B"/>
    <w:rsid w:val="00FF73D8"/>
    <w:rsid w:val="00FF76DD"/>
    <w:rsid w:val="00FF7A43"/>
    <w:rsid w:val="00FF7C6B"/>
    <w:rsid w:val="00FF7D0B"/>
    <w:rsid w:val="00FF7D73"/>
    <w:rsid w:val="013750ED"/>
    <w:rsid w:val="016D8616"/>
    <w:rsid w:val="01834F93"/>
    <w:rsid w:val="01B1C939"/>
    <w:rsid w:val="01DCBCF0"/>
    <w:rsid w:val="0234F8D0"/>
    <w:rsid w:val="028FBA4B"/>
    <w:rsid w:val="02B7CD38"/>
    <w:rsid w:val="02C72497"/>
    <w:rsid w:val="0330C5EF"/>
    <w:rsid w:val="03729F35"/>
    <w:rsid w:val="03B0DDA7"/>
    <w:rsid w:val="03F5EABD"/>
    <w:rsid w:val="04256184"/>
    <w:rsid w:val="0455AA7F"/>
    <w:rsid w:val="0488CD85"/>
    <w:rsid w:val="04A29A74"/>
    <w:rsid w:val="04B33536"/>
    <w:rsid w:val="04E290FA"/>
    <w:rsid w:val="055EDC41"/>
    <w:rsid w:val="0576FB60"/>
    <w:rsid w:val="057DAE3F"/>
    <w:rsid w:val="057DE2BE"/>
    <w:rsid w:val="05E4C355"/>
    <w:rsid w:val="0617E20B"/>
    <w:rsid w:val="061D8031"/>
    <w:rsid w:val="0683BC0A"/>
    <w:rsid w:val="06846587"/>
    <w:rsid w:val="069B5C0A"/>
    <w:rsid w:val="06FB37C4"/>
    <w:rsid w:val="074BAFCF"/>
    <w:rsid w:val="0777EBC2"/>
    <w:rsid w:val="079EFE2F"/>
    <w:rsid w:val="07BFDCD3"/>
    <w:rsid w:val="07C84676"/>
    <w:rsid w:val="07ECDEA1"/>
    <w:rsid w:val="08516CDD"/>
    <w:rsid w:val="08BE98FB"/>
    <w:rsid w:val="08C9AE7B"/>
    <w:rsid w:val="0935C913"/>
    <w:rsid w:val="097EC883"/>
    <w:rsid w:val="09AFAE45"/>
    <w:rsid w:val="0A923F9B"/>
    <w:rsid w:val="0A94783C"/>
    <w:rsid w:val="0A96E4E9"/>
    <w:rsid w:val="0AE6C94A"/>
    <w:rsid w:val="0AF0D5B7"/>
    <w:rsid w:val="0B0E4DD9"/>
    <w:rsid w:val="0B4AECB2"/>
    <w:rsid w:val="0B702204"/>
    <w:rsid w:val="0BAE5BC3"/>
    <w:rsid w:val="0BB2096C"/>
    <w:rsid w:val="0BE58E41"/>
    <w:rsid w:val="0C04C68C"/>
    <w:rsid w:val="0C11D24F"/>
    <w:rsid w:val="0C15282D"/>
    <w:rsid w:val="0C3BA52A"/>
    <w:rsid w:val="0C458087"/>
    <w:rsid w:val="0CAD04D6"/>
    <w:rsid w:val="0CBC76C0"/>
    <w:rsid w:val="0CC745D1"/>
    <w:rsid w:val="0CDBF3DF"/>
    <w:rsid w:val="0CE36591"/>
    <w:rsid w:val="0D684A08"/>
    <w:rsid w:val="0D6E1DD0"/>
    <w:rsid w:val="0DB4C7AA"/>
    <w:rsid w:val="0DCA0A0D"/>
    <w:rsid w:val="0DED3535"/>
    <w:rsid w:val="0DF64044"/>
    <w:rsid w:val="0DFB36C8"/>
    <w:rsid w:val="0E40B1E5"/>
    <w:rsid w:val="0E86E087"/>
    <w:rsid w:val="0E98EFB7"/>
    <w:rsid w:val="0EE947F9"/>
    <w:rsid w:val="0F523E98"/>
    <w:rsid w:val="0F526FCF"/>
    <w:rsid w:val="0F88B6D2"/>
    <w:rsid w:val="0F8C0B32"/>
    <w:rsid w:val="0FC17262"/>
    <w:rsid w:val="0FF07378"/>
    <w:rsid w:val="0FFDEAEB"/>
    <w:rsid w:val="102AED1A"/>
    <w:rsid w:val="105D58ED"/>
    <w:rsid w:val="108D0AA1"/>
    <w:rsid w:val="10B3C267"/>
    <w:rsid w:val="10B427DF"/>
    <w:rsid w:val="116AF9EF"/>
    <w:rsid w:val="116F1ECB"/>
    <w:rsid w:val="116F7EC5"/>
    <w:rsid w:val="118DCA41"/>
    <w:rsid w:val="11941C57"/>
    <w:rsid w:val="11BFDF91"/>
    <w:rsid w:val="11DEA9B2"/>
    <w:rsid w:val="1205C1E0"/>
    <w:rsid w:val="124265DC"/>
    <w:rsid w:val="1246FB7F"/>
    <w:rsid w:val="12727CEE"/>
    <w:rsid w:val="1293695E"/>
    <w:rsid w:val="12E75CD9"/>
    <w:rsid w:val="12FEEB16"/>
    <w:rsid w:val="132A57AC"/>
    <w:rsid w:val="1345712F"/>
    <w:rsid w:val="13755D2C"/>
    <w:rsid w:val="13A4B21E"/>
    <w:rsid w:val="13AA0201"/>
    <w:rsid w:val="13AC466D"/>
    <w:rsid w:val="13C7C481"/>
    <w:rsid w:val="13CEA8BA"/>
    <w:rsid w:val="13D7E1E4"/>
    <w:rsid w:val="13EC9057"/>
    <w:rsid w:val="1477B719"/>
    <w:rsid w:val="1482F42F"/>
    <w:rsid w:val="14A1CAA0"/>
    <w:rsid w:val="14AB4B92"/>
    <w:rsid w:val="14B19A8D"/>
    <w:rsid w:val="14DCB2C8"/>
    <w:rsid w:val="15002A1D"/>
    <w:rsid w:val="1522F0A2"/>
    <w:rsid w:val="15860124"/>
    <w:rsid w:val="15B8D683"/>
    <w:rsid w:val="15BFE420"/>
    <w:rsid w:val="16414DDC"/>
    <w:rsid w:val="167B0335"/>
    <w:rsid w:val="168D39EA"/>
    <w:rsid w:val="16AAF691"/>
    <w:rsid w:val="16FF4F14"/>
    <w:rsid w:val="1700E41E"/>
    <w:rsid w:val="170B3ABB"/>
    <w:rsid w:val="171CA943"/>
    <w:rsid w:val="177FE6DA"/>
    <w:rsid w:val="17E63328"/>
    <w:rsid w:val="17F15B2A"/>
    <w:rsid w:val="1810CE18"/>
    <w:rsid w:val="1847877D"/>
    <w:rsid w:val="18C0CCBE"/>
    <w:rsid w:val="19270452"/>
    <w:rsid w:val="19308918"/>
    <w:rsid w:val="1939C47B"/>
    <w:rsid w:val="19501EC5"/>
    <w:rsid w:val="19548CA4"/>
    <w:rsid w:val="19B89F17"/>
    <w:rsid w:val="1A1D4D4E"/>
    <w:rsid w:val="1A2894B4"/>
    <w:rsid w:val="1A8FFBCC"/>
    <w:rsid w:val="1AD637DA"/>
    <w:rsid w:val="1B0EA8A0"/>
    <w:rsid w:val="1B1DB44B"/>
    <w:rsid w:val="1B707177"/>
    <w:rsid w:val="1B98988C"/>
    <w:rsid w:val="1C3A53B8"/>
    <w:rsid w:val="1C3ABFBA"/>
    <w:rsid w:val="1C68FB87"/>
    <w:rsid w:val="1CA24B01"/>
    <w:rsid w:val="1CD9CAEA"/>
    <w:rsid w:val="1D330A8A"/>
    <w:rsid w:val="1D746F5F"/>
    <w:rsid w:val="1D8C068E"/>
    <w:rsid w:val="1DAFF914"/>
    <w:rsid w:val="1DC3B52C"/>
    <w:rsid w:val="1DC4E606"/>
    <w:rsid w:val="1E1E9DD6"/>
    <w:rsid w:val="1E68D1CF"/>
    <w:rsid w:val="1E72745E"/>
    <w:rsid w:val="1E7B1B69"/>
    <w:rsid w:val="1E7E3FCA"/>
    <w:rsid w:val="1E8E01EA"/>
    <w:rsid w:val="1EBBF7F6"/>
    <w:rsid w:val="1F0949B9"/>
    <w:rsid w:val="1F3A647A"/>
    <w:rsid w:val="1FAB8AB1"/>
    <w:rsid w:val="1FB4A39F"/>
    <w:rsid w:val="20014D9C"/>
    <w:rsid w:val="2002969A"/>
    <w:rsid w:val="20117CD5"/>
    <w:rsid w:val="2023C92C"/>
    <w:rsid w:val="2044642A"/>
    <w:rsid w:val="20FD2CAE"/>
    <w:rsid w:val="2135ED21"/>
    <w:rsid w:val="2154C281"/>
    <w:rsid w:val="21940814"/>
    <w:rsid w:val="21BB0892"/>
    <w:rsid w:val="21E04C17"/>
    <w:rsid w:val="22C77662"/>
    <w:rsid w:val="235A4AD0"/>
    <w:rsid w:val="236EF907"/>
    <w:rsid w:val="23D16916"/>
    <w:rsid w:val="23DA17AE"/>
    <w:rsid w:val="241FDA77"/>
    <w:rsid w:val="24C35BF1"/>
    <w:rsid w:val="24CE10D2"/>
    <w:rsid w:val="24D41794"/>
    <w:rsid w:val="24F2DAD0"/>
    <w:rsid w:val="2501620B"/>
    <w:rsid w:val="252FD5B0"/>
    <w:rsid w:val="2540AA68"/>
    <w:rsid w:val="25512649"/>
    <w:rsid w:val="255B7DB0"/>
    <w:rsid w:val="25BB25DE"/>
    <w:rsid w:val="25C50FE7"/>
    <w:rsid w:val="25E51885"/>
    <w:rsid w:val="2616BDEE"/>
    <w:rsid w:val="265335A1"/>
    <w:rsid w:val="265ECCA4"/>
    <w:rsid w:val="26FE9C3A"/>
    <w:rsid w:val="27189C83"/>
    <w:rsid w:val="272F0BFD"/>
    <w:rsid w:val="2732C4B2"/>
    <w:rsid w:val="2732F779"/>
    <w:rsid w:val="2744664E"/>
    <w:rsid w:val="27490E43"/>
    <w:rsid w:val="278B0C8E"/>
    <w:rsid w:val="27B26BF5"/>
    <w:rsid w:val="27BFBE32"/>
    <w:rsid w:val="27DABD32"/>
    <w:rsid w:val="27E16946"/>
    <w:rsid w:val="27E5BDBF"/>
    <w:rsid w:val="27EA316C"/>
    <w:rsid w:val="27EC299B"/>
    <w:rsid w:val="2828FA38"/>
    <w:rsid w:val="282A93ED"/>
    <w:rsid w:val="28F4CE9C"/>
    <w:rsid w:val="29D4533E"/>
    <w:rsid w:val="29F7908B"/>
    <w:rsid w:val="2A11CB8C"/>
    <w:rsid w:val="2A1238DB"/>
    <w:rsid w:val="2A59EE57"/>
    <w:rsid w:val="2A7449D5"/>
    <w:rsid w:val="2AE8CE8C"/>
    <w:rsid w:val="2AF0611A"/>
    <w:rsid w:val="2B0AA8BD"/>
    <w:rsid w:val="2B4E7C7A"/>
    <w:rsid w:val="2B58AB34"/>
    <w:rsid w:val="2B63EBE8"/>
    <w:rsid w:val="2B88B0BC"/>
    <w:rsid w:val="2BBEE741"/>
    <w:rsid w:val="2BC83D83"/>
    <w:rsid w:val="2BE30BFA"/>
    <w:rsid w:val="2C443E06"/>
    <w:rsid w:val="2C60E609"/>
    <w:rsid w:val="2C6398AA"/>
    <w:rsid w:val="2C66072B"/>
    <w:rsid w:val="2C722500"/>
    <w:rsid w:val="2C915FBF"/>
    <w:rsid w:val="2CE00E87"/>
    <w:rsid w:val="2CEC4C3F"/>
    <w:rsid w:val="2CFD52AA"/>
    <w:rsid w:val="2D3F7037"/>
    <w:rsid w:val="2D57750E"/>
    <w:rsid w:val="2DBDF77B"/>
    <w:rsid w:val="2DDD2844"/>
    <w:rsid w:val="2E1102C0"/>
    <w:rsid w:val="2E5275E3"/>
    <w:rsid w:val="2E9957D5"/>
    <w:rsid w:val="2F0B4583"/>
    <w:rsid w:val="2F224F48"/>
    <w:rsid w:val="2F495C34"/>
    <w:rsid w:val="2F6BADD7"/>
    <w:rsid w:val="2F72F4B9"/>
    <w:rsid w:val="2FA23330"/>
    <w:rsid w:val="2FB7AC73"/>
    <w:rsid w:val="2FD2AFED"/>
    <w:rsid w:val="30373957"/>
    <w:rsid w:val="30777799"/>
    <w:rsid w:val="308E3132"/>
    <w:rsid w:val="3094DB8D"/>
    <w:rsid w:val="309595AD"/>
    <w:rsid w:val="30AF7775"/>
    <w:rsid w:val="30E1A2A0"/>
    <w:rsid w:val="313C4312"/>
    <w:rsid w:val="31553FB4"/>
    <w:rsid w:val="31609EC1"/>
    <w:rsid w:val="31A66936"/>
    <w:rsid w:val="31BA7E49"/>
    <w:rsid w:val="323F17B3"/>
    <w:rsid w:val="3243AA70"/>
    <w:rsid w:val="3256FC7C"/>
    <w:rsid w:val="326C38FE"/>
    <w:rsid w:val="3292C655"/>
    <w:rsid w:val="32B7BE9A"/>
    <w:rsid w:val="33394879"/>
    <w:rsid w:val="338C8F41"/>
    <w:rsid w:val="3399D980"/>
    <w:rsid w:val="33AC8E60"/>
    <w:rsid w:val="340E5227"/>
    <w:rsid w:val="341B3DD1"/>
    <w:rsid w:val="3493DE05"/>
    <w:rsid w:val="34BEDF6C"/>
    <w:rsid w:val="3514ADA1"/>
    <w:rsid w:val="3573DECD"/>
    <w:rsid w:val="35BD63F0"/>
    <w:rsid w:val="35EBDB48"/>
    <w:rsid w:val="35FE2EBD"/>
    <w:rsid w:val="3622D056"/>
    <w:rsid w:val="36A19257"/>
    <w:rsid w:val="37468B88"/>
    <w:rsid w:val="377FDCEB"/>
    <w:rsid w:val="378996F1"/>
    <w:rsid w:val="3793737C"/>
    <w:rsid w:val="379F725A"/>
    <w:rsid w:val="37D4A131"/>
    <w:rsid w:val="37D58710"/>
    <w:rsid w:val="37E80BBF"/>
    <w:rsid w:val="37EDD62E"/>
    <w:rsid w:val="37F0BC0F"/>
    <w:rsid w:val="3819438D"/>
    <w:rsid w:val="383D24AA"/>
    <w:rsid w:val="387CEA79"/>
    <w:rsid w:val="38BE581B"/>
    <w:rsid w:val="38CD0CB6"/>
    <w:rsid w:val="38DF0BA5"/>
    <w:rsid w:val="3954756A"/>
    <w:rsid w:val="395C1CB7"/>
    <w:rsid w:val="3969658A"/>
    <w:rsid w:val="39924A4A"/>
    <w:rsid w:val="39DFE1D6"/>
    <w:rsid w:val="39E4CA13"/>
    <w:rsid w:val="3A0F9560"/>
    <w:rsid w:val="3A2D37BF"/>
    <w:rsid w:val="3A415100"/>
    <w:rsid w:val="3A5C0179"/>
    <w:rsid w:val="3AC930A3"/>
    <w:rsid w:val="3AF821B3"/>
    <w:rsid w:val="3AFB354C"/>
    <w:rsid w:val="3B951E58"/>
    <w:rsid w:val="3BA6693A"/>
    <w:rsid w:val="3BA6AF25"/>
    <w:rsid w:val="3BB0DF75"/>
    <w:rsid w:val="3BEC4352"/>
    <w:rsid w:val="3C91CFAE"/>
    <w:rsid w:val="3D7E187D"/>
    <w:rsid w:val="3D900331"/>
    <w:rsid w:val="3D914908"/>
    <w:rsid w:val="3D93B95A"/>
    <w:rsid w:val="3D982792"/>
    <w:rsid w:val="3DCCAE2E"/>
    <w:rsid w:val="3E167E2F"/>
    <w:rsid w:val="3E31855C"/>
    <w:rsid w:val="3E50A6F6"/>
    <w:rsid w:val="3EF82E39"/>
    <w:rsid w:val="3F59A420"/>
    <w:rsid w:val="3FAE9139"/>
    <w:rsid w:val="3FB1C2D4"/>
    <w:rsid w:val="4036510E"/>
    <w:rsid w:val="4057DBE2"/>
    <w:rsid w:val="408C909C"/>
    <w:rsid w:val="40F8F347"/>
    <w:rsid w:val="411F1C7C"/>
    <w:rsid w:val="414D890A"/>
    <w:rsid w:val="4162497F"/>
    <w:rsid w:val="41BCEEEC"/>
    <w:rsid w:val="41BFE256"/>
    <w:rsid w:val="41CCB03E"/>
    <w:rsid w:val="41DC2137"/>
    <w:rsid w:val="420B9A08"/>
    <w:rsid w:val="420E82EC"/>
    <w:rsid w:val="42339523"/>
    <w:rsid w:val="4265FCAA"/>
    <w:rsid w:val="42691DFE"/>
    <w:rsid w:val="428F3CAC"/>
    <w:rsid w:val="42EB563E"/>
    <w:rsid w:val="431A158E"/>
    <w:rsid w:val="43906E4A"/>
    <w:rsid w:val="4398D31A"/>
    <w:rsid w:val="442BC85C"/>
    <w:rsid w:val="44501B0E"/>
    <w:rsid w:val="449D0452"/>
    <w:rsid w:val="44C42500"/>
    <w:rsid w:val="451D2162"/>
    <w:rsid w:val="45BF0588"/>
    <w:rsid w:val="45C1828D"/>
    <w:rsid w:val="45F28261"/>
    <w:rsid w:val="46240720"/>
    <w:rsid w:val="465C61A4"/>
    <w:rsid w:val="46678076"/>
    <w:rsid w:val="46777524"/>
    <w:rsid w:val="467A4584"/>
    <w:rsid w:val="46C18469"/>
    <w:rsid w:val="46C95022"/>
    <w:rsid w:val="46DA5959"/>
    <w:rsid w:val="46F15DDA"/>
    <w:rsid w:val="471CC0E8"/>
    <w:rsid w:val="472B2E06"/>
    <w:rsid w:val="476B8CAA"/>
    <w:rsid w:val="476B90A8"/>
    <w:rsid w:val="47732E1F"/>
    <w:rsid w:val="4782118B"/>
    <w:rsid w:val="481571F8"/>
    <w:rsid w:val="48CB6D2A"/>
    <w:rsid w:val="490496C2"/>
    <w:rsid w:val="4909563D"/>
    <w:rsid w:val="49B04570"/>
    <w:rsid w:val="49DCC3BB"/>
    <w:rsid w:val="49E34F5E"/>
    <w:rsid w:val="4A9818D8"/>
    <w:rsid w:val="4AB785C7"/>
    <w:rsid w:val="4B858D45"/>
    <w:rsid w:val="4BFDACE2"/>
    <w:rsid w:val="4C6E6646"/>
    <w:rsid w:val="4C77E8CC"/>
    <w:rsid w:val="4C9B7FFD"/>
    <w:rsid w:val="4CA60E9C"/>
    <w:rsid w:val="4CDE1010"/>
    <w:rsid w:val="4D1DEA96"/>
    <w:rsid w:val="4D447239"/>
    <w:rsid w:val="4D475C7C"/>
    <w:rsid w:val="4DFC0A06"/>
    <w:rsid w:val="4E058ED5"/>
    <w:rsid w:val="4E25F231"/>
    <w:rsid w:val="4E44F3F1"/>
    <w:rsid w:val="4E85E472"/>
    <w:rsid w:val="4EA04575"/>
    <w:rsid w:val="4EA7A211"/>
    <w:rsid w:val="4EB40E55"/>
    <w:rsid w:val="4F14678D"/>
    <w:rsid w:val="4F2B98AE"/>
    <w:rsid w:val="4F359C68"/>
    <w:rsid w:val="4F85FBCD"/>
    <w:rsid w:val="4FF64B42"/>
    <w:rsid w:val="4FFC8570"/>
    <w:rsid w:val="50159417"/>
    <w:rsid w:val="5020C77E"/>
    <w:rsid w:val="5042A371"/>
    <w:rsid w:val="50471A54"/>
    <w:rsid w:val="505DF18D"/>
    <w:rsid w:val="5085355C"/>
    <w:rsid w:val="50C82CA1"/>
    <w:rsid w:val="50E440B6"/>
    <w:rsid w:val="51051429"/>
    <w:rsid w:val="51B1F5FA"/>
    <w:rsid w:val="51C6BFC5"/>
    <w:rsid w:val="521B70DE"/>
    <w:rsid w:val="5221314B"/>
    <w:rsid w:val="52618EA4"/>
    <w:rsid w:val="52AE7944"/>
    <w:rsid w:val="52D98A6D"/>
    <w:rsid w:val="5334D872"/>
    <w:rsid w:val="534835ED"/>
    <w:rsid w:val="53A1F4C9"/>
    <w:rsid w:val="53CC0C43"/>
    <w:rsid w:val="544C0FAC"/>
    <w:rsid w:val="54E77E99"/>
    <w:rsid w:val="550FEF93"/>
    <w:rsid w:val="551F4F7B"/>
    <w:rsid w:val="551F5452"/>
    <w:rsid w:val="5520B4FB"/>
    <w:rsid w:val="5531B0C5"/>
    <w:rsid w:val="558DEEA8"/>
    <w:rsid w:val="558FDE1A"/>
    <w:rsid w:val="55F979BB"/>
    <w:rsid w:val="56085CE6"/>
    <w:rsid w:val="5628915A"/>
    <w:rsid w:val="568423E4"/>
    <w:rsid w:val="56BB3BF9"/>
    <w:rsid w:val="56E76741"/>
    <w:rsid w:val="5711922B"/>
    <w:rsid w:val="5721E263"/>
    <w:rsid w:val="5728312D"/>
    <w:rsid w:val="575DCFA9"/>
    <w:rsid w:val="576D9E13"/>
    <w:rsid w:val="57D4AC13"/>
    <w:rsid w:val="57E4BFBE"/>
    <w:rsid w:val="58297E19"/>
    <w:rsid w:val="58378F9D"/>
    <w:rsid w:val="5879E4C2"/>
    <w:rsid w:val="58C5BC29"/>
    <w:rsid w:val="58D6F524"/>
    <w:rsid w:val="58DC2E8A"/>
    <w:rsid w:val="58F444F9"/>
    <w:rsid w:val="5913705D"/>
    <w:rsid w:val="59349276"/>
    <w:rsid w:val="593A5447"/>
    <w:rsid w:val="596245AC"/>
    <w:rsid w:val="5972EC01"/>
    <w:rsid w:val="59B42068"/>
    <w:rsid w:val="59C4EDC7"/>
    <w:rsid w:val="59D86111"/>
    <w:rsid w:val="5A0FD1E5"/>
    <w:rsid w:val="5AAB0390"/>
    <w:rsid w:val="5AB1577C"/>
    <w:rsid w:val="5AD07795"/>
    <w:rsid w:val="5B4728FE"/>
    <w:rsid w:val="5B574B56"/>
    <w:rsid w:val="5BA2F664"/>
    <w:rsid w:val="5C204BC1"/>
    <w:rsid w:val="5C43F467"/>
    <w:rsid w:val="5C49C5FE"/>
    <w:rsid w:val="5C5D71D6"/>
    <w:rsid w:val="5C8D1A32"/>
    <w:rsid w:val="5CA33AE1"/>
    <w:rsid w:val="5CD1FFE1"/>
    <w:rsid w:val="5D2BD656"/>
    <w:rsid w:val="5D2CD584"/>
    <w:rsid w:val="5D36E013"/>
    <w:rsid w:val="5D8F7B78"/>
    <w:rsid w:val="5DD067E9"/>
    <w:rsid w:val="5DD35866"/>
    <w:rsid w:val="5DE4C7B7"/>
    <w:rsid w:val="5E1C9E42"/>
    <w:rsid w:val="5E238E4F"/>
    <w:rsid w:val="5E4D5C54"/>
    <w:rsid w:val="5E5BC5EF"/>
    <w:rsid w:val="5E64180C"/>
    <w:rsid w:val="5E936D2F"/>
    <w:rsid w:val="5EBA98AF"/>
    <w:rsid w:val="5ED834F6"/>
    <w:rsid w:val="5F10C196"/>
    <w:rsid w:val="5F113DD8"/>
    <w:rsid w:val="5F20B89E"/>
    <w:rsid w:val="5F7A4A9B"/>
    <w:rsid w:val="5F8B94BC"/>
    <w:rsid w:val="5F93BE16"/>
    <w:rsid w:val="5FA764C5"/>
    <w:rsid w:val="5FF06503"/>
    <w:rsid w:val="602D8F6F"/>
    <w:rsid w:val="60542A04"/>
    <w:rsid w:val="6081BC59"/>
    <w:rsid w:val="60F63016"/>
    <w:rsid w:val="61301601"/>
    <w:rsid w:val="6137565F"/>
    <w:rsid w:val="6159A45F"/>
    <w:rsid w:val="6185E665"/>
    <w:rsid w:val="61D40E8E"/>
    <w:rsid w:val="6245C202"/>
    <w:rsid w:val="6251F914"/>
    <w:rsid w:val="625A8CD2"/>
    <w:rsid w:val="627AF2AE"/>
    <w:rsid w:val="627CF164"/>
    <w:rsid w:val="62894883"/>
    <w:rsid w:val="62F0160D"/>
    <w:rsid w:val="630146DD"/>
    <w:rsid w:val="6316AFAD"/>
    <w:rsid w:val="63630D90"/>
    <w:rsid w:val="63AAB8E7"/>
    <w:rsid w:val="63C9F265"/>
    <w:rsid w:val="64717F18"/>
    <w:rsid w:val="64793981"/>
    <w:rsid w:val="64A9E057"/>
    <w:rsid w:val="64B7E152"/>
    <w:rsid w:val="64BD64E4"/>
    <w:rsid w:val="652C7200"/>
    <w:rsid w:val="654E6A2B"/>
    <w:rsid w:val="6572A0E1"/>
    <w:rsid w:val="65961BAF"/>
    <w:rsid w:val="65C3848A"/>
    <w:rsid w:val="6618153E"/>
    <w:rsid w:val="661AC110"/>
    <w:rsid w:val="66B02EAB"/>
    <w:rsid w:val="66C7D5F4"/>
    <w:rsid w:val="66D94D12"/>
    <w:rsid w:val="676F2053"/>
    <w:rsid w:val="67843385"/>
    <w:rsid w:val="67ACF3AC"/>
    <w:rsid w:val="67CED2AB"/>
    <w:rsid w:val="67FD0D2C"/>
    <w:rsid w:val="681707F5"/>
    <w:rsid w:val="68222831"/>
    <w:rsid w:val="683E71B2"/>
    <w:rsid w:val="684AA87B"/>
    <w:rsid w:val="6869C6A2"/>
    <w:rsid w:val="68A2B681"/>
    <w:rsid w:val="68B22765"/>
    <w:rsid w:val="68C0AF8A"/>
    <w:rsid w:val="6918FE2C"/>
    <w:rsid w:val="692C240C"/>
    <w:rsid w:val="692D34E3"/>
    <w:rsid w:val="6972327B"/>
    <w:rsid w:val="697F8351"/>
    <w:rsid w:val="69ADEDF2"/>
    <w:rsid w:val="69C8395D"/>
    <w:rsid w:val="6A4D3DFB"/>
    <w:rsid w:val="6A6F44C8"/>
    <w:rsid w:val="6AFA6A8F"/>
    <w:rsid w:val="6B229110"/>
    <w:rsid w:val="6B24D251"/>
    <w:rsid w:val="6B3AFD3A"/>
    <w:rsid w:val="6B47F8D1"/>
    <w:rsid w:val="6B49B8F6"/>
    <w:rsid w:val="6B5FD39E"/>
    <w:rsid w:val="6B9D37D7"/>
    <w:rsid w:val="6BB103D3"/>
    <w:rsid w:val="6C2D9DCF"/>
    <w:rsid w:val="6C65AC48"/>
    <w:rsid w:val="6CB26E5A"/>
    <w:rsid w:val="6CC613DC"/>
    <w:rsid w:val="6CF13BE0"/>
    <w:rsid w:val="6D5E17CA"/>
    <w:rsid w:val="6D868951"/>
    <w:rsid w:val="6D92873C"/>
    <w:rsid w:val="6DAB3A2D"/>
    <w:rsid w:val="6DDD5B3A"/>
    <w:rsid w:val="6E1B8EAC"/>
    <w:rsid w:val="6E3F38ED"/>
    <w:rsid w:val="6E856EEE"/>
    <w:rsid w:val="6E916420"/>
    <w:rsid w:val="6EC1A2CC"/>
    <w:rsid w:val="6ED8C4E8"/>
    <w:rsid w:val="6EE8A90A"/>
    <w:rsid w:val="6EEA61F2"/>
    <w:rsid w:val="6F1514B5"/>
    <w:rsid w:val="6F1AA7C1"/>
    <w:rsid w:val="6F1C8998"/>
    <w:rsid w:val="6F5B6E56"/>
    <w:rsid w:val="6F7718B3"/>
    <w:rsid w:val="6F9BBB52"/>
    <w:rsid w:val="6FA1F679"/>
    <w:rsid w:val="6FB41999"/>
    <w:rsid w:val="6FC74DE1"/>
    <w:rsid w:val="6FCE8FD0"/>
    <w:rsid w:val="6FD72B24"/>
    <w:rsid w:val="709E956C"/>
    <w:rsid w:val="70A59DBB"/>
    <w:rsid w:val="70D80E1D"/>
    <w:rsid w:val="70DF39F3"/>
    <w:rsid w:val="711A8226"/>
    <w:rsid w:val="7133EE66"/>
    <w:rsid w:val="715FFBBE"/>
    <w:rsid w:val="7167A5F7"/>
    <w:rsid w:val="718E3737"/>
    <w:rsid w:val="71FF861E"/>
    <w:rsid w:val="7268802A"/>
    <w:rsid w:val="729BB8EE"/>
    <w:rsid w:val="72BFEF8B"/>
    <w:rsid w:val="731A50E3"/>
    <w:rsid w:val="733A5F92"/>
    <w:rsid w:val="735B6035"/>
    <w:rsid w:val="73C90A2B"/>
    <w:rsid w:val="73E24C98"/>
    <w:rsid w:val="7420A67F"/>
    <w:rsid w:val="74258604"/>
    <w:rsid w:val="742F5AF4"/>
    <w:rsid w:val="7439ED50"/>
    <w:rsid w:val="744D0F1E"/>
    <w:rsid w:val="74506C33"/>
    <w:rsid w:val="7479C62B"/>
    <w:rsid w:val="748A2BD4"/>
    <w:rsid w:val="749649D1"/>
    <w:rsid w:val="74C0B498"/>
    <w:rsid w:val="74EC7D8F"/>
    <w:rsid w:val="7537E999"/>
    <w:rsid w:val="754DF2DC"/>
    <w:rsid w:val="7598CF5A"/>
    <w:rsid w:val="75D01159"/>
    <w:rsid w:val="766693B6"/>
    <w:rsid w:val="76A0D393"/>
    <w:rsid w:val="771BDF7B"/>
    <w:rsid w:val="773E17D1"/>
    <w:rsid w:val="77EEAB61"/>
    <w:rsid w:val="78080743"/>
    <w:rsid w:val="78193B14"/>
    <w:rsid w:val="7828DEDA"/>
    <w:rsid w:val="789320E6"/>
    <w:rsid w:val="78A3253B"/>
    <w:rsid w:val="78D82451"/>
    <w:rsid w:val="78E6C782"/>
    <w:rsid w:val="7903D25A"/>
    <w:rsid w:val="7903FA7C"/>
    <w:rsid w:val="791D326F"/>
    <w:rsid w:val="794196E4"/>
    <w:rsid w:val="79AF33A4"/>
    <w:rsid w:val="7A2339C0"/>
    <w:rsid w:val="7A3EE7DD"/>
    <w:rsid w:val="7A49640F"/>
    <w:rsid w:val="7ACB1709"/>
    <w:rsid w:val="7AE54CA5"/>
    <w:rsid w:val="7B431D6F"/>
    <w:rsid w:val="7B90BF0F"/>
    <w:rsid w:val="7B9F4865"/>
    <w:rsid w:val="7BB0C735"/>
    <w:rsid w:val="7BCA7249"/>
    <w:rsid w:val="7C4B50F2"/>
    <w:rsid w:val="7C7768BA"/>
    <w:rsid w:val="7CD19177"/>
    <w:rsid w:val="7D1DD163"/>
    <w:rsid w:val="7D3E2409"/>
    <w:rsid w:val="7D465158"/>
    <w:rsid w:val="7D5C8B2D"/>
    <w:rsid w:val="7D8D6A75"/>
    <w:rsid w:val="7DB8E190"/>
    <w:rsid w:val="7DE4ABA8"/>
    <w:rsid w:val="7DF32BB7"/>
    <w:rsid w:val="7E72EA61"/>
    <w:rsid w:val="7E75B167"/>
    <w:rsid w:val="7E9D18F7"/>
    <w:rsid w:val="7EA89AB3"/>
    <w:rsid w:val="7EBB4AE6"/>
    <w:rsid w:val="7EBB8D4B"/>
    <w:rsid w:val="7F122AC7"/>
    <w:rsid w:val="7F1D7FFA"/>
    <w:rsid w:val="7F342A60"/>
    <w:rsid w:val="7FF43D7C"/>
    <w:rsid w:val="7FF694F1"/>
    <w:rsid w:val="7FFD78DB"/>
  </w:rsids>
  <m:mathPr>
    <m:mathFont m:val="Cambria Math"/>
    <m:brkBin m:val="before"/>
    <m:brkBinSub m:val="--"/>
    <m:smallFrac m:val="0"/>
    <m:dispDef/>
    <m:lMargin m:val="0"/>
    <m:rMargin m:val="0"/>
    <m:defJc m:val="centerGroup"/>
    <m:wrapIndent m:val="1440"/>
    <m:intLim m:val="subSup"/>
    <m:naryLim m:val="undOvr"/>
  </m:mathPr>
  <w:themeFontLang w:val="es-V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00343"/>
  <w15:docId w15:val="{9FD57BA9-87AB-4450-8F12-F1DCEEBC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5A9"/>
    <w:rPr>
      <w:lang w:val="en-AU"/>
    </w:rPr>
  </w:style>
  <w:style w:type="paragraph" w:styleId="Heading1">
    <w:name w:val="heading 1"/>
    <w:basedOn w:val="Normal"/>
    <w:next w:val="Normal"/>
    <w:link w:val="Heading1Char"/>
    <w:uiPriority w:val="9"/>
    <w:qFormat/>
    <w:rsid w:val="005B0965"/>
    <w:pPr>
      <w:keepNext/>
      <w:keepLines/>
      <w:numPr>
        <w:numId w:val="26"/>
      </w:numPr>
      <w:spacing w:before="240" w:after="0" w:line="360" w:lineRule="auto"/>
      <w:outlineLvl w:val="0"/>
    </w:pPr>
    <w:rPr>
      <w:rFonts w:asciiTheme="majorHAnsi" w:eastAsiaTheme="majorEastAsia" w:hAnsiTheme="majorHAnsi" w:cstheme="majorBidi"/>
      <w:noProof/>
      <w:color w:val="004F8A"/>
      <w:sz w:val="32"/>
      <w:szCs w:val="24"/>
    </w:rPr>
  </w:style>
  <w:style w:type="paragraph" w:styleId="Heading2">
    <w:name w:val="heading 2"/>
    <w:basedOn w:val="Normal"/>
    <w:next w:val="Normal"/>
    <w:link w:val="Heading2Char"/>
    <w:uiPriority w:val="9"/>
    <w:unhideWhenUsed/>
    <w:qFormat/>
    <w:rsid w:val="00AC1587"/>
    <w:pPr>
      <w:keepNext/>
      <w:keepLines/>
      <w:numPr>
        <w:ilvl w:val="1"/>
        <w:numId w:val="4"/>
      </w:numPr>
      <w:tabs>
        <w:tab w:val="left" w:pos="851"/>
      </w:tabs>
      <w:spacing w:before="40" w:after="0"/>
      <w:ind w:left="567"/>
      <w:outlineLvl w:val="1"/>
    </w:pPr>
    <w:rPr>
      <w:rFonts w:asciiTheme="majorHAnsi" w:eastAsiaTheme="majorEastAsia" w:hAnsiTheme="majorHAnsi" w:cstheme="majorBidi"/>
      <w:color w:val="004F8A"/>
      <w:sz w:val="28"/>
      <w:szCs w:val="26"/>
      <w:lang w:val="en-US" w:eastAsia="ja-JP"/>
    </w:rPr>
  </w:style>
  <w:style w:type="paragraph" w:styleId="Heading3">
    <w:name w:val="heading 3"/>
    <w:basedOn w:val="Normal"/>
    <w:next w:val="Normal"/>
    <w:link w:val="Heading3Char"/>
    <w:uiPriority w:val="9"/>
    <w:unhideWhenUsed/>
    <w:qFormat/>
    <w:rsid w:val="00A549FD"/>
    <w:pPr>
      <w:keepNext/>
      <w:keepLines/>
      <w:numPr>
        <w:ilvl w:val="2"/>
        <w:numId w:val="4"/>
      </w:numPr>
      <w:spacing w:before="40" w:after="0"/>
      <w:ind w:left="709"/>
      <w:outlineLvl w:val="2"/>
    </w:pPr>
    <w:rPr>
      <w:rFonts w:asciiTheme="majorHAnsi" w:eastAsiaTheme="majorEastAsia" w:hAnsiTheme="majorHAnsi" w:cstheme="majorBidi"/>
      <w:color w:val="004F8A"/>
      <w:sz w:val="24"/>
      <w:szCs w:val="24"/>
      <w:lang w:val="en-US" w:eastAsia="ja-JP"/>
    </w:rPr>
  </w:style>
  <w:style w:type="paragraph" w:styleId="Heading4">
    <w:name w:val="heading 4"/>
    <w:basedOn w:val="Normal"/>
    <w:next w:val="Normal"/>
    <w:link w:val="Heading4Char"/>
    <w:uiPriority w:val="9"/>
    <w:unhideWhenUsed/>
    <w:qFormat/>
    <w:rsid w:val="000244BF"/>
    <w:pPr>
      <w:keepNext/>
      <w:keepLines/>
      <w:numPr>
        <w:ilvl w:val="3"/>
        <w:numId w:val="4"/>
      </w:numPr>
      <w:spacing w:before="40" w:after="0"/>
      <w:ind w:left="851"/>
      <w:outlineLvl w:val="3"/>
    </w:pPr>
    <w:rPr>
      <w:rFonts w:asciiTheme="majorHAnsi" w:eastAsiaTheme="majorEastAsia" w:hAnsiTheme="majorHAnsi" w:cstheme="majorBidi"/>
      <w:iCs/>
      <w:color w:val="004F8A"/>
      <w:lang w:val="en-US" w:eastAsia="ja-JP"/>
    </w:rPr>
  </w:style>
  <w:style w:type="paragraph" w:styleId="Heading50">
    <w:name w:val="heading 5"/>
    <w:basedOn w:val="Heading4"/>
    <w:next w:val="Normal"/>
    <w:link w:val="Heading5Char"/>
    <w:uiPriority w:val="9"/>
    <w:unhideWhenUsed/>
    <w:rsid w:val="001C3AA0"/>
    <w:pPr>
      <w:numPr>
        <w:ilvl w:val="0"/>
        <w:numId w:val="0"/>
      </w:numPr>
      <w:ind w:left="1008" w:hanging="1008"/>
      <w:outlineLvl w:val="4"/>
    </w:pPr>
  </w:style>
  <w:style w:type="paragraph" w:styleId="Heading6">
    <w:name w:val="heading 6"/>
    <w:basedOn w:val="Normal"/>
    <w:next w:val="Normal"/>
    <w:link w:val="Heading6Char"/>
    <w:uiPriority w:val="9"/>
    <w:unhideWhenUsed/>
    <w:rsid w:val="00A85FC2"/>
    <w:pPr>
      <w:keepNext/>
      <w:keepLines/>
      <w:numPr>
        <w:ilvl w:val="5"/>
        <w:numId w:val="2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85FC2"/>
    <w:pPr>
      <w:keepNext/>
      <w:keepLines/>
      <w:numPr>
        <w:ilvl w:val="6"/>
        <w:numId w:val="2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85FC2"/>
    <w:pPr>
      <w:keepNext/>
      <w:keepLines/>
      <w:numPr>
        <w:ilvl w:val="7"/>
        <w:numId w:val="26"/>
      </w:numPr>
      <w:tabs>
        <w:tab w:val="num" w:pos="360"/>
      </w:tab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5FC2"/>
    <w:pPr>
      <w:keepNext/>
      <w:keepLines/>
      <w:numPr>
        <w:ilvl w:val="8"/>
        <w:numId w:val="26"/>
      </w:numPr>
      <w:tabs>
        <w:tab w:val="num" w:pos="360"/>
      </w:tab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4844"/>
    <w:pPr>
      <w:tabs>
        <w:tab w:val="center" w:pos="4419"/>
        <w:tab w:val="right" w:pos="8838"/>
      </w:tabs>
      <w:spacing w:after="0" w:line="240" w:lineRule="auto"/>
    </w:pPr>
  </w:style>
  <w:style w:type="character" w:customStyle="1" w:styleId="HeaderChar">
    <w:name w:val="Header Char"/>
    <w:basedOn w:val="DefaultParagraphFont"/>
    <w:link w:val="Header"/>
    <w:uiPriority w:val="99"/>
    <w:rsid w:val="00A04844"/>
  </w:style>
  <w:style w:type="paragraph" w:styleId="Footer">
    <w:name w:val="footer"/>
    <w:basedOn w:val="Normal"/>
    <w:link w:val="FooterChar"/>
    <w:uiPriority w:val="99"/>
    <w:unhideWhenUsed/>
    <w:rsid w:val="00A04844"/>
    <w:pPr>
      <w:tabs>
        <w:tab w:val="center" w:pos="4419"/>
        <w:tab w:val="right" w:pos="8838"/>
      </w:tabs>
      <w:spacing w:after="0" w:line="240" w:lineRule="auto"/>
    </w:pPr>
  </w:style>
  <w:style w:type="character" w:customStyle="1" w:styleId="FooterChar">
    <w:name w:val="Footer Char"/>
    <w:basedOn w:val="DefaultParagraphFont"/>
    <w:link w:val="Footer"/>
    <w:uiPriority w:val="99"/>
    <w:rsid w:val="00A04844"/>
  </w:style>
  <w:style w:type="paragraph" w:styleId="Title">
    <w:name w:val="Title"/>
    <w:basedOn w:val="Normal"/>
    <w:next w:val="Normal"/>
    <w:link w:val="TitleChar"/>
    <w:qFormat/>
    <w:rsid w:val="00A04844"/>
    <w:pPr>
      <w:spacing w:after="0" w:line="204" w:lineRule="auto"/>
      <w:contextualSpacing/>
    </w:pPr>
    <w:rPr>
      <w:rFonts w:asciiTheme="majorHAnsi" w:eastAsiaTheme="majorEastAsia" w:hAnsiTheme="majorHAnsi" w:cstheme="majorBidi"/>
      <w:caps/>
      <w:color w:val="44546A" w:themeColor="text2"/>
      <w:spacing w:val="-15"/>
      <w:sz w:val="72"/>
      <w:szCs w:val="72"/>
      <w:lang w:eastAsia="en-AU"/>
    </w:rPr>
  </w:style>
  <w:style w:type="character" w:customStyle="1" w:styleId="TitleChar">
    <w:name w:val="Title Char"/>
    <w:basedOn w:val="DefaultParagraphFont"/>
    <w:link w:val="Title"/>
    <w:rsid w:val="00A04844"/>
    <w:rPr>
      <w:rFonts w:asciiTheme="majorHAnsi" w:eastAsiaTheme="majorEastAsia" w:hAnsiTheme="majorHAnsi" w:cstheme="majorBidi"/>
      <w:caps/>
      <w:color w:val="44546A" w:themeColor="text2"/>
      <w:spacing w:val="-15"/>
      <w:sz w:val="72"/>
      <w:szCs w:val="72"/>
      <w:lang w:val="en-AU" w:eastAsia="en-AU"/>
    </w:rPr>
  </w:style>
  <w:style w:type="character" w:customStyle="1" w:styleId="Heading1Char">
    <w:name w:val="Heading 1 Char"/>
    <w:basedOn w:val="DefaultParagraphFont"/>
    <w:link w:val="Heading1"/>
    <w:uiPriority w:val="9"/>
    <w:rsid w:val="005B0965"/>
    <w:rPr>
      <w:rFonts w:asciiTheme="majorHAnsi" w:eastAsiaTheme="majorEastAsia" w:hAnsiTheme="majorHAnsi" w:cstheme="majorBidi"/>
      <w:noProof/>
      <w:color w:val="004F8A"/>
      <w:sz w:val="32"/>
      <w:szCs w:val="24"/>
      <w:lang w:val="en-AU"/>
    </w:rPr>
  </w:style>
  <w:style w:type="character" w:styleId="Hyperlink">
    <w:name w:val="Hyperlink"/>
    <w:basedOn w:val="DefaultParagraphFont"/>
    <w:uiPriority w:val="99"/>
    <w:unhideWhenUsed/>
    <w:rsid w:val="00143DB3"/>
    <w:rPr>
      <w:color w:val="0000FF"/>
      <w:u w:val="single"/>
    </w:rPr>
  </w:style>
  <w:style w:type="character" w:styleId="UnresolvedMention">
    <w:name w:val="Unresolved Mention"/>
    <w:basedOn w:val="DefaultParagraphFont"/>
    <w:uiPriority w:val="99"/>
    <w:semiHidden/>
    <w:unhideWhenUsed/>
    <w:rsid w:val="00776CE4"/>
    <w:rPr>
      <w:color w:val="605E5C"/>
      <w:shd w:val="clear" w:color="auto" w:fill="E1DFDD"/>
    </w:rPr>
  </w:style>
  <w:style w:type="character" w:customStyle="1" w:styleId="Heading2Char">
    <w:name w:val="Heading 2 Char"/>
    <w:basedOn w:val="DefaultParagraphFont"/>
    <w:link w:val="Heading2"/>
    <w:uiPriority w:val="9"/>
    <w:rsid w:val="00AC1587"/>
    <w:rPr>
      <w:rFonts w:asciiTheme="majorHAnsi" w:eastAsiaTheme="majorEastAsia" w:hAnsiTheme="majorHAnsi" w:cstheme="majorBidi"/>
      <w:color w:val="004F8A"/>
      <w:sz w:val="28"/>
      <w:szCs w:val="26"/>
      <w:lang w:val="en-US" w:eastAsia="ja-JP"/>
    </w:rPr>
  </w:style>
  <w:style w:type="table" w:styleId="TableGrid">
    <w:name w:val="Table Grid"/>
    <w:basedOn w:val="TableNormal"/>
    <w:uiPriority w:val="39"/>
    <w:rsid w:val="00B47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47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012E1"/>
    <w:pPr>
      <w:spacing w:after="0" w:line="240" w:lineRule="auto"/>
    </w:pPr>
    <w:rPr>
      <w:rFonts w:eastAsia="Times New Roman"/>
      <w:lang w:val="en-AU"/>
    </w:rPr>
  </w:style>
  <w:style w:type="paragraph" w:styleId="ListParagraph">
    <w:name w:val="List Paragraph"/>
    <w:aliases w:val="ignia-Bullet,Use Case List Paragraph,Bullets,Recommendation,List Paragraph1,List Paragraph11,bullet point list,Sitecore HEading 3,Bullet Number,lp1,Bullet 1,IgniaList Paragraph,Lists,Adecco Bullet,Equipment,Figure_name,Bulet1,Heading2,Ref"/>
    <w:basedOn w:val="Normal"/>
    <w:link w:val="ListParagraphChar"/>
    <w:uiPriority w:val="34"/>
    <w:qFormat/>
    <w:rsid w:val="000012E1"/>
    <w:pPr>
      <w:ind w:left="720"/>
      <w:contextualSpacing/>
    </w:pPr>
  </w:style>
  <w:style w:type="paragraph" w:styleId="TOCHeading">
    <w:name w:val="TOC Heading"/>
    <w:basedOn w:val="Heading1"/>
    <w:next w:val="Normal"/>
    <w:uiPriority w:val="39"/>
    <w:unhideWhenUsed/>
    <w:qFormat/>
    <w:rsid w:val="00F41E44"/>
    <w:pPr>
      <w:outlineLvl w:val="9"/>
    </w:pPr>
    <w:rPr>
      <w:lang w:val="en-US"/>
    </w:rPr>
  </w:style>
  <w:style w:type="paragraph" w:styleId="TOC1">
    <w:name w:val="toc 1"/>
    <w:basedOn w:val="Normal"/>
    <w:next w:val="Normal"/>
    <w:autoRedefine/>
    <w:uiPriority w:val="39"/>
    <w:unhideWhenUsed/>
    <w:rsid w:val="00FD02BA"/>
    <w:pPr>
      <w:spacing w:before="120" w:after="120"/>
    </w:pPr>
    <w:rPr>
      <w:rFonts w:cstheme="minorHAnsi"/>
      <w:b/>
      <w:bCs/>
      <w:caps/>
      <w:sz w:val="20"/>
      <w:szCs w:val="20"/>
    </w:rPr>
  </w:style>
  <w:style w:type="paragraph" w:styleId="TOC2">
    <w:name w:val="toc 2"/>
    <w:basedOn w:val="Normal"/>
    <w:next w:val="Normal"/>
    <w:autoRedefine/>
    <w:uiPriority w:val="39"/>
    <w:unhideWhenUsed/>
    <w:rsid w:val="00FD02BA"/>
    <w:pPr>
      <w:spacing w:after="0"/>
      <w:ind w:left="220"/>
    </w:pPr>
    <w:rPr>
      <w:rFonts w:cstheme="minorHAnsi"/>
      <w:smallCaps/>
      <w:sz w:val="20"/>
      <w:szCs w:val="20"/>
    </w:rPr>
  </w:style>
  <w:style w:type="paragraph" w:styleId="TOC3">
    <w:name w:val="toc 3"/>
    <w:basedOn w:val="Normal"/>
    <w:next w:val="Normal"/>
    <w:autoRedefine/>
    <w:uiPriority w:val="39"/>
    <w:unhideWhenUsed/>
    <w:rsid w:val="00323F33"/>
    <w:pPr>
      <w:spacing w:after="0"/>
      <w:ind w:left="440"/>
    </w:pPr>
    <w:rPr>
      <w:rFonts w:cstheme="minorHAnsi"/>
      <w:i/>
      <w:iCs/>
      <w:sz w:val="20"/>
      <w:szCs w:val="20"/>
    </w:rPr>
  </w:style>
  <w:style w:type="table" w:styleId="ListTable3">
    <w:name w:val="List Table 3"/>
    <w:basedOn w:val="TableNormal"/>
    <w:uiPriority w:val="48"/>
    <w:rsid w:val="0092231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9223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2231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5C11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1108"/>
    <w:rPr>
      <w:rFonts w:ascii="Segoe UI" w:hAnsi="Segoe UI" w:cs="Segoe UI"/>
      <w:sz w:val="18"/>
      <w:szCs w:val="18"/>
      <w:lang w:val="en-AU"/>
    </w:rPr>
  </w:style>
  <w:style w:type="character" w:customStyle="1" w:styleId="Heading3Char">
    <w:name w:val="Heading 3 Char"/>
    <w:basedOn w:val="DefaultParagraphFont"/>
    <w:link w:val="Heading3"/>
    <w:uiPriority w:val="9"/>
    <w:rsid w:val="00A549FD"/>
    <w:rPr>
      <w:rFonts w:asciiTheme="majorHAnsi" w:eastAsiaTheme="majorEastAsia" w:hAnsiTheme="majorHAnsi" w:cstheme="majorBidi"/>
      <w:color w:val="004F8A"/>
      <w:sz w:val="24"/>
      <w:szCs w:val="24"/>
      <w:lang w:val="en-US" w:eastAsia="ja-JP"/>
    </w:rPr>
  </w:style>
  <w:style w:type="paragraph" w:styleId="Revision">
    <w:name w:val="Revision"/>
    <w:hidden/>
    <w:uiPriority w:val="99"/>
    <w:semiHidden/>
    <w:rsid w:val="006405E4"/>
    <w:pPr>
      <w:spacing w:after="0" w:line="240" w:lineRule="auto"/>
    </w:pPr>
    <w:rPr>
      <w:lang w:val="en-AU"/>
    </w:rPr>
  </w:style>
  <w:style w:type="paragraph" w:styleId="Subtitle">
    <w:name w:val="Subtitle"/>
    <w:basedOn w:val="Normal"/>
    <w:next w:val="Normal"/>
    <w:link w:val="SubtitleChar"/>
    <w:qFormat/>
    <w:rsid w:val="008B2D8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rsid w:val="008B2D8D"/>
    <w:rPr>
      <w:rFonts w:eastAsiaTheme="minorEastAsia"/>
      <w:color w:val="5A5A5A" w:themeColor="text1" w:themeTint="A5"/>
      <w:spacing w:val="15"/>
      <w:lang w:val="en-AU"/>
    </w:rPr>
  </w:style>
  <w:style w:type="paragraph" w:customStyle="1" w:styleId="Num1Heading">
    <w:name w:val="Num1 Heading"/>
    <w:basedOn w:val="ListNumber"/>
    <w:next w:val="Heading1"/>
    <w:link w:val="Num1HeadingChar"/>
    <w:rsid w:val="00182E39"/>
    <w:rPr>
      <w:rFonts w:asciiTheme="majorHAnsi" w:hAnsiTheme="majorHAnsi"/>
      <w:color w:val="004F8A"/>
      <w:sz w:val="32"/>
    </w:rPr>
  </w:style>
  <w:style w:type="character" w:customStyle="1" w:styleId="Heading4Char">
    <w:name w:val="Heading 4 Char"/>
    <w:basedOn w:val="DefaultParagraphFont"/>
    <w:link w:val="Heading4"/>
    <w:uiPriority w:val="9"/>
    <w:rsid w:val="000244BF"/>
    <w:rPr>
      <w:rFonts w:asciiTheme="majorHAnsi" w:eastAsiaTheme="majorEastAsia" w:hAnsiTheme="majorHAnsi" w:cstheme="majorBidi"/>
      <w:iCs/>
      <w:color w:val="004F8A"/>
      <w:lang w:val="en-US" w:eastAsia="ja-JP"/>
    </w:rPr>
  </w:style>
  <w:style w:type="character" w:customStyle="1" w:styleId="Num1HeadingChar">
    <w:name w:val="Num1 Heading Char"/>
    <w:basedOn w:val="DefaultParagraphFont"/>
    <w:link w:val="Num1Heading"/>
    <w:rsid w:val="00182E39"/>
    <w:rPr>
      <w:rFonts w:asciiTheme="majorHAnsi" w:hAnsiTheme="majorHAnsi"/>
      <w:color w:val="004F8A"/>
      <w:sz w:val="32"/>
      <w:lang w:val="en-AU"/>
    </w:rPr>
  </w:style>
  <w:style w:type="paragraph" w:styleId="IntenseQuote">
    <w:name w:val="Intense Quote"/>
    <w:basedOn w:val="Normal"/>
    <w:next w:val="Normal"/>
    <w:link w:val="IntenseQuoteChar"/>
    <w:autoRedefine/>
    <w:uiPriority w:val="30"/>
    <w:qFormat/>
    <w:rsid w:val="00F41E44"/>
    <w:pPr>
      <w:pBdr>
        <w:top w:val="single" w:sz="4" w:space="10" w:color="5B9BD5" w:themeColor="accent1"/>
        <w:bottom w:val="single" w:sz="4" w:space="10" w:color="5B9BD5" w:themeColor="accent1"/>
      </w:pBdr>
      <w:spacing w:before="360" w:after="360"/>
      <w:ind w:left="864" w:right="864"/>
      <w:jc w:val="center"/>
    </w:pPr>
    <w:rPr>
      <w:i/>
      <w:iCs/>
      <w:color w:val="004F8A"/>
    </w:rPr>
  </w:style>
  <w:style w:type="paragraph" w:styleId="ListNumber">
    <w:name w:val="List Number"/>
    <w:basedOn w:val="Normal"/>
    <w:uiPriority w:val="99"/>
    <w:unhideWhenUsed/>
    <w:rsid w:val="00182E39"/>
    <w:pPr>
      <w:numPr>
        <w:numId w:val="1"/>
      </w:numPr>
      <w:contextualSpacing/>
    </w:pPr>
  </w:style>
  <w:style w:type="character" w:customStyle="1" w:styleId="IntenseQuoteChar">
    <w:name w:val="Intense Quote Char"/>
    <w:basedOn w:val="DefaultParagraphFont"/>
    <w:link w:val="IntenseQuote"/>
    <w:uiPriority w:val="30"/>
    <w:rsid w:val="00F41E44"/>
    <w:rPr>
      <w:i/>
      <w:iCs/>
      <w:color w:val="004F8A"/>
      <w:lang w:val="en-AU"/>
    </w:rPr>
  </w:style>
  <w:style w:type="character" w:styleId="IntenseEmphasis">
    <w:name w:val="Intense Emphasis"/>
    <w:basedOn w:val="DefaultParagraphFont"/>
    <w:uiPriority w:val="21"/>
    <w:qFormat/>
    <w:rsid w:val="00F41E44"/>
    <w:rPr>
      <w:i/>
      <w:iCs/>
      <w:color w:val="004F8A"/>
    </w:rPr>
  </w:style>
  <w:style w:type="character" w:styleId="IntenseReference">
    <w:name w:val="Intense Reference"/>
    <w:basedOn w:val="DefaultParagraphFont"/>
    <w:uiPriority w:val="32"/>
    <w:qFormat/>
    <w:rsid w:val="00F41E44"/>
    <w:rPr>
      <w:b/>
      <w:bCs/>
      <w:smallCaps/>
      <w:color w:val="004F8A"/>
      <w:spacing w:val="5"/>
    </w:rPr>
  </w:style>
  <w:style w:type="paragraph" w:customStyle="1" w:styleId="Num2Heading">
    <w:name w:val="Num2 Heading"/>
    <w:basedOn w:val="ListNumber"/>
    <w:link w:val="Num2HeadingChar"/>
    <w:rsid w:val="00AE0C39"/>
    <w:pPr>
      <w:numPr>
        <w:ilvl w:val="1"/>
      </w:numPr>
    </w:pPr>
    <w:rPr>
      <w:rFonts w:asciiTheme="majorHAnsi" w:hAnsiTheme="majorHAnsi"/>
      <w:color w:val="004F8A"/>
      <w:sz w:val="28"/>
      <w:szCs w:val="24"/>
    </w:rPr>
  </w:style>
  <w:style w:type="paragraph" w:customStyle="1" w:styleId="Num3Heading">
    <w:name w:val="Num3 Heading"/>
    <w:basedOn w:val="ListNumber"/>
    <w:link w:val="Num3HeadingChar"/>
    <w:rsid w:val="00E13BF9"/>
    <w:pPr>
      <w:numPr>
        <w:ilvl w:val="2"/>
      </w:numPr>
    </w:pPr>
    <w:rPr>
      <w:rFonts w:asciiTheme="majorHAnsi" w:hAnsiTheme="majorHAnsi"/>
      <w:color w:val="004F8A"/>
      <w:sz w:val="26"/>
    </w:rPr>
  </w:style>
  <w:style w:type="character" w:customStyle="1" w:styleId="Num2HeadingChar">
    <w:name w:val="Num2 Heading Char"/>
    <w:basedOn w:val="DefaultParagraphFont"/>
    <w:link w:val="Num2Heading"/>
    <w:rsid w:val="00AE0C39"/>
    <w:rPr>
      <w:rFonts w:asciiTheme="majorHAnsi" w:hAnsiTheme="majorHAnsi"/>
      <w:color w:val="004F8A"/>
      <w:sz w:val="28"/>
      <w:szCs w:val="24"/>
      <w:lang w:val="en-AU"/>
    </w:rPr>
  </w:style>
  <w:style w:type="character" w:customStyle="1" w:styleId="Heading5Char">
    <w:name w:val="Heading 5 Char"/>
    <w:basedOn w:val="DefaultParagraphFont"/>
    <w:link w:val="Heading50"/>
    <w:uiPriority w:val="9"/>
    <w:rsid w:val="001C3AA0"/>
    <w:rPr>
      <w:rFonts w:asciiTheme="majorHAnsi" w:eastAsiaTheme="majorEastAsia" w:hAnsiTheme="majorHAnsi" w:cstheme="majorBidi"/>
      <w:iCs/>
      <w:color w:val="004F8A"/>
      <w:lang w:val="en-US" w:eastAsia="ja-JP"/>
    </w:rPr>
  </w:style>
  <w:style w:type="character" w:customStyle="1" w:styleId="Num3HeadingChar">
    <w:name w:val="Num3 Heading Char"/>
    <w:basedOn w:val="Heading3Char"/>
    <w:link w:val="Num3Heading"/>
    <w:rsid w:val="00E13BF9"/>
    <w:rPr>
      <w:rFonts w:asciiTheme="majorHAnsi" w:eastAsiaTheme="majorEastAsia" w:hAnsiTheme="majorHAnsi" w:cstheme="majorBidi"/>
      <w:color w:val="004F8A"/>
      <w:sz w:val="26"/>
      <w:szCs w:val="24"/>
      <w:lang w:val="en-AU" w:eastAsia="ja-JP"/>
    </w:rPr>
  </w:style>
  <w:style w:type="character" w:customStyle="1" w:styleId="Heading6Char">
    <w:name w:val="Heading 6 Char"/>
    <w:basedOn w:val="DefaultParagraphFont"/>
    <w:link w:val="Heading6"/>
    <w:uiPriority w:val="9"/>
    <w:rsid w:val="00A85FC2"/>
    <w:rPr>
      <w:rFonts w:asciiTheme="majorHAnsi" w:eastAsiaTheme="majorEastAsia" w:hAnsiTheme="majorHAnsi" w:cstheme="majorBidi"/>
      <w:color w:val="1F4D78" w:themeColor="accent1" w:themeShade="7F"/>
      <w:lang w:val="en-AU"/>
    </w:rPr>
  </w:style>
  <w:style w:type="character" w:customStyle="1" w:styleId="Heading7Char">
    <w:name w:val="Heading 7 Char"/>
    <w:basedOn w:val="DefaultParagraphFont"/>
    <w:link w:val="Heading7"/>
    <w:uiPriority w:val="9"/>
    <w:semiHidden/>
    <w:rsid w:val="00A85FC2"/>
    <w:rPr>
      <w:rFonts w:asciiTheme="majorHAnsi" w:eastAsiaTheme="majorEastAsia" w:hAnsiTheme="majorHAnsi" w:cstheme="majorBidi"/>
      <w:i/>
      <w:iCs/>
      <w:color w:val="1F4D78" w:themeColor="accent1" w:themeShade="7F"/>
      <w:lang w:val="en-AU"/>
    </w:rPr>
  </w:style>
  <w:style w:type="character" w:customStyle="1" w:styleId="Heading8Char">
    <w:name w:val="Heading 8 Char"/>
    <w:basedOn w:val="DefaultParagraphFont"/>
    <w:link w:val="Heading8"/>
    <w:uiPriority w:val="9"/>
    <w:semiHidden/>
    <w:rsid w:val="00A85FC2"/>
    <w:rPr>
      <w:rFonts w:asciiTheme="majorHAnsi" w:eastAsiaTheme="majorEastAsia" w:hAnsiTheme="majorHAnsi" w:cstheme="majorBidi"/>
      <w:color w:val="272727" w:themeColor="text1" w:themeTint="D8"/>
      <w:sz w:val="21"/>
      <w:szCs w:val="21"/>
      <w:lang w:val="en-AU"/>
    </w:rPr>
  </w:style>
  <w:style w:type="character" w:customStyle="1" w:styleId="Heading9Char">
    <w:name w:val="Heading 9 Char"/>
    <w:basedOn w:val="DefaultParagraphFont"/>
    <w:link w:val="Heading9"/>
    <w:uiPriority w:val="9"/>
    <w:semiHidden/>
    <w:rsid w:val="00A85FC2"/>
    <w:rPr>
      <w:rFonts w:asciiTheme="majorHAnsi" w:eastAsiaTheme="majorEastAsia" w:hAnsiTheme="majorHAnsi" w:cstheme="majorBidi"/>
      <w:i/>
      <w:iCs/>
      <w:color w:val="272727" w:themeColor="text1" w:themeTint="D8"/>
      <w:sz w:val="21"/>
      <w:szCs w:val="21"/>
      <w:lang w:val="en-AU"/>
    </w:rPr>
  </w:style>
  <w:style w:type="paragraph" w:styleId="ListNumber3">
    <w:name w:val="List Number 3"/>
    <w:basedOn w:val="Normal"/>
    <w:uiPriority w:val="99"/>
    <w:unhideWhenUsed/>
    <w:rsid w:val="00A85FC2"/>
    <w:pPr>
      <w:numPr>
        <w:ilvl w:val="2"/>
        <w:numId w:val="2"/>
      </w:numPr>
      <w:contextualSpacing/>
    </w:pPr>
  </w:style>
  <w:style w:type="paragraph" w:customStyle="1" w:styleId="xmsolistparagraph">
    <w:name w:val="x_msolistparagraph"/>
    <w:basedOn w:val="Normal"/>
    <w:rsid w:val="00A01417"/>
    <w:pPr>
      <w:spacing w:after="0" w:line="240" w:lineRule="auto"/>
      <w:ind w:left="720"/>
    </w:pPr>
    <w:rPr>
      <w:rFonts w:ascii="Calibri" w:hAnsi="Calibri" w:cs="Calibri"/>
      <w:lang w:eastAsia="en-AU"/>
    </w:rPr>
  </w:style>
  <w:style w:type="table" w:styleId="GridTable4-Accent5">
    <w:name w:val="Grid Table 4 Accent 5"/>
    <w:basedOn w:val="TableNormal"/>
    <w:uiPriority w:val="49"/>
    <w:rsid w:val="006022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hone">
    <w:name w:val="phone"/>
    <w:basedOn w:val="Normal"/>
    <w:uiPriority w:val="99"/>
    <w:rsid w:val="003644CD"/>
    <w:pPr>
      <w:spacing w:before="100" w:beforeAutospacing="1" w:after="100" w:afterAutospacing="1" w:line="276" w:lineRule="auto"/>
    </w:pPr>
    <w:rPr>
      <w:rFonts w:ascii="Times New Roman" w:eastAsia="Times New Roman" w:hAnsi="Times New Roman" w:cs="Times New Roman"/>
      <w:sz w:val="24"/>
      <w:szCs w:val="24"/>
      <w:lang w:eastAsia="en-AU"/>
    </w:rPr>
  </w:style>
  <w:style w:type="character" w:customStyle="1" w:styleId="ListParagraphChar">
    <w:name w:val="List Paragraph Char"/>
    <w:aliases w:val="ignia-Bullet Char,Use Case List Paragraph Char,Bullets Char,Recommendation Char,List Paragraph1 Char,List Paragraph11 Char,bullet point list Char,Sitecore HEading 3 Char,Bullet Number Char,lp1 Char,Bullet 1 Char,Lists Char,Ref Char"/>
    <w:basedOn w:val="DefaultParagraphFont"/>
    <w:link w:val="ListParagraph"/>
    <w:uiPriority w:val="34"/>
    <w:locked/>
    <w:rsid w:val="00504623"/>
    <w:rPr>
      <w:lang w:val="en-AU"/>
    </w:rPr>
  </w:style>
  <w:style w:type="table" w:styleId="ListTable4-Accent5">
    <w:name w:val="List Table 4 Accent 5"/>
    <w:basedOn w:val="TableNormal"/>
    <w:uiPriority w:val="49"/>
    <w:rsid w:val="00016F6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unhideWhenUsed/>
    <w:rsid w:val="006A6C6E"/>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5Dark-Accent5">
    <w:name w:val="Grid Table 5 Dark Accent 5"/>
    <w:basedOn w:val="TableNormal"/>
    <w:uiPriority w:val="50"/>
    <w:rsid w:val="00682F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GridLight">
    <w:name w:val="Grid Table Light"/>
    <w:basedOn w:val="TableNormal"/>
    <w:uiPriority w:val="40"/>
    <w:rsid w:val="00A612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877326"/>
    <w:pPr>
      <w:autoSpaceDE w:val="0"/>
      <w:autoSpaceDN w:val="0"/>
      <w:adjustRightInd w:val="0"/>
      <w:spacing w:after="0" w:line="240" w:lineRule="auto"/>
    </w:pPr>
    <w:rPr>
      <w:rFonts w:ascii="Calibri" w:hAnsi="Calibri" w:cs="Calibri"/>
      <w:color w:val="000000"/>
      <w:sz w:val="24"/>
      <w:szCs w:val="24"/>
      <w:lang w:val="en-AU"/>
    </w:rPr>
  </w:style>
  <w:style w:type="paragraph" w:styleId="Caption">
    <w:name w:val="caption"/>
    <w:basedOn w:val="Normal"/>
    <w:next w:val="Normal"/>
    <w:link w:val="CaptionChar"/>
    <w:uiPriority w:val="35"/>
    <w:unhideWhenUsed/>
    <w:qFormat/>
    <w:rsid w:val="00DE0129"/>
    <w:pPr>
      <w:spacing w:after="200" w:line="240" w:lineRule="auto"/>
    </w:pPr>
    <w:rPr>
      <w:i/>
      <w:iCs/>
      <w:color w:val="44546A" w:themeColor="text2"/>
      <w:sz w:val="18"/>
      <w:szCs w:val="18"/>
    </w:rPr>
  </w:style>
  <w:style w:type="table" w:customStyle="1" w:styleId="ListTable4-Accent51">
    <w:name w:val="List Table 4 - Accent 51"/>
    <w:basedOn w:val="TableNormal"/>
    <w:next w:val="ListTable4-Accent5"/>
    <w:uiPriority w:val="49"/>
    <w:rsid w:val="003C4193"/>
    <w:pPr>
      <w:spacing w:after="0" w:line="240" w:lineRule="auto"/>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bCs/>
        <w:color w:val="FFFFFF" w:themeColor="background1"/>
        <w:sz w:val="18"/>
      </w:rPr>
      <w:tblPr/>
      <w:tcPr>
        <w:shd w:val="clear" w:color="auto" w:fill="44546A" w:themeFill="text2"/>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nhideWhenUsed/>
    <w:rsid w:val="008C56BB"/>
    <w:rPr>
      <w:sz w:val="16"/>
      <w:szCs w:val="16"/>
    </w:rPr>
  </w:style>
  <w:style w:type="paragraph" w:styleId="CommentText">
    <w:name w:val="annotation text"/>
    <w:basedOn w:val="Normal"/>
    <w:link w:val="CommentTextChar"/>
    <w:uiPriority w:val="99"/>
    <w:unhideWhenUsed/>
    <w:rsid w:val="008C56BB"/>
    <w:pPr>
      <w:spacing w:before="100"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8C56BB"/>
    <w:rPr>
      <w:rFonts w:eastAsiaTheme="minorEastAsia"/>
      <w:sz w:val="20"/>
      <w:szCs w:val="20"/>
      <w:lang w:val="en-AU"/>
    </w:rPr>
  </w:style>
  <w:style w:type="character" w:styleId="FollowedHyperlink">
    <w:name w:val="FollowedHyperlink"/>
    <w:basedOn w:val="DefaultParagraphFont"/>
    <w:uiPriority w:val="99"/>
    <w:semiHidden/>
    <w:unhideWhenUsed/>
    <w:rsid w:val="00421B9E"/>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1272BD"/>
    <w:pPr>
      <w:spacing w:before="0" w:after="160"/>
    </w:pPr>
    <w:rPr>
      <w:rFonts w:eastAsiaTheme="minorHAnsi"/>
      <w:b/>
      <w:bCs/>
    </w:rPr>
  </w:style>
  <w:style w:type="character" w:customStyle="1" w:styleId="CommentSubjectChar">
    <w:name w:val="Comment Subject Char"/>
    <w:basedOn w:val="CommentTextChar"/>
    <w:link w:val="CommentSubject"/>
    <w:uiPriority w:val="99"/>
    <w:semiHidden/>
    <w:rsid w:val="001272BD"/>
    <w:rPr>
      <w:rFonts w:eastAsiaTheme="minorEastAsia"/>
      <w:b/>
      <w:bCs/>
      <w:sz w:val="20"/>
      <w:szCs w:val="20"/>
      <w:lang w:val="en-AU"/>
    </w:rPr>
  </w:style>
  <w:style w:type="character" w:customStyle="1" w:styleId="CaptionChar">
    <w:name w:val="Caption Char"/>
    <w:basedOn w:val="DefaultParagraphFont"/>
    <w:link w:val="Caption"/>
    <w:uiPriority w:val="35"/>
    <w:rsid w:val="00373E85"/>
    <w:rPr>
      <w:i/>
      <w:iCs/>
      <w:color w:val="44546A" w:themeColor="text2"/>
      <w:sz w:val="18"/>
      <w:szCs w:val="18"/>
      <w:lang w:val="en-AU"/>
    </w:rPr>
  </w:style>
  <w:style w:type="character" w:styleId="Mention">
    <w:name w:val="Mention"/>
    <w:basedOn w:val="DefaultParagraphFont"/>
    <w:uiPriority w:val="99"/>
    <w:unhideWhenUsed/>
    <w:rsid w:val="00631191"/>
    <w:rPr>
      <w:color w:val="2B579A"/>
      <w:shd w:val="clear" w:color="auto" w:fill="E1DFDD"/>
    </w:rPr>
  </w:style>
  <w:style w:type="character" w:styleId="Strong">
    <w:name w:val="Strong"/>
    <w:basedOn w:val="DefaultParagraphFont"/>
    <w:uiPriority w:val="22"/>
    <w:qFormat/>
    <w:rsid w:val="00796383"/>
    <w:rPr>
      <w:b/>
      <w:bCs/>
    </w:rPr>
  </w:style>
  <w:style w:type="paragraph" w:customStyle="1" w:styleId="Heading2StyleOnly">
    <w:name w:val="Heading 2 Style Only"/>
    <w:basedOn w:val="Normal"/>
    <w:next w:val="Normal"/>
    <w:rsid w:val="00025331"/>
    <w:pPr>
      <w:widowControl w:val="0"/>
      <w:spacing w:before="120" w:after="120" w:line="240" w:lineRule="auto"/>
      <w:outlineLvl w:val="0"/>
    </w:pPr>
    <w:rPr>
      <w:rFonts w:ascii="Arial" w:eastAsia="Times New Roman" w:hAnsi="Arial" w:cs="Times New Roman"/>
      <w:b/>
      <w:iCs/>
      <w:color w:val="E36C0A"/>
      <w:sz w:val="24"/>
      <w:szCs w:val="20"/>
      <w:lang w:eastAsia="en-AU"/>
    </w:rPr>
  </w:style>
  <w:style w:type="paragraph" w:customStyle="1" w:styleId="Heading">
    <w:name w:val="Heading"/>
    <w:basedOn w:val="Heading1"/>
    <w:link w:val="HeadingChar"/>
    <w:qFormat/>
    <w:rsid w:val="007D0ECD"/>
    <w:pPr>
      <w:numPr>
        <w:numId w:val="0"/>
      </w:numPr>
    </w:pPr>
  </w:style>
  <w:style w:type="character" w:customStyle="1" w:styleId="HeadingChar">
    <w:name w:val="Heading Char"/>
    <w:basedOn w:val="Heading1Char"/>
    <w:link w:val="Heading"/>
    <w:rsid w:val="007D0ECD"/>
    <w:rPr>
      <w:rFonts w:asciiTheme="majorHAnsi" w:eastAsiaTheme="majorEastAsia" w:hAnsiTheme="majorHAnsi" w:cstheme="majorBidi"/>
      <w:noProof/>
      <w:color w:val="004F8A"/>
      <w:sz w:val="32"/>
      <w:szCs w:val="24"/>
      <w:lang w:val="en-AU"/>
    </w:rPr>
  </w:style>
  <w:style w:type="character" w:customStyle="1" w:styleId="Instructions">
    <w:name w:val="Instructions"/>
    <w:basedOn w:val="DefaultParagraphFont"/>
    <w:uiPriority w:val="99"/>
    <w:qFormat/>
    <w:rsid w:val="0031707B"/>
    <w:rPr>
      <w:i/>
      <w:iCs/>
      <w:color w:val="0000FF"/>
    </w:rPr>
  </w:style>
  <w:style w:type="paragraph" w:customStyle="1" w:styleId="Heading1StyleOnly">
    <w:name w:val="Heading 1 Style Only"/>
    <w:basedOn w:val="Normal"/>
    <w:next w:val="Normal"/>
    <w:rsid w:val="000E6494"/>
    <w:pPr>
      <w:widowControl w:val="0"/>
      <w:pBdr>
        <w:bottom w:val="single" w:sz="2" w:space="1" w:color="auto"/>
      </w:pBdr>
      <w:spacing w:before="240" w:after="240" w:line="240" w:lineRule="auto"/>
      <w:outlineLvl w:val="0"/>
    </w:pPr>
    <w:rPr>
      <w:rFonts w:ascii="Arial" w:eastAsia="Times New Roman" w:hAnsi="Arial" w:cs="Times New Roman"/>
      <w:b/>
      <w:color w:val="E36C0A"/>
      <w:sz w:val="36"/>
      <w:szCs w:val="32"/>
      <w:lang w:eastAsia="en-AU"/>
    </w:rPr>
  </w:style>
  <w:style w:type="paragraph" w:styleId="TOC4">
    <w:name w:val="toc 4"/>
    <w:basedOn w:val="Normal"/>
    <w:next w:val="Normal"/>
    <w:autoRedefine/>
    <w:uiPriority w:val="39"/>
    <w:unhideWhenUsed/>
    <w:rsid w:val="006E0D72"/>
    <w:pPr>
      <w:spacing w:after="0"/>
      <w:ind w:left="660"/>
    </w:pPr>
    <w:rPr>
      <w:rFonts w:cstheme="minorHAnsi"/>
      <w:sz w:val="18"/>
      <w:szCs w:val="18"/>
    </w:rPr>
  </w:style>
  <w:style w:type="paragraph" w:styleId="TOC5">
    <w:name w:val="toc 5"/>
    <w:basedOn w:val="Normal"/>
    <w:next w:val="Normal"/>
    <w:autoRedefine/>
    <w:uiPriority w:val="39"/>
    <w:unhideWhenUsed/>
    <w:rsid w:val="006E0D72"/>
    <w:pPr>
      <w:spacing w:after="0"/>
      <w:ind w:left="880"/>
    </w:pPr>
    <w:rPr>
      <w:rFonts w:cstheme="minorHAnsi"/>
      <w:sz w:val="18"/>
      <w:szCs w:val="18"/>
    </w:rPr>
  </w:style>
  <w:style w:type="paragraph" w:styleId="TOC6">
    <w:name w:val="toc 6"/>
    <w:basedOn w:val="Normal"/>
    <w:next w:val="Normal"/>
    <w:autoRedefine/>
    <w:uiPriority w:val="39"/>
    <w:unhideWhenUsed/>
    <w:rsid w:val="006E0D72"/>
    <w:pPr>
      <w:spacing w:after="0"/>
      <w:ind w:left="1100"/>
    </w:pPr>
    <w:rPr>
      <w:rFonts w:cstheme="minorHAnsi"/>
      <w:sz w:val="18"/>
      <w:szCs w:val="18"/>
    </w:rPr>
  </w:style>
  <w:style w:type="paragraph" w:styleId="TOC7">
    <w:name w:val="toc 7"/>
    <w:basedOn w:val="Normal"/>
    <w:next w:val="Normal"/>
    <w:autoRedefine/>
    <w:uiPriority w:val="39"/>
    <w:unhideWhenUsed/>
    <w:rsid w:val="006E0D72"/>
    <w:pPr>
      <w:spacing w:after="0"/>
      <w:ind w:left="1320"/>
    </w:pPr>
    <w:rPr>
      <w:rFonts w:cstheme="minorHAnsi"/>
      <w:sz w:val="18"/>
      <w:szCs w:val="18"/>
    </w:rPr>
  </w:style>
  <w:style w:type="paragraph" w:styleId="TOC8">
    <w:name w:val="toc 8"/>
    <w:basedOn w:val="Normal"/>
    <w:next w:val="Normal"/>
    <w:autoRedefine/>
    <w:uiPriority w:val="39"/>
    <w:unhideWhenUsed/>
    <w:rsid w:val="006E0D72"/>
    <w:pPr>
      <w:spacing w:after="0"/>
      <w:ind w:left="1540"/>
    </w:pPr>
    <w:rPr>
      <w:rFonts w:cstheme="minorHAnsi"/>
      <w:sz w:val="18"/>
      <w:szCs w:val="18"/>
    </w:rPr>
  </w:style>
  <w:style w:type="paragraph" w:styleId="TOC9">
    <w:name w:val="toc 9"/>
    <w:basedOn w:val="Normal"/>
    <w:next w:val="Normal"/>
    <w:autoRedefine/>
    <w:uiPriority w:val="39"/>
    <w:unhideWhenUsed/>
    <w:rsid w:val="006E0D72"/>
    <w:pPr>
      <w:spacing w:after="0"/>
      <w:ind w:left="1760"/>
    </w:pPr>
    <w:rPr>
      <w:rFonts w:cstheme="minorHAnsi"/>
      <w:sz w:val="18"/>
      <w:szCs w:val="18"/>
    </w:rPr>
  </w:style>
  <w:style w:type="table" w:styleId="GridTable4-Accent4">
    <w:name w:val="Grid Table 4 Accent 4"/>
    <w:basedOn w:val="TableNormal"/>
    <w:uiPriority w:val="49"/>
    <w:rsid w:val="0097333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DOCTableStyle">
    <w:name w:val="DOC Table Style"/>
    <w:basedOn w:val="TableNormal"/>
    <w:uiPriority w:val="99"/>
    <w:rsid w:val="00973339"/>
    <w:pPr>
      <w:spacing w:after="0" w:line="240" w:lineRule="auto"/>
    </w:pPr>
    <w:tblPr/>
  </w:style>
  <w:style w:type="character" w:styleId="HTMLCode">
    <w:name w:val="HTML Code"/>
    <w:basedOn w:val="DefaultParagraphFont"/>
    <w:uiPriority w:val="99"/>
    <w:semiHidden/>
    <w:unhideWhenUsed/>
    <w:rsid w:val="00973339"/>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7D47EB"/>
    <w:pPr>
      <w:spacing w:after="0" w:line="240" w:lineRule="auto"/>
    </w:pPr>
    <w:rPr>
      <w:rFonts w:ascii="Arial" w:hAnsi="Arial"/>
      <w:sz w:val="20"/>
      <w:szCs w:val="20"/>
    </w:rPr>
  </w:style>
  <w:style w:type="character" w:customStyle="1" w:styleId="FootnoteTextChar">
    <w:name w:val="Footnote Text Char"/>
    <w:basedOn w:val="DefaultParagraphFont"/>
    <w:link w:val="FootnoteText"/>
    <w:uiPriority w:val="99"/>
    <w:semiHidden/>
    <w:rsid w:val="007D47EB"/>
    <w:rPr>
      <w:rFonts w:ascii="Arial" w:hAnsi="Arial"/>
      <w:sz w:val="20"/>
      <w:szCs w:val="20"/>
      <w:lang w:val="en-AU"/>
    </w:rPr>
  </w:style>
  <w:style w:type="character" w:styleId="FootnoteReference">
    <w:name w:val="footnote reference"/>
    <w:basedOn w:val="DefaultParagraphFont"/>
    <w:uiPriority w:val="99"/>
    <w:semiHidden/>
    <w:unhideWhenUsed/>
    <w:rsid w:val="007D47EB"/>
    <w:rPr>
      <w:vertAlign w:val="superscript"/>
    </w:rPr>
  </w:style>
  <w:style w:type="table" w:styleId="GridTable4-Accent2">
    <w:name w:val="Grid Table 4 Accent 2"/>
    <w:basedOn w:val="TableNormal"/>
    <w:uiPriority w:val="49"/>
    <w:rsid w:val="008C32E2"/>
    <w:pPr>
      <w:spacing w:after="0" w:line="240" w:lineRule="auto"/>
    </w:pPr>
    <w:rPr>
      <w:lang w:val="en-AU"/>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3-Accent61">
    <w:name w:val="List Table 3 - Accent 61"/>
    <w:basedOn w:val="TableNormal"/>
    <w:next w:val="ListTable3-Accent6"/>
    <w:uiPriority w:val="48"/>
    <w:rsid w:val="00373F2F"/>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3-Accent6">
    <w:name w:val="List Table 3 Accent 6"/>
    <w:basedOn w:val="TableNormal"/>
    <w:uiPriority w:val="48"/>
    <w:rsid w:val="00373F2F"/>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TableGrid1">
    <w:name w:val="Table Grid1"/>
    <w:basedOn w:val="TableNormal"/>
    <w:next w:val="TableGrid"/>
    <w:uiPriority w:val="39"/>
    <w:rsid w:val="003C2F94"/>
    <w:pPr>
      <w:spacing w:after="0" w:line="240" w:lineRule="auto"/>
    </w:pPr>
    <w:rPr>
      <w:rFonts w:eastAsia="Times New Roman"/>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3C2F94"/>
    <w:pPr>
      <w:spacing w:after="0" w:line="240" w:lineRule="auto"/>
    </w:pPr>
    <w:rPr>
      <w:rFonts w:eastAsia="Times New Roman"/>
      <w:sz w:val="24"/>
      <w:szCs w:val="24"/>
      <w:lang w:val="en-US" w:eastAsia="ja-JP"/>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Light1">
    <w:name w:val="Table Grid Light1"/>
    <w:basedOn w:val="TableNormal"/>
    <w:next w:val="TableGridLight"/>
    <w:uiPriority w:val="40"/>
    <w:rsid w:val="003C2F94"/>
    <w:pPr>
      <w:spacing w:after="0" w:line="240" w:lineRule="auto"/>
    </w:pPr>
    <w:rPr>
      <w:rFonts w:eastAsia="Times New Roman"/>
      <w:sz w:val="24"/>
      <w:szCs w:val="24"/>
      <w:lang w:val="en-US" w:eastAsia="ja-JP"/>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
    <w:name w:val="Grid Table 1 Light1"/>
    <w:basedOn w:val="TableNormal"/>
    <w:next w:val="GridTable1Light"/>
    <w:uiPriority w:val="46"/>
    <w:rsid w:val="003C2F94"/>
    <w:pPr>
      <w:spacing w:after="0" w:line="240" w:lineRule="auto"/>
    </w:pPr>
    <w:rPr>
      <w:rFonts w:eastAsia="Times New Roman"/>
      <w:sz w:val="24"/>
      <w:szCs w:val="24"/>
      <w:lang w:val="en-US" w:eastAsia="ja-JP"/>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3C2F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Heading5">
    <w:name w:val="Heading5"/>
    <w:basedOn w:val="Heading50"/>
    <w:link w:val="Heading5Char0"/>
    <w:qFormat/>
    <w:rsid w:val="00A549FD"/>
    <w:pPr>
      <w:numPr>
        <w:ilvl w:val="4"/>
        <w:numId w:val="4"/>
      </w:numPr>
      <w:ind w:left="993"/>
    </w:pPr>
  </w:style>
  <w:style w:type="character" w:customStyle="1" w:styleId="Heading5Char0">
    <w:name w:val="Heading5 Char"/>
    <w:basedOn w:val="Heading5Char"/>
    <w:link w:val="Heading5"/>
    <w:rsid w:val="00A549FD"/>
    <w:rPr>
      <w:rFonts w:asciiTheme="majorHAnsi" w:eastAsiaTheme="majorEastAsia" w:hAnsiTheme="majorHAnsi" w:cstheme="majorBidi"/>
      <w:iCs/>
      <w:color w:val="004F8A"/>
      <w:lang w:val="en-US" w:eastAsia="ja-JP"/>
    </w:rPr>
  </w:style>
  <w:style w:type="paragraph" w:customStyle="1" w:styleId="TableStyle">
    <w:name w:val="TableStyle"/>
    <w:basedOn w:val="Normal"/>
    <w:link w:val="TableStyleChar"/>
    <w:qFormat/>
    <w:rsid w:val="000244BF"/>
    <w:rPr>
      <w:rFonts w:ascii="Aptos Narrow" w:hAnsi="Aptos Narrow"/>
      <w:sz w:val="18"/>
      <w:szCs w:val="18"/>
      <w:lang w:eastAsia="en-AU"/>
    </w:rPr>
  </w:style>
  <w:style w:type="character" w:customStyle="1" w:styleId="TableStyleChar">
    <w:name w:val="TableStyle Char"/>
    <w:basedOn w:val="DefaultParagraphFont"/>
    <w:link w:val="TableStyle"/>
    <w:rsid w:val="000244BF"/>
    <w:rPr>
      <w:rFonts w:ascii="Aptos Narrow" w:hAnsi="Aptos Narrow"/>
      <w:sz w:val="18"/>
      <w:szCs w:val="18"/>
      <w:lang w:val="en-AU" w:eastAsia="en-AU"/>
    </w:rPr>
  </w:style>
  <w:style w:type="character" w:styleId="Emphasis">
    <w:name w:val="Emphasis"/>
    <w:basedOn w:val="DefaultParagraphFont"/>
    <w:uiPriority w:val="20"/>
    <w:qFormat/>
    <w:rsid w:val="00B23B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9469">
      <w:bodyDiv w:val="1"/>
      <w:marLeft w:val="0"/>
      <w:marRight w:val="0"/>
      <w:marTop w:val="0"/>
      <w:marBottom w:val="0"/>
      <w:divBdr>
        <w:top w:val="none" w:sz="0" w:space="0" w:color="auto"/>
        <w:left w:val="none" w:sz="0" w:space="0" w:color="auto"/>
        <w:bottom w:val="none" w:sz="0" w:space="0" w:color="auto"/>
        <w:right w:val="none" w:sz="0" w:space="0" w:color="auto"/>
      </w:divBdr>
    </w:div>
    <w:div w:id="34739555">
      <w:bodyDiv w:val="1"/>
      <w:marLeft w:val="0"/>
      <w:marRight w:val="0"/>
      <w:marTop w:val="0"/>
      <w:marBottom w:val="0"/>
      <w:divBdr>
        <w:top w:val="none" w:sz="0" w:space="0" w:color="auto"/>
        <w:left w:val="none" w:sz="0" w:space="0" w:color="auto"/>
        <w:bottom w:val="none" w:sz="0" w:space="0" w:color="auto"/>
        <w:right w:val="none" w:sz="0" w:space="0" w:color="auto"/>
      </w:divBdr>
      <w:divsChild>
        <w:div w:id="878475399">
          <w:marLeft w:val="0"/>
          <w:marRight w:val="0"/>
          <w:marTop w:val="0"/>
          <w:marBottom w:val="0"/>
          <w:divBdr>
            <w:top w:val="none" w:sz="0" w:space="0" w:color="auto"/>
            <w:left w:val="none" w:sz="0" w:space="0" w:color="auto"/>
            <w:bottom w:val="none" w:sz="0" w:space="0" w:color="auto"/>
            <w:right w:val="none" w:sz="0" w:space="0" w:color="auto"/>
          </w:divBdr>
          <w:divsChild>
            <w:div w:id="3970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4686">
      <w:bodyDiv w:val="1"/>
      <w:marLeft w:val="0"/>
      <w:marRight w:val="0"/>
      <w:marTop w:val="0"/>
      <w:marBottom w:val="0"/>
      <w:divBdr>
        <w:top w:val="none" w:sz="0" w:space="0" w:color="auto"/>
        <w:left w:val="none" w:sz="0" w:space="0" w:color="auto"/>
        <w:bottom w:val="none" w:sz="0" w:space="0" w:color="auto"/>
        <w:right w:val="none" w:sz="0" w:space="0" w:color="auto"/>
      </w:divBdr>
    </w:div>
    <w:div w:id="72167861">
      <w:bodyDiv w:val="1"/>
      <w:marLeft w:val="0"/>
      <w:marRight w:val="0"/>
      <w:marTop w:val="0"/>
      <w:marBottom w:val="0"/>
      <w:divBdr>
        <w:top w:val="none" w:sz="0" w:space="0" w:color="auto"/>
        <w:left w:val="none" w:sz="0" w:space="0" w:color="auto"/>
        <w:bottom w:val="none" w:sz="0" w:space="0" w:color="auto"/>
        <w:right w:val="none" w:sz="0" w:space="0" w:color="auto"/>
      </w:divBdr>
      <w:divsChild>
        <w:div w:id="2126076537">
          <w:marLeft w:val="0"/>
          <w:marRight w:val="0"/>
          <w:marTop w:val="0"/>
          <w:marBottom w:val="0"/>
          <w:divBdr>
            <w:top w:val="none" w:sz="0" w:space="0" w:color="auto"/>
            <w:left w:val="none" w:sz="0" w:space="0" w:color="auto"/>
            <w:bottom w:val="none" w:sz="0" w:space="0" w:color="auto"/>
            <w:right w:val="none" w:sz="0" w:space="0" w:color="auto"/>
          </w:divBdr>
          <w:divsChild>
            <w:div w:id="107027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5804">
      <w:bodyDiv w:val="1"/>
      <w:marLeft w:val="0"/>
      <w:marRight w:val="0"/>
      <w:marTop w:val="0"/>
      <w:marBottom w:val="0"/>
      <w:divBdr>
        <w:top w:val="none" w:sz="0" w:space="0" w:color="auto"/>
        <w:left w:val="none" w:sz="0" w:space="0" w:color="auto"/>
        <w:bottom w:val="none" w:sz="0" w:space="0" w:color="auto"/>
        <w:right w:val="none" w:sz="0" w:space="0" w:color="auto"/>
      </w:divBdr>
    </w:div>
    <w:div w:id="82994506">
      <w:bodyDiv w:val="1"/>
      <w:marLeft w:val="0"/>
      <w:marRight w:val="0"/>
      <w:marTop w:val="0"/>
      <w:marBottom w:val="0"/>
      <w:divBdr>
        <w:top w:val="none" w:sz="0" w:space="0" w:color="auto"/>
        <w:left w:val="none" w:sz="0" w:space="0" w:color="auto"/>
        <w:bottom w:val="none" w:sz="0" w:space="0" w:color="auto"/>
        <w:right w:val="none" w:sz="0" w:space="0" w:color="auto"/>
      </w:divBdr>
    </w:div>
    <w:div w:id="87621986">
      <w:bodyDiv w:val="1"/>
      <w:marLeft w:val="0"/>
      <w:marRight w:val="0"/>
      <w:marTop w:val="0"/>
      <w:marBottom w:val="0"/>
      <w:divBdr>
        <w:top w:val="none" w:sz="0" w:space="0" w:color="auto"/>
        <w:left w:val="none" w:sz="0" w:space="0" w:color="auto"/>
        <w:bottom w:val="none" w:sz="0" w:space="0" w:color="auto"/>
        <w:right w:val="none" w:sz="0" w:space="0" w:color="auto"/>
      </w:divBdr>
    </w:div>
    <w:div w:id="97650190">
      <w:bodyDiv w:val="1"/>
      <w:marLeft w:val="0"/>
      <w:marRight w:val="0"/>
      <w:marTop w:val="0"/>
      <w:marBottom w:val="0"/>
      <w:divBdr>
        <w:top w:val="none" w:sz="0" w:space="0" w:color="auto"/>
        <w:left w:val="none" w:sz="0" w:space="0" w:color="auto"/>
        <w:bottom w:val="none" w:sz="0" w:space="0" w:color="auto"/>
        <w:right w:val="none" w:sz="0" w:space="0" w:color="auto"/>
      </w:divBdr>
    </w:div>
    <w:div w:id="104465660">
      <w:bodyDiv w:val="1"/>
      <w:marLeft w:val="0"/>
      <w:marRight w:val="0"/>
      <w:marTop w:val="0"/>
      <w:marBottom w:val="0"/>
      <w:divBdr>
        <w:top w:val="none" w:sz="0" w:space="0" w:color="auto"/>
        <w:left w:val="none" w:sz="0" w:space="0" w:color="auto"/>
        <w:bottom w:val="none" w:sz="0" w:space="0" w:color="auto"/>
        <w:right w:val="none" w:sz="0" w:space="0" w:color="auto"/>
      </w:divBdr>
    </w:div>
    <w:div w:id="108550483">
      <w:bodyDiv w:val="1"/>
      <w:marLeft w:val="0"/>
      <w:marRight w:val="0"/>
      <w:marTop w:val="0"/>
      <w:marBottom w:val="0"/>
      <w:divBdr>
        <w:top w:val="none" w:sz="0" w:space="0" w:color="auto"/>
        <w:left w:val="none" w:sz="0" w:space="0" w:color="auto"/>
        <w:bottom w:val="none" w:sz="0" w:space="0" w:color="auto"/>
        <w:right w:val="none" w:sz="0" w:space="0" w:color="auto"/>
      </w:divBdr>
    </w:div>
    <w:div w:id="112602016">
      <w:bodyDiv w:val="1"/>
      <w:marLeft w:val="0"/>
      <w:marRight w:val="0"/>
      <w:marTop w:val="0"/>
      <w:marBottom w:val="0"/>
      <w:divBdr>
        <w:top w:val="none" w:sz="0" w:space="0" w:color="auto"/>
        <w:left w:val="none" w:sz="0" w:space="0" w:color="auto"/>
        <w:bottom w:val="none" w:sz="0" w:space="0" w:color="auto"/>
        <w:right w:val="none" w:sz="0" w:space="0" w:color="auto"/>
      </w:divBdr>
    </w:div>
    <w:div w:id="126094886">
      <w:bodyDiv w:val="1"/>
      <w:marLeft w:val="0"/>
      <w:marRight w:val="0"/>
      <w:marTop w:val="0"/>
      <w:marBottom w:val="0"/>
      <w:divBdr>
        <w:top w:val="none" w:sz="0" w:space="0" w:color="auto"/>
        <w:left w:val="none" w:sz="0" w:space="0" w:color="auto"/>
        <w:bottom w:val="none" w:sz="0" w:space="0" w:color="auto"/>
        <w:right w:val="none" w:sz="0" w:space="0" w:color="auto"/>
      </w:divBdr>
    </w:div>
    <w:div w:id="131799542">
      <w:bodyDiv w:val="1"/>
      <w:marLeft w:val="0"/>
      <w:marRight w:val="0"/>
      <w:marTop w:val="0"/>
      <w:marBottom w:val="0"/>
      <w:divBdr>
        <w:top w:val="none" w:sz="0" w:space="0" w:color="auto"/>
        <w:left w:val="none" w:sz="0" w:space="0" w:color="auto"/>
        <w:bottom w:val="none" w:sz="0" w:space="0" w:color="auto"/>
        <w:right w:val="none" w:sz="0" w:space="0" w:color="auto"/>
      </w:divBdr>
    </w:div>
    <w:div w:id="132871382">
      <w:bodyDiv w:val="1"/>
      <w:marLeft w:val="0"/>
      <w:marRight w:val="0"/>
      <w:marTop w:val="0"/>
      <w:marBottom w:val="0"/>
      <w:divBdr>
        <w:top w:val="none" w:sz="0" w:space="0" w:color="auto"/>
        <w:left w:val="none" w:sz="0" w:space="0" w:color="auto"/>
        <w:bottom w:val="none" w:sz="0" w:space="0" w:color="auto"/>
        <w:right w:val="none" w:sz="0" w:space="0" w:color="auto"/>
      </w:divBdr>
    </w:div>
    <w:div w:id="135805159">
      <w:bodyDiv w:val="1"/>
      <w:marLeft w:val="0"/>
      <w:marRight w:val="0"/>
      <w:marTop w:val="0"/>
      <w:marBottom w:val="0"/>
      <w:divBdr>
        <w:top w:val="none" w:sz="0" w:space="0" w:color="auto"/>
        <w:left w:val="none" w:sz="0" w:space="0" w:color="auto"/>
        <w:bottom w:val="none" w:sz="0" w:space="0" w:color="auto"/>
        <w:right w:val="none" w:sz="0" w:space="0" w:color="auto"/>
      </w:divBdr>
      <w:divsChild>
        <w:div w:id="1201115">
          <w:marLeft w:val="0"/>
          <w:marRight w:val="0"/>
          <w:marTop w:val="0"/>
          <w:marBottom w:val="0"/>
          <w:divBdr>
            <w:top w:val="none" w:sz="0" w:space="0" w:color="auto"/>
            <w:left w:val="none" w:sz="0" w:space="0" w:color="auto"/>
            <w:bottom w:val="none" w:sz="0" w:space="0" w:color="auto"/>
            <w:right w:val="none" w:sz="0" w:space="0" w:color="auto"/>
          </w:divBdr>
          <w:divsChild>
            <w:div w:id="518661822">
              <w:marLeft w:val="0"/>
              <w:marRight w:val="0"/>
              <w:marTop w:val="0"/>
              <w:marBottom w:val="0"/>
              <w:divBdr>
                <w:top w:val="none" w:sz="0" w:space="0" w:color="auto"/>
                <w:left w:val="none" w:sz="0" w:space="0" w:color="auto"/>
                <w:bottom w:val="none" w:sz="0" w:space="0" w:color="auto"/>
                <w:right w:val="none" w:sz="0" w:space="0" w:color="auto"/>
              </w:divBdr>
            </w:div>
            <w:div w:id="1107389824">
              <w:marLeft w:val="0"/>
              <w:marRight w:val="0"/>
              <w:marTop w:val="0"/>
              <w:marBottom w:val="0"/>
              <w:divBdr>
                <w:top w:val="none" w:sz="0" w:space="0" w:color="auto"/>
                <w:left w:val="none" w:sz="0" w:space="0" w:color="auto"/>
                <w:bottom w:val="none" w:sz="0" w:space="0" w:color="auto"/>
                <w:right w:val="none" w:sz="0" w:space="0" w:color="auto"/>
              </w:divBdr>
            </w:div>
            <w:div w:id="1183127865">
              <w:marLeft w:val="0"/>
              <w:marRight w:val="0"/>
              <w:marTop w:val="0"/>
              <w:marBottom w:val="0"/>
              <w:divBdr>
                <w:top w:val="none" w:sz="0" w:space="0" w:color="auto"/>
                <w:left w:val="none" w:sz="0" w:space="0" w:color="auto"/>
                <w:bottom w:val="none" w:sz="0" w:space="0" w:color="auto"/>
                <w:right w:val="none" w:sz="0" w:space="0" w:color="auto"/>
              </w:divBdr>
            </w:div>
            <w:div w:id="1221285602">
              <w:marLeft w:val="0"/>
              <w:marRight w:val="0"/>
              <w:marTop w:val="0"/>
              <w:marBottom w:val="0"/>
              <w:divBdr>
                <w:top w:val="none" w:sz="0" w:space="0" w:color="auto"/>
                <w:left w:val="none" w:sz="0" w:space="0" w:color="auto"/>
                <w:bottom w:val="none" w:sz="0" w:space="0" w:color="auto"/>
                <w:right w:val="none" w:sz="0" w:space="0" w:color="auto"/>
              </w:divBdr>
            </w:div>
            <w:div w:id="1373111830">
              <w:marLeft w:val="0"/>
              <w:marRight w:val="0"/>
              <w:marTop w:val="0"/>
              <w:marBottom w:val="0"/>
              <w:divBdr>
                <w:top w:val="none" w:sz="0" w:space="0" w:color="auto"/>
                <w:left w:val="none" w:sz="0" w:space="0" w:color="auto"/>
                <w:bottom w:val="none" w:sz="0" w:space="0" w:color="auto"/>
                <w:right w:val="none" w:sz="0" w:space="0" w:color="auto"/>
              </w:divBdr>
            </w:div>
            <w:div w:id="19349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7575">
      <w:bodyDiv w:val="1"/>
      <w:marLeft w:val="0"/>
      <w:marRight w:val="0"/>
      <w:marTop w:val="0"/>
      <w:marBottom w:val="0"/>
      <w:divBdr>
        <w:top w:val="none" w:sz="0" w:space="0" w:color="auto"/>
        <w:left w:val="none" w:sz="0" w:space="0" w:color="auto"/>
        <w:bottom w:val="none" w:sz="0" w:space="0" w:color="auto"/>
        <w:right w:val="none" w:sz="0" w:space="0" w:color="auto"/>
      </w:divBdr>
    </w:div>
    <w:div w:id="146439896">
      <w:bodyDiv w:val="1"/>
      <w:marLeft w:val="0"/>
      <w:marRight w:val="0"/>
      <w:marTop w:val="0"/>
      <w:marBottom w:val="0"/>
      <w:divBdr>
        <w:top w:val="none" w:sz="0" w:space="0" w:color="auto"/>
        <w:left w:val="none" w:sz="0" w:space="0" w:color="auto"/>
        <w:bottom w:val="none" w:sz="0" w:space="0" w:color="auto"/>
        <w:right w:val="none" w:sz="0" w:space="0" w:color="auto"/>
      </w:divBdr>
    </w:div>
    <w:div w:id="156843111">
      <w:bodyDiv w:val="1"/>
      <w:marLeft w:val="0"/>
      <w:marRight w:val="0"/>
      <w:marTop w:val="0"/>
      <w:marBottom w:val="0"/>
      <w:divBdr>
        <w:top w:val="none" w:sz="0" w:space="0" w:color="auto"/>
        <w:left w:val="none" w:sz="0" w:space="0" w:color="auto"/>
        <w:bottom w:val="none" w:sz="0" w:space="0" w:color="auto"/>
        <w:right w:val="none" w:sz="0" w:space="0" w:color="auto"/>
      </w:divBdr>
    </w:div>
    <w:div w:id="161506004">
      <w:bodyDiv w:val="1"/>
      <w:marLeft w:val="0"/>
      <w:marRight w:val="0"/>
      <w:marTop w:val="0"/>
      <w:marBottom w:val="0"/>
      <w:divBdr>
        <w:top w:val="none" w:sz="0" w:space="0" w:color="auto"/>
        <w:left w:val="none" w:sz="0" w:space="0" w:color="auto"/>
        <w:bottom w:val="none" w:sz="0" w:space="0" w:color="auto"/>
        <w:right w:val="none" w:sz="0" w:space="0" w:color="auto"/>
      </w:divBdr>
      <w:divsChild>
        <w:div w:id="622200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39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56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54264">
      <w:bodyDiv w:val="1"/>
      <w:marLeft w:val="0"/>
      <w:marRight w:val="0"/>
      <w:marTop w:val="0"/>
      <w:marBottom w:val="0"/>
      <w:divBdr>
        <w:top w:val="none" w:sz="0" w:space="0" w:color="auto"/>
        <w:left w:val="none" w:sz="0" w:space="0" w:color="auto"/>
        <w:bottom w:val="none" w:sz="0" w:space="0" w:color="auto"/>
        <w:right w:val="none" w:sz="0" w:space="0" w:color="auto"/>
      </w:divBdr>
    </w:div>
    <w:div w:id="174226562">
      <w:bodyDiv w:val="1"/>
      <w:marLeft w:val="0"/>
      <w:marRight w:val="0"/>
      <w:marTop w:val="0"/>
      <w:marBottom w:val="0"/>
      <w:divBdr>
        <w:top w:val="none" w:sz="0" w:space="0" w:color="auto"/>
        <w:left w:val="none" w:sz="0" w:space="0" w:color="auto"/>
        <w:bottom w:val="none" w:sz="0" w:space="0" w:color="auto"/>
        <w:right w:val="none" w:sz="0" w:space="0" w:color="auto"/>
      </w:divBdr>
    </w:div>
    <w:div w:id="194512657">
      <w:bodyDiv w:val="1"/>
      <w:marLeft w:val="0"/>
      <w:marRight w:val="0"/>
      <w:marTop w:val="0"/>
      <w:marBottom w:val="0"/>
      <w:divBdr>
        <w:top w:val="none" w:sz="0" w:space="0" w:color="auto"/>
        <w:left w:val="none" w:sz="0" w:space="0" w:color="auto"/>
        <w:bottom w:val="none" w:sz="0" w:space="0" w:color="auto"/>
        <w:right w:val="none" w:sz="0" w:space="0" w:color="auto"/>
      </w:divBdr>
    </w:div>
    <w:div w:id="196698073">
      <w:bodyDiv w:val="1"/>
      <w:marLeft w:val="0"/>
      <w:marRight w:val="0"/>
      <w:marTop w:val="0"/>
      <w:marBottom w:val="0"/>
      <w:divBdr>
        <w:top w:val="none" w:sz="0" w:space="0" w:color="auto"/>
        <w:left w:val="none" w:sz="0" w:space="0" w:color="auto"/>
        <w:bottom w:val="none" w:sz="0" w:space="0" w:color="auto"/>
        <w:right w:val="none" w:sz="0" w:space="0" w:color="auto"/>
      </w:divBdr>
    </w:div>
    <w:div w:id="197090914">
      <w:bodyDiv w:val="1"/>
      <w:marLeft w:val="0"/>
      <w:marRight w:val="0"/>
      <w:marTop w:val="0"/>
      <w:marBottom w:val="0"/>
      <w:divBdr>
        <w:top w:val="none" w:sz="0" w:space="0" w:color="auto"/>
        <w:left w:val="none" w:sz="0" w:space="0" w:color="auto"/>
        <w:bottom w:val="none" w:sz="0" w:space="0" w:color="auto"/>
        <w:right w:val="none" w:sz="0" w:space="0" w:color="auto"/>
      </w:divBdr>
    </w:div>
    <w:div w:id="225381164">
      <w:bodyDiv w:val="1"/>
      <w:marLeft w:val="0"/>
      <w:marRight w:val="0"/>
      <w:marTop w:val="0"/>
      <w:marBottom w:val="0"/>
      <w:divBdr>
        <w:top w:val="none" w:sz="0" w:space="0" w:color="auto"/>
        <w:left w:val="none" w:sz="0" w:space="0" w:color="auto"/>
        <w:bottom w:val="none" w:sz="0" w:space="0" w:color="auto"/>
        <w:right w:val="none" w:sz="0" w:space="0" w:color="auto"/>
      </w:divBdr>
    </w:div>
    <w:div w:id="246695705">
      <w:bodyDiv w:val="1"/>
      <w:marLeft w:val="0"/>
      <w:marRight w:val="0"/>
      <w:marTop w:val="0"/>
      <w:marBottom w:val="0"/>
      <w:divBdr>
        <w:top w:val="none" w:sz="0" w:space="0" w:color="auto"/>
        <w:left w:val="none" w:sz="0" w:space="0" w:color="auto"/>
        <w:bottom w:val="none" w:sz="0" w:space="0" w:color="auto"/>
        <w:right w:val="none" w:sz="0" w:space="0" w:color="auto"/>
      </w:divBdr>
    </w:div>
    <w:div w:id="247808390">
      <w:bodyDiv w:val="1"/>
      <w:marLeft w:val="0"/>
      <w:marRight w:val="0"/>
      <w:marTop w:val="0"/>
      <w:marBottom w:val="0"/>
      <w:divBdr>
        <w:top w:val="none" w:sz="0" w:space="0" w:color="auto"/>
        <w:left w:val="none" w:sz="0" w:space="0" w:color="auto"/>
        <w:bottom w:val="none" w:sz="0" w:space="0" w:color="auto"/>
        <w:right w:val="none" w:sz="0" w:space="0" w:color="auto"/>
      </w:divBdr>
    </w:div>
    <w:div w:id="262228759">
      <w:bodyDiv w:val="1"/>
      <w:marLeft w:val="0"/>
      <w:marRight w:val="0"/>
      <w:marTop w:val="0"/>
      <w:marBottom w:val="0"/>
      <w:divBdr>
        <w:top w:val="none" w:sz="0" w:space="0" w:color="auto"/>
        <w:left w:val="none" w:sz="0" w:space="0" w:color="auto"/>
        <w:bottom w:val="none" w:sz="0" w:space="0" w:color="auto"/>
        <w:right w:val="none" w:sz="0" w:space="0" w:color="auto"/>
      </w:divBdr>
    </w:div>
    <w:div w:id="269243363">
      <w:bodyDiv w:val="1"/>
      <w:marLeft w:val="0"/>
      <w:marRight w:val="0"/>
      <w:marTop w:val="0"/>
      <w:marBottom w:val="0"/>
      <w:divBdr>
        <w:top w:val="none" w:sz="0" w:space="0" w:color="auto"/>
        <w:left w:val="none" w:sz="0" w:space="0" w:color="auto"/>
        <w:bottom w:val="none" w:sz="0" w:space="0" w:color="auto"/>
        <w:right w:val="none" w:sz="0" w:space="0" w:color="auto"/>
      </w:divBdr>
    </w:div>
    <w:div w:id="272830390">
      <w:bodyDiv w:val="1"/>
      <w:marLeft w:val="0"/>
      <w:marRight w:val="0"/>
      <w:marTop w:val="0"/>
      <w:marBottom w:val="0"/>
      <w:divBdr>
        <w:top w:val="none" w:sz="0" w:space="0" w:color="auto"/>
        <w:left w:val="none" w:sz="0" w:space="0" w:color="auto"/>
        <w:bottom w:val="none" w:sz="0" w:space="0" w:color="auto"/>
        <w:right w:val="none" w:sz="0" w:space="0" w:color="auto"/>
      </w:divBdr>
    </w:div>
    <w:div w:id="276717295">
      <w:bodyDiv w:val="1"/>
      <w:marLeft w:val="0"/>
      <w:marRight w:val="0"/>
      <w:marTop w:val="0"/>
      <w:marBottom w:val="0"/>
      <w:divBdr>
        <w:top w:val="none" w:sz="0" w:space="0" w:color="auto"/>
        <w:left w:val="none" w:sz="0" w:space="0" w:color="auto"/>
        <w:bottom w:val="none" w:sz="0" w:space="0" w:color="auto"/>
        <w:right w:val="none" w:sz="0" w:space="0" w:color="auto"/>
      </w:divBdr>
    </w:div>
    <w:div w:id="280841776">
      <w:bodyDiv w:val="1"/>
      <w:marLeft w:val="0"/>
      <w:marRight w:val="0"/>
      <w:marTop w:val="0"/>
      <w:marBottom w:val="0"/>
      <w:divBdr>
        <w:top w:val="none" w:sz="0" w:space="0" w:color="auto"/>
        <w:left w:val="none" w:sz="0" w:space="0" w:color="auto"/>
        <w:bottom w:val="none" w:sz="0" w:space="0" w:color="auto"/>
        <w:right w:val="none" w:sz="0" w:space="0" w:color="auto"/>
      </w:divBdr>
    </w:div>
    <w:div w:id="283780449">
      <w:bodyDiv w:val="1"/>
      <w:marLeft w:val="0"/>
      <w:marRight w:val="0"/>
      <w:marTop w:val="0"/>
      <w:marBottom w:val="0"/>
      <w:divBdr>
        <w:top w:val="none" w:sz="0" w:space="0" w:color="auto"/>
        <w:left w:val="none" w:sz="0" w:space="0" w:color="auto"/>
        <w:bottom w:val="none" w:sz="0" w:space="0" w:color="auto"/>
        <w:right w:val="none" w:sz="0" w:space="0" w:color="auto"/>
      </w:divBdr>
    </w:div>
    <w:div w:id="286358752">
      <w:bodyDiv w:val="1"/>
      <w:marLeft w:val="0"/>
      <w:marRight w:val="0"/>
      <w:marTop w:val="0"/>
      <w:marBottom w:val="0"/>
      <w:divBdr>
        <w:top w:val="none" w:sz="0" w:space="0" w:color="auto"/>
        <w:left w:val="none" w:sz="0" w:space="0" w:color="auto"/>
        <w:bottom w:val="none" w:sz="0" w:space="0" w:color="auto"/>
        <w:right w:val="none" w:sz="0" w:space="0" w:color="auto"/>
      </w:divBdr>
    </w:div>
    <w:div w:id="298731793">
      <w:bodyDiv w:val="1"/>
      <w:marLeft w:val="0"/>
      <w:marRight w:val="0"/>
      <w:marTop w:val="0"/>
      <w:marBottom w:val="0"/>
      <w:divBdr>
        <w:top w:val="none" w:sz="0" w:space="0" w:color="auto"/>
        <w:left w:val="none" w:sz="0" w:space="0" w:color="auto"/>
        <w:bottom w:val="none" w:sz="0" w:space="0" w:color="auto"/>
        <w:right w:val="none" w:sz="0" w:space="0" w:color="auto"/>
      </w:divBdr>
    </w:div>
    <w:div w:id="305162203">
      <w:bodyDiv w:val="1"/>
      <w:marLeft w:val="0"/>
      <w:marRight w:val="0"/>
      <w:marTop w:val="0"/>
      <w:marBottom w:val="0"/>
      <w:divBdr>
        <w:top w:val="none" w:sz="0" w:space="0" w:color="auto"/>
        <w:left w:val="none" w:sz="0" w:space="0" w:color="auto"/>
        <w:bottom w:val="none" w:sz="0" w:space="0" w:color="auto"/>
        <w:right w:val="none" w:sz="0" w:space="0" w:color="auto"/>
      </w:divBdr>
    </w:div>
    <w:div w:id="308949343">
      <w:bodyDiv w:val="1"/>
      <w:marLeft w:val="0"/>
      <w:marRight w:val="0"/>
      <w:marTop w:val="0"/>
      <w:marBottom w:val="0"/>
      <w:divBdr>
        <w:top w:val="none" w:sz="0" w:space="0" w:color="auto"/>
        <w:left w:val="none" w:sz="0" w:space="0" w:color="auto"/>
        <w:bottom w:val="none" w:sz="0" w:space="0" w:color="auto"/>
        <w:right w:val="none" w:sz="0" w:space="0" w:color="auto"/>
      </w:divBdr>
    </w:div>
    <w:div w:id="320348909">
      <w:bodyDiv w:val="1"/>
      <w:marLeft w:val="0"/>
      <w:marRight w:val="0"/>
      <w:marTop w:val="0"/>
      <w:marBottom w:val="0"/>
      <w:divBdr>
        <w:top w:val="none" w:sz="0" w:space="0" w:color="auto"/>
        <w:left w:val="none" w:sz="0" w:space="0" w:color="auto"/>
        <w:bottom w:val="none" w:sz="0" w:space="0" w:color="auto"/>
        <w:right w:val="none" w:sz="0" w:space="0" w:color="auto"/>
      </w:divBdr>
    </w:div>
    <w:div w:id="331955358">
      <w:bodyDiv w:val="1"/>
      <w:marLeft w:val="0"/>
      <w:marRight w:val="0"/>
      <w:marTop w:val="0"/>
      <w:marBottom w:val="0"/>
      <w:divBdr>
        <w:top w:val="none" w:sz="0" w:space="0" w:color="auto"/>
        <w:left w:val="none" w:sz="0" w:space="0" w:color="auto"/>
        <w:bottom w:val="none" w:sz="0" w:space="0" w:color="auto"/>
        <w:right w:val="none" w:sz="0" w:space="0" w:color="auto"/>
      </w:divBdr>
    </w:div>
    <w:div w:id="344333156">
      <w:bodyDiv w:val="1"/>
      <w:marLeft w:val="0"/>
      <w:marRight w:val="0"/>
      <w:marTop w:val="0"/>
      <w:marBottom w:val="0"/>
      <w:divBdr>
        <w:top w:val="none" w:sz="0" w:space="0" w:color="auto"/>
        <w:left w:val="none" w:sz="0" w:space="0" w:color="auto"/>
        <w:bottom w:val="none" w:sz="0" w:space="0" w:color="auto"/>
        <w:right w:val="none" w:sz="0" w:space="0" w:color="auto"/>
      </w:divBdr>
      <w:divsChild>
        <w:div w:id="2145389175">
          <w:marLeft w:val="0"/>
          <w:marRight w:val="0"/>
          <w:marTop w:val="0"/>
          <w:marBottom w:val="0"/>
          <w:divBdr>
            <w:top w:val="none" w:sz="0" w:space="0" w:color="auto"/>
            <w:left w:val="none" w:sz="0" w:space="0" w:color="auto"/>
            <w:bottom w:val="none" w:sz="0" w:space="0" w:color="auto"/>
            <w:right w:val="none" w:sz="0" w:space="0" w:color="auto"/>
          </w:divBdr>
          <w:divsChild>
            <w:div w:id="23101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3157">
      <w:bodyDiv w:val="1"/>
      <w:marLeft w:val="0"/>
      <w:marRight w:val="0"/>
      <w:marTop w:val="0"/>
      <w:marBottom w:val="0"/>
      <w:divBdr>
        <w:top w:val="none" w:sz="0" w:space="0" w:color="auto"/>
        <w:left w:val="none" w:sz="0" w:space="0" w:color="auto"/>
        <w:bottom w:val="none" w:sz="0" w:space="0" w:color="auto"/>
        <w:right w:val="none" w:sz="0" w:space="0" w:color="auto"/>
      </w:divBdr>
      <w:divsChild>
        <w:div w:id="880243053">
          <w:marLeft w:val="0"/>
          <w:marRight w:val="0"/>
          <w:marTop w:val="0"/>
          <w:marBottom w:val="0"/>
          <w:divBdr>
            <w:top w:val="none" w:sz="0" w:space="0" w:color="auto"/>
            <w:left w:val="none" w:sz="0" w:space="0" w:color="auto"/>
            <w:bottom w:val="none" w:sz="0" w:space="0" w:color="auto"/>
            <w:right w:val="none" w:sz="0" w:space="0" w:color="auto"/>
          </w:divBdr>
          <w:divsChild>
            <w:div w:id="133637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9794">
      <w:bodyDiv w:val="1"/>
      <w:marLeft w:val="0"/>
      <w:marRight w:val="0"/>
      <w:marTop w:val="0"/>
      <w:marBottom w:val="0"/>
      <w:divBdr>
        <w:top w:val="none" w:sz="0" w:space="0" w:color="auto"/>
        <w:left w:val="none" w:sz="0" w:space="0" w:color="auto"/>
        <w:bottom w:val="none" w:sz="0" w:space="0" w:color="auto"/>
        <w:right w:val="none" w:sz="0" w:space="0" w:color="auto"/>
      </w:divBdr>
    </w:div>
    <w:div w:id="355931103">
      <w:bodyDiv w:val="1"/>
      <w:marLeft w:val="0"/>
      <w:marRight w:val="0"/>
      <w:marTop w:val="0"/>
      <w:marBottom w:val="0"/>
      <w:divBdr>
        <w:top w:val="none" w:sz="0" w:space="0" w:color="auto"/>
        <w:left w:val="none" w:sz="0" w:space="0" w:color="auto"/>
        <w:bottom w:val="none" w:sz="0" w:space="0" w:color="auto"/>
        <w:right w:val="none" w:sz="0" w:space="0" w:color="auto"/>
      </w:divBdr>
    </w:div>
    <w:div w:id="365065000">
      <w:bodyDiv w:val="1"/>
      <w:marLeft w:val="0"/>
      <w:marRight w:val="0"/>
      <w:marTop w:val="0"/>
      <w:marBottom w:val="0"/>
      <w:divBdr>
        <w:top w:val="none" w:sz="0" w:space="0" w:color="auto"/>
        <w:left w:val="none" w:sz="0" w:space="0" w:color="auto"/>
        <w:bottom w:val="none" w:sz="0" w:space="0" w:color="auto"/>
        <w:right w:val="none" w:sz="0" w:space="0" w:color="auto"/>
      </w:divBdr>
    </w:div>
    <w:div w:id="370887524">
      <w:bodyDiv w:val="1"/>
      <w:marLeft w:val="0"/>
      <w:marRight w:val="0"/>
      <w:marTop w:val="0"/>
      <w:marBottom w:val="0"/>
      <w:divBdr>
        <w:top w:val="none" w:sz="0" w:space="0" w:color="auto"/>
        <w:left w:val="none" w:sz="0" w:space="0" w:color="auto"/>
        <w:bottom w:val="none" w:sz="0" w:space="0" w:color="auto"/>
        <w:right w:val="none" w:sz="0" w:space="0" w:color="auto"/>
      </w:divBdr>
    </w:div>
    <w:div w:id="372268551">
      <w:bodyDiv w:val="1"/>
      <w:marLeft w:val="0"/>
      <w:marRight w:val="0"/>
      <w:marTop w:val="0"/>
      <w:marBottom w:val="0"/>
      <w:divBdr>
        <w:top w:val="none" w:sz="0" w:space="0" w:color="auto"/>
        <w:left w:val="none" w:sz="0" w:space="0" w:color="auto"/>
        <w:bottom w:val="none" w:sz="0" w:space="0" w:color="auto"/>
        <w:right w:val="none" w:sz="0" w:space="0" w:color="auto"/>
      </w:divBdr>
    </w:div>
    <w:div w:id="373621807">
      <w:bodyDiv w:val="1"/>
      <w:marLeft w:val="0"/>
      <w:marRight w:val="0"/>
      <w:marTop w:val="0"/>
      <w:marBottom w:val="0"/>
      <w:divBdr>
        <w:top w:val="none" w:sz="0" w:space="0" w:color="auto"/>
        <w:left w:val="none" w:sz="0" w:space="0" w:color="auto"/>
        <w:bottom w:val="none" w:sz="0" w:space="0" w:color="auto"/>
        <w:right w:val="none" w:sz="0" w:space="0" w:color="auto"/>
      </w:divBdr>
    </w:div>
    <w:div w:id="380789239">
      <w:bodyDiv w:val="1"/>
      <w:marLeft w:val="0"/>
      <w:marRight w:val="0"/>
      <w:marTop w:val="0"/>
      <w:marBottom w:val="0"/>
      <w:divBdr>
        <w:top w:val="none" w:sz="0" w:space="0" w:color="auto"/>
        <w:left w:val="none" w:sz="0" w:space="0" w:color="auto"/>
        <w:bottom w:val="none" w:sz="0" w:space="0" w:color="auto"/>
        <w:right w:val="none" w:sz="0" w:space="0" w:color="auto"/>
      </w:divBdr>
      <w:divsChild>
        <w:div w:id="172649060">
          <w:marLeft w:val="0"/>
          <w:marRight w:val="0"/>
          <w:marTop w:val="0"/>
          <w:marBottom w:val="0"/>
          <w:divBdr>
            <w:top w:val="none" w:sz="0" w:space="0" w:color="auto"/>
            <w:left w:val="none" w:sz="0" w:space="0" w:color="auto"/>
            <w:bottom w:val="none" w:sz="0" w:space="0" w:color="auto"/>
            <w:right w:val="none" w:sz="0" w:space="0" w:color="auto"/>
          </w:divBdr>
          <w:divsChild>
            <w:div w:id="11715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9672">
      <w:bodyDiv w:val="1"/>
      <w:marLeft w:val="0"/>
      <w:marRight w:val="0"/>
      <w:marTop w:val="0"/>
      <w:marBottom w:val="0"/>
      <w:divBdr>
        <w:top w:val="none" w:sz="0" w:space="0" w:color="auto"/>
        <w:left w:val="none" w:sz="0" w:space="0" w:color="auto"/>
        <w:bottom w:val="none" w:sz="0" w:space="0" w:color="auto"/>
        <w:right w:val="none" w:sz="0" w:space="0" w:color="auto"/>
      </w:divBdr>
    </w:div>
    <w:div w:id="403264685">
      <w:bodyDiv w:val="1"/>
      <w:marLeft w:val="0"/>
      <w:marRight w:val="0"/>
      <w:marTop w:val="0"/>
      <w:marBottom w:val="0"/>
      <w:divBdr>
        <w:top w:val="none" w:sz="0" w:space="0" w:color="auto"/>
        <w:left w:val="none" w:sz="0" w:space="0" w:color="auto"/>
        <w:bottom w:val="none" w:sz="0" w:space="0" w:color="auto"/>
        <w:right w:val="none" w:sz="0" w:space="0" w:color="auto"/>
      </w:divBdr>
    </w:div>
    <w:div w:id="433478236">
      <w:bodyDiv w:val="1"/>
      <w:marLeft w:val="0"/>
      <w:marRight w:val="0"/>
      <w:marTop w:val="0"/>
      <w:marBottom w:val="0"/>
      <w:divBdr>
        <w:top w:val="none" w:sz="0" w:space="0" w:color="auto"/>
        <w:left w:val="none" w:sz="0" w:space="0" w:color="auto"/>
        <w:bottom w:val="none" w:sz="0" w:space="0" w:color="auto"/>
        <w:right w:val="none" w:sz="0" w:space="0" w:color="auto"/>
      </w:divBdr>
    </w:div>
    <w:div w:id="434327804">
      <w:bodyDiv w:val="1"/>
      <w:marLeft w:val="0"/>
      <w:marRight w:val="0"/>
      <w:marTop w:val="0"/>
      <w:marBottom w:val="0"/>
      <w:divBdr>
        <w:top w:val="none" w:sz="0" w:space="0" w:color="auto"/>
        <w:left w:val="none" w:sz="0" w:space="0" w:color="auto"/>
        <w:bottom w:val="none" w:sz="0" w:space="0" w:color="auto"/>
        <w:right w:val="none" w:sz="0" w:space="0" w:color="auto"/>
      </w:divBdr>
      <w:divsChild>
        <w:div w:id="281808250">
          <w:marLeft w:val="0"/>
          <w:marRight w:val="0"/>
          <w:marTop w:val="0"/>
          <w:marBottom w:val="0"/>
          <w:divBdr>
            <w:top w:val="none" w:sz="0" w:space="0" w:color="auto"/>
            <w:left w:val="none" w:sz="0" w:space="0" w:color="auto"/>
            <w:bottom w:val="none" w:sz="0" w:space="0" w:color="auto"/>
            <w:right w:val="none" w:sz="0" w:space="0" w:color="auto"/>
          </w:divBdr>
          <w:divsChild>
            <w:div w:id="10202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6853">
      <w:bodyDiv w:val="1"/>
      <w:marLeft w:val="0"/>
      <w:marRight w:val="0"/>
      <w:marTop w:val="0"/>
      <w:marBottom w:val="0"/>
      <w:divBdr>
        <w:top w:val="none" w:sz="0" w:space="0" w:color="auto"/>
        <w:left w:val="none" w:sz="0" w:space="0" w:color="auto"/>
        <w:bottom w:val="none" w:sz="0" w:space="0" w:color="auto"/>
        <w:right w:val="none" w:sz="0" w:space="0" w:color="auto"/>
      </w:divBdr>
    </w:div>
    <w:div w:id="451829555">
      <w:bodyDiv w:val="1"/>
      <w:marLeft w:val="0"/>
      <w:marRight w:val="0"/>
      <w:marTop w:val="0"/>
      <w:marBottom w:val="0"/>
      <w:divBdr>
        <w:top w:val="none" w:sz="0" w:space="0" w:color="auto"/>
        <w:left w:val="none" w:sz="0" w:space="0" w:color="auto"/>
        <w:bottom w:val="none" w:sz="0" w:space="0" w:color="auto"/>
        <w:right w:val="none" w:sz="0" w:space="0" w:color="auto"/>
      </w:divBdr>
    </w:div>
    <w:div w:id="458037503">
      <w:marLeft w:val="0"/>
      <w:marRight w:val="0"/>
      <w:marTop w:val="0"/>
      <w:marBottom w:val="0"/>
      <w:divBdr>
        <w:top w:val="none" w:sz="0" w:space="0" w:color="auto"/>
        <w:left w:val="none" w:sz="0" w:space="0" w:color="auto"/>
        <w:bottom w:val="none" w:sz="0" w:space="0" w:color="auto"/>
        <w:right w:val="none" w:sz="0" w:space="0" w:color="auto"/>
      </w:divBdr>
    </w:div>
    <w:div w:id="481039913">
      <w:bodyDiv w:val="1"/>
      <w:marLeft w:val="0"/>
      <w:marRight w:val="0"/>
      <w:marTop w:val="0"/>
      <w:marBottom w:val="0"/>
      <w:divBdr>
        <w:top w:val="none" w:sz="0" w:space="0" w:color="auto"/>
        <w:left w:val="none" w:sz="0" w:space="0" w:color="auto"/>
        <w:bottom w:val="none" w:sz="0" w:space="0" w:color="auto"/>
        <w:right w:val="none" w:sz="0" w:space="0" w:color="auto"/>
      </w:divBdr>
    </w:div>
    <w:div w:id="490414738">
      <w:bodyDiv w:val="1"/>
      <w:marLeft w:val="0"/>
      <w:marRight w:val="0"/>
      <w:marTop w:val="0"/>
      <w:marBottom w:val="0"/>
      <w:divBdr>
        <w:top w:val="none" w:sz="0" w:space="0" w:color="auto"/>
        <w:left w:val="none" w:sz="0" w:space="0" w:color="auto"/>
        <w:bottom w:val="none" w:sz="0" w:space="0" w:color="auto"/>
        <w:right w:val="none" w:sz="0" w:space="0" w:color="auto"/>
      </w:divBdr>
    </w:div>
    <w:div w:id="500316361">
      <w:bodyDiv w:val="1"/>
      <w:marLeft w:val="0"/>
      <w:marRight w:val="0"/>
      <w:marTop w:val="0"/>
      <w:marBottom w:val="0"/>
      <w:divBdr>
        <w:top w:val="none" w:sz="0" w:space="0" w:color="auto"/>
        <w:left w:val="none" w:sz="0" w:space="0" w:color="auto"/>
        <w:bottom w:val="none" w:sz="0" w:space="0" w:color="auto"/>
        <w:right w:val="none" w:sz="0" w:space="0" w:color="auto"/>
      </w:divBdr>
    </w:div>
    <w:div w:id="501550246">
      <w:bodyDiv w:val="1"/>
      <w:marLeft w:val="0"/>
      <w:marRight w:val="0"/>
      <w:marTop w:val="0"/>
      <w:marBottom w:val="0"/>
      <w:divBdr>
        <w:top w:val="none" w:sz="0" w:space="0" w:color="auto"/>
        <w:left w:val="none" w:sz="0" w:space="0" w:color="auto"/>
        <w:bottom w:val="none" w:sz="0" w:space="0" w:color="auto"/>
        <w:right w:val="none" w:sz="0" w:space="0" w:color="auto"/>
      </w:divBdr>
    </w:div>
    <w:div w:id="513375201">
      <w:bodyDiv w:val="1"/>
      <w:marLeft w:val="0"/>
      <w:marRight w:val="0"/>
      <w:marTop w:val="0"/>
      <w:marBottom w:val="0"/>
      <w:divBdr>
        <w:top w:val="none" w:sz="0" w:space="0" w:color="auto"/>
        <w:left w:val="none" w:sz="0" w:space="0" w:color="auto"/>
        <w:bottom w:val="none" w:sz="0" w:space="0" w:color="auto"/>
        <w:right w:val="none" w:sz="0" w:space="0" w:color="auto"/>
      </w:divBdr>
    </w:div>
    <w:div w:id="526649445">
      <w:bodyDiv w:val="1"/>
      <w:marLeft w:val="0"/>
      <w:marRight w:val="0"/>
      <w:marTop w:val="0"/>
      <w:marBottom w:val="0"/>
      <w:divBdr>
        <w:top w:val="none" w:sz="0" w:space="0" w:color="auto"/>
        <w:left w:val="none" w:sz="0" w:space="0" w:color="auto"/>
        <w:bottom w:val="none" w:sz="0" w:space="0" w:color="auto"/>
        <w:right w:val="none" w:sz="0" w:space="0" w:color="auto"/>
      </w:divBdr>
      <w:divsChild>
        <w:div w:id="328100375">
          <w:marLeft w:val="0"/>
          <w:marRight w:val="0"/>
          <w:marTop w:val="0"/>
          <w:marBottom w:val="0"/>
          <w:divBdr>
            <w:top w:val="none" w:sz="0" w:space="0" w:color="auto"/>
            <w:left w:val="none" w:sz="0" w:space="0" w:color="auto"/>
            <w:bottom w:val="none" w:sz="0" w:space="0" w:color="auto"/>
            <w:right w:val="none" w:sz="0" w:space="0" w:color="auto"/>
          </w:divBdr>
          <w:divsChild>
            <w:div w:id="9210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54547">
      <w:bodyDiv w:val="1"/>
      <w:marLeft w:val="0"/>
      <w:marRight w:val="0"/>
      <w:marTop w:val="0"/>
      <w:marBottom w:val="0"/>
      <w:divBdr>
        <w:top w:val="none" w:sz="0" w:space="0" w:color="auto"/>
        <w:left w:val="none" w:sz="0" w:space="0" w:color="auto"/>
        <w:bottom w:val="none" w:sz="0" w:space="0" w:color="auto"/>
        <w:right w:val="none" w:sz="0" w:space="0" w:color="auto"/>
      </w:divBdr>
    </w:div>
    <w:div w:id="544410866">
      <w:bodyDiv w:val="1"/>
      <w:marLeft w:val="0"/>
      <w:marRight w:val="0"/>
      <w:marTop w:val="0"/>
      <w:marBottom w:val="0"/>
      <w:divBdr>
        <w:top w:val="none" w:sz="0" w:space="0" w:color="auto"/>
        <w:left w:val="none" w:sz="0" w:space="0" w:color="auto"/>
        <w:bottom w:val="none" w:sz="0" w:space="0" w:color="auto"/>
        <w:right w:val="none" w:sz="0" w:space="0" w:color="auto"/>
      </w:divBdr>
    </w:div>
    <w:div w:id="545871956">
      <w:bodyDiv w:val="1"/>
      <w:marLeft w:val="0"/>
      <w:marRight w:val="0"/>
      <w:marTop w:val="0"/>
      <w:marBottom w:val="0"/>
      <w:divBdr>
        <w:top w:val="none" w:sz="0" w:space="0" w:color="auto"/>
        <w:left w:val="none" w:sz="0" w:space="0" w:color="auto"/>
        <w:bottom w:val="none" w:sz="0" w:space="0" w:color="auto"/>
        <w:right w:val="none" w:sz="0" w:space="0" w:color="auto"/>
      </w:divBdr>
      <w:divsChild>
        <w:div w:id="122506093">
          <w:marLeft w:val="0"/>
          <w:marRight w:val="0"/>
          <w:marTop w:val="0"/>
          <w:marBottom w:val="0"/>
          <w:divBdr>
            <w:top w:val="none" w:sz="0" w:space="0" w:color="auto"/>
            <w:left w:val="none" w:sz="0" w:space="0" w:color="auto"/>
            <w:bottom w:val="none" w:sz="0" w:space="0" w:color="auto"/>
            <w:right w:val="none" w:sz="0" w:space="0" w:color="auto"/>
          </w:divBdr>
          <w:divsChild>
            <w:div w:id="19092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8519">
      <w:bodyDiv w:val="1"/>
      <w:marLeft w:val="0"/>
      <w:marRight w:val="0"/>
      <w:marTop w:val="0"/>
      <w:marBottom w:val="0"/>
      <w:divBdr>
        <w:top w:val="none" w:sz="0" w:space="0" w:color="auto"/>
        <w:left w:val="none" w:sz="0" w:space="0" w:color="auto"/>
        <w:bottom w:val="none" w:sz="0" w:space="0" w:color="auto"/>
        <w:right w:val="none" w:sz="0" w:space="0" w:color="auto"/>
      </w:divBdr>
    </w:div>
    <w:div w:id="562175464">
      <w:bodyDiv w:val="1"/>
      <w:marLeft w:val="0"/>
      <w:marRight w:val="0"/>
      <w:marTop w:val="0"/>
      <w:marBottom w:val="0"/>
      <w:divBdr>
        <w:top w:val="none" w:sz="0" w:space="0" w:color="auto"/>
        <w:left w:val="none" w:sz="0" w:space="0" w:color="auto"/>
        <w:bottom w:val="none" w:sz="0" w:space="0" w:color="auto"/>
        <w:right w:val="none" w:sz="0" w:space="0" w:color="auto"/>
      </w:divBdr>
    </w:div>
    <w:div w:id="562642161">
      <w:bodyDiv w:val="1"/>
      <w:marLeft w:val="0"/>
      <w:marRight w:val="0"/>
      <w:marTop w:val="0"/>
      <w:marBottom w:val="0"/>
      <w:divBdr>
        <w:top w:val="none" w:sz="0" w:space="0" w:color="auto"/>
        <w:left w:val="none" w:sz="0" w:space="0" w:color="auto"/>
        <w:bottom w:val="none" w:sz="0" w:space="0" w:color="auto"/>
        <w:right w:val="none" w:sz="0" w:space="0" w:color="auto"/>
      </w:divBdr>
    </w:div>
    <w:div w:id="576670565">
      <w:bodyDiv w:val="1"/>
      <w:marLeft w:val="0"/>
      <w:marRight w:val="0"/>
      <w:marTop w:val="0"/>
      <w:marBottom w:val="0"/>
      <w:divBdr>
        <w:top w:val="none" w:sz="0" w:space="0" w:color="auto"/>
        <w:left w:val="none" w:sz="0" w:space="0" w:color="auto"/>
        <w:bottom w:val="none" w:sz="0" w:space="0" w:color="auto"/>
        <w:right w:val="none" w:sz="0" w:space="0" w:color="auto"/>
      </w:divBdr>
    </w:div>
    <w:div w:id="581184519">
      <w:bodyDiv w:val="1"/>
      <w:marLeft w:val="0"/>
      <w:marRight w:val="0"/>
      <w:marTop w:val="0"/>
      <w:marBottom w:val="0"/>
      <w:divBdr>
        <w:top w:val="none" w:sz="0" w:space="0" w:color="auto"/>
        <w:left w:val="none" w:sz="0" w:space="0" w:color="auto"/>
        <w:bottom w:val="none" w:sz="0" w:space="0" w:color="auto"/>
        <w:right w:val="none" w:sz="0" w:space="0" w:color="auto"/>
      </w:divBdr>
    </w:div>
    <w:div w:id="583925842">
      <w:bodyDiv w:val="1"/>
      <w:marLeft w:val="0"/>
      <w:marRight w:val="0"/>
      <w:marTop w:val="0"/>
      <w:marBottom w:val="0"/>
      <w:divBdr>
        <w:top w:val="none" w:sz="0" w:space="0" w:color="auto"/>
        <w:left w:val="none" w:sz="0" w:space="0" w:color="auto"/>
        <w:bottom w:val="none" w:sz="0" w:space="0" w:color="auto"/>
        <w:right w:val="none" w:sz="0" w:space="0" w:color="auto"/>
      </w:divBdr>
    </w:div>
    <w:div w:id="584613357">
      <w:bodyDiv w:val="1"/>
      <w:marLeft w:val="0"/>
      <w:marRight w:val="0"/>
      <w:marTop w:val="0"/>
      <w:marBottom w:val="0"/>
      <w:divBdr>
        <w:top w:val="none" w:sz="0" w:space="0" w:color="auto"/>
        <w:left w:val="none" w:sz="0" w:space="0" w:color="auto"/>
        <w:bottom w:val="none" w:sz="0" w:space="0" w:color="auto"/>
        <w:right w:val="none" w:sz="0" w:space="0" w:color="auto"/>
      </w:divBdr>
      <w:divsChild>
        <w:div w:id="817382933">
          <w:marLeft w:val="0"/>
          <w:marRight w:val="0"/>
          <w:marTop w:val="0"/>
          <w:marBottom w:val="0"/>
          <w:divBdr>
            <w:top w:val="none" w:sz="0" w:space="0" w:color="auto"/>
            <w:left w:val="none" w:sz="0" w:space="0" w:color="auto"/>
            <w:bottom w:val="none" w:sz="0" w:space="0" w:color="auto"/>
            <w:right w:val="none" w:sz="0" w:space="0" w:color="auto"/>
          </w:divBdr>
        </w:div>
        <w:div w:id="1275357926">
          <w:marLeft w:val="0"/>
          <w:marRight w:val="0"/>
          <w:marTop w:val="0"/>
          <w:marBottom w:val="0"/>
          <w:divBdr>
            <w:top w:val="none" w:sz="0" w:space="0" w:color="auto"/>
            <w:left w:val="none" w:sz="0" w:space="0" w:color="auto"/>
            <w:bottom w:val="none" w:sz="0" w:space="0" w:color="auto"/>
            <w:right w:val="none" w:sz="0" w:space="0" w:color="auto"/>
          </w:divBdr>
          <w:divsChild>
            <w:div w:id="11469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4563">
      <w:bodyDiv w:val="1"/>
      <w:marLeft w:val="0"/>
      <w:marRight w:val="0"/>
      <w:marTop w:val="0"/>
      <w:marBottom w:val="0"/>
      <w:divBdr>
        <w:top w:val="none" w:sz="0" w:space="0" w:color="auto"/>
        <w:left w:val="none" w:sz="0" w:space="0" w:color="auto"/>
        <w:bottom w:val="none" w:sz="0" w:space="0" w:color="auto"/>
        <w:right w:val="none" w:sz="0" w:space="0" w:color="auto"/>
      </w:divBdr>
    </w:div>
    <w:div w:id="589506182">
      <w:bodyDiv w:val="1"/>
      <w:marLeft w:val="0"/>
      <w:marRight w:val="0"/>
      <w:marTop w:val="0"/>
      <w:marBottom w:val="0"/>
      <w:divBdr>
        <w:top w:val="none" w:sz="0" w:space="0" w:color="auto"/>
        <w:left w:val="none" w:sz="0" w:space="0" w:color="auto"/>
        <w:bottom w:val="none" w:sz="0" w:space="0" w:color="auto"/>
        <w:right w:val="none" w:sz="0" w:space="0" w:color="auto"/>
      </w:divBdr>
    </w:div>
    <w:div w:id="596253299">
      <w:bodyDiv w:val="1"/>
      <w:marLeft w:val="0"/>
      <w:marRight w:val="0"/>
      <w:marTop w:val="0"/>
      <w:marBottom w:val="0"/>
      <w:divBdr>
        <w:top w:val="none" w:sz="0" w:space="0" w:color="auto"/>
        <w:left w:val="none" w:sz="0" w:space="0" w:color="auto"/>
        <w:bottom w:val="none" w:sz="0" w:space="0" w:color="auto"/>
        <w:right w:val="none" w:sz="0" w:space="0" w:color="auto"/>
      </w:divBdr>
      <w:divsChild>
        <w:div w:id="1277982526">
          <w:marLeft w:val="0"/>
          <w:marRight w:val="0"/>
          <w:marTop w:val="0"/>
          <w:marBottom w:val="0"/>
          <w:divBdr>
            <w:top w:val="none" w:sz="0" w:space="0" w:color="auto"/>
            <w:left w:val="none" w:sz="0" w:space="0" w:color="auto"/>
            <w:bottom w:val="none" w:sz="0" w:space="0" w:color="auto"/>
            <w:right w:val="none" w:sz="0" w:space="0" w:color="auto"/>
          </w:divBdr>
          <w:divsChild>
            <w:div w:id="1855803">
              <w:marLeft w:val="0"/>
              <w:marRight w:val="0"/>
              <w:marTop w:val="0"/>
              <w:marBottom w:val="0"/>
              <w:divBdr>
                <w:top w:val="none" w:sz="0" w:space="0" w:color="auto"/>
                <w:left w:val="none" w:sz="0" w:space="0" w:color="auto"/>
                <w:bottom w:val="none" w:sz="0" w:space="0" w:color="auto"/>
                <w:right w:val="none" w:sz="0" w:space="0" w:color="auto"/>
              </w:divBdr>
            </w:div>
            <w:div w:id="23405675">
              <w:marLeft w:val="0"/>
              <w:marRight w:val="0"/>
              <w:marTop w:val="0"/>
              <w:marBottom w:val="0"/>
              <w:divBdr>
                <w:top w:val="none" w:sz="0" w:space="0" w:color="auto"/>
                <w:left w:val="none" w:sz="0" w:space="0" w:color="auto"/>
                <w:bottom w:val="none" w:sz="0" w:space="0" w:color="auto"/>
                <w:right w:val="none" w:sz="0" w:space="0" w:color="auto"/>
              </w:divBdr>
            </w:div>
            <w:div w:id="36778830">
              <w:marLeft w:val="0"/>
              <w:marRight w:val="0"/>
              <w:marTop w:val="0"/>
              <w:marBottom w:val="0"/>
              <w:divBdr>
                <w:top w:val="none" w:sz="0" w:space="0" w:color="auto"/>
                <w:left w:val="none" w:sz="0" w:space="0" w:color="auto"/>
                <w:bottom w:val="none" w:sz="0" w:space="0" w:color="auto"/>
                <w:right w:val="none" w:sz="0" w:space="0" w:color="auto"/>
              </w:divBdr>
            </w:div>
            <w:div w:id="38210812">
              <w:marLeft w:val="0"/>
              <w:marRight w:val="0"/>
              <w:marTop w:val="0"/>
              <w:marBottom w:val="0"/>
              <w:divBdr>
                <w:top w:val="none" w:sz="0" w:space="0" w:color="auto"/>
                <w:left w:val="none" w:sz="0" w:space="0" w:color="auto"/>
                <w:bottom w:val="none" w:sz="0" w:space="0" w:color="auto"/>
                <w:right w:val="none" w:sz="0" w:space="0" w:color="auto"/>
              </w:divBdr>
            </w:div>
            <w:div w:id="72508249">
              <w:marLeft w:val="0"/>
              <w:marRight w:val="0"/>
              <w:marTop w:val="0"/>
              <w:marBottom w:val="0"/>
              <w:divBdr>
                <w:top w:val="none" w:sz="0" w:space="0" w:color="auto"/>
                <w:left w:val="none" w:sz="0" w:space="0" w:color="auto"/>
                <w:bottom w:val="none" w:sz="0" w:space="0" w:color="auto"/>
                <w:right w:val="none" w:sz="0" w:space="0" w:color="auto"/>
              </w:divBdr>
            </w:div>
            <w:div w:id="100075928">
              <w:marLeft w:val="0"/>
              <w:marRight w:val="0"/>
              <w:marTop w:val="0"/>
              <w:marBottom w:val="0"/>
              <w:divBdr>
                <w:top w:val="none" w:sz="0" w:space="0" w:color="auto"/>
                <w:left w:val="none" w:sz="0" w:space="0" w:color="auto"/>
                <w:bottom w:val="none" w:sz="0" w:space="0" w:color="auto"/>
                <w:right w:val="none" w:sz="0" w:space="0" w:color="auto"/>
              </w:divBdr>
            </w:div>
            <w:div w:id="106045873">
              <w:marLeft w:val="0"/>
              <w:marRight w:val="0"/>
              <w:marTop w:val="0"/>
              <w:marBottom w:val="0"/>
              <w:divBdr>
                <w:top w:val="none" w:sz="0" w:space="0" w:color="auto"/>
                <w:left w:val="none" w:sz="0" w:space="0" w:color="auto"/>
                <w:bottom w:val="none" w:sz="0" w:space="0" w:color="auto"/>
                <w:right w:val="none" w:sz="0" w:space="0" w:color="auto"/>
              </w:divBdr>
            </w:div>
            <w:div w:id="143207413">
              <w:marLeft w:val="0"/>
              <w:marRight w:val="0"/>
              <w:marTop w:val="0"/>
              <w:marBottom w:val="0"/>
              <w:divBdr>
                <w:top w:val="none" w:sz="0" w:space="0" w:color="auto"/>
                <w:left w:val="none" w:sz="0" w:space="0" w:color="auto"/>
                <w:bottom w:val="none" w:sz="0" w:space="0" w:color="auto"/>
                <w:right w:val="none" w:sz="0" w:space="0" w:color="auto"/>
              </w:divBdr>
            </w:div>
            <w:div w:id="143474353">
              <w:marLeft w:val="0"/>
              <w:marRight w:val="0"/>
              <w:marTop w:val="0"/>
              <w:marBottom w:val="0"/>
              <w:divBdr>
                <w:top w:val="none" w:sz="0" w:space="0" w:color="auto"/>
                <w:left w:val="none" w:sz="0" w:space="0" w:color="auto"/>
                <w:bottom w:val="none" w:sz="0" w:space="0" w:color="auto"/>
                <w:right w:val="none" w:sz="0" w:space="0" w:color="auto"/>
              </w:divBdr>
            </w:div>
            <w:div w:id="147400211">
              <w:marLeft w:val="0"/>
              <w:marRight w:val="0"/>
              <w:marTop w:val="0"/>
              <w:marBottom w:val="0"/>
              <w:divBdr>
                <w:top w:val="none" w:sz="0" w:space="0" w:color="auto"/>
                <w:left w:val="none" w:sz="0" w:space="0" w:color="auto"/>
                <w:bottom w:val="none" w:sz="0" w:space="0" w:color="auto"/>
                <w:right w:val="none" w:sz="0" w:space="0" w:color="auto"/>
              </w:divBdr>
            </w:div>
            <w:div w:id="151339789">
              <w:marLeft w:val="0"/>
              <w:marRight w:val="0"/>
              <w:marTop w:val="0"/>
              <w:marBottom w:val="0"/>
              <w:divBdr>
                <w:top w:val="none" w:sz="0" w:space="0" w:color="auto"/>
                <w:left w:val="none" w:sz="0" w:space="0" w:color="auto"/>
                <w:bottom w:val="none" w:sz="0" w:space="0" w:color="auto"/>
                <w:right w:val="none" w:sz="0" w:space="0" w:color="auto"/>
              </w:divBdr>
            </w:div>
            <w:div w:id="176427819">
              <w:marLeft w:val="0"/>
              <w:marRight w:val="0"/>
              <w:marTop w:val="0"/>
              <w:marBottom w:val="0"/>
              <w:divBdr>
                <w:top w:val="none" w:sz="0" w:space="0" w:color="auto"/>
                <w:left w:val="none" w:sz="0" w:space="0" w:color="auto"/>
                <w:bottom w:val="none" w:sz="0" w:space="0" w:color="auto"/>
                <w:right w:val="none" w:sz="0" w:space="0" w:color="auto"/>
              </w:divBdr>
            </w:div>
            <w:div w:id="218051765">
              <w:marLeft w:val="0"/>
              <w:marRight w:val="0"/>
              <w:marTop w:val="0"/>
              <w:marBottom w:val="0"/>
              <w:divBdr>
                <w:top w:val="none" w:sz="0" w:space="0" w:color="auto"/>
                <w:left w:val="none" w:sz="0" w:space="0" w:color="auto"/>
                <w:bottom w:val="none" w:sz="0" w:space="0" w:color="auto"/>
                <w:right w:val="none" w:sz="0" w:space="0" w:color="auto"/>
              </w:divBdr>
            </w:div>
            <w:div w:id="240602484">
              <w:marLeft w:val="0"/>
              <w:marRight w:val="0"/>
              <w:marTop w:val="0"/>
              <w:marBottom w:val="0"/>
              <w:divBdr>
                <w:top w:val="none" w:sz="0" w:space="0" w:color="auto"/>
                <w:left w:val="none" w:sz="0" w:space="0" w:color="auto"/>
                <w:bottom w:val="none" w:sz="0" w:space="0" w:color="auto"/>
                <w:right w:val="none" w:sz="0" w:space="0" w:color="auto"/>
              </w:divBdr>
            </w:div>
            <w:div w:id="252209269">
              <w:marLeft w:val="0"/>
              <w:marRight w:val="0"/>
              <w:marTop w:val="0"/>
              <w:marBottom w:val="0"/>
              <w:divBdr>
                <w:top w:val="none" w:sz="0" w:space="0" w:color="auto"/>
                <w:left w:val="none" w:sz="0" w:space="0" w:color="auto"/>
                <w:bottom w:val="none" w:sz="0" w:space="0" w:color="auto"/>
                <w:right w:val="none" w:sz="0" w:space="0" w:color="auto"/>
              </w:divBdr>
            </w:div>
            <w:div w:id="332420427">
              <w:marLeft w:val="0"/>
              <w:marRight w:val="0"/>
              <w:marTop w:val="0"/>
              <w:marBottom w:val="0"/>
              <w:divBdr>
                <w:top w:val="none" w:sz="0" w:space="0" w:color="auto"/>
                <w:left w:val="none" w:sz="0" w:space="0" w:color="auto"/>
                <w:bottom w:val="none" w:sz="0" w:space="0" w:color="auto"/>
                <w:right w:val="none" w:sz="0" w:space="0" w:color="auto"/>
              </w:divBdr>
            </w:div>
            <w:div w:id="372658935">
              <w:marLeft w:val="0"/>
              <w:marRight w:val="0"/>
              <w:marTop w:val="0"/>
              <w:marBottom w:val="0"/>
              <w:divBdr>
                <w:top w:val="none" w:sz="0" w:space="0" w:color="auto"/>
                <w:left w:val="none" w:sz="0" w:space="0" w:color="auto"/>
                <w:bottom w:val="none" w:sz="0" w:space="0" w:color="auto"/>
                <w:right w:val="none" w:sz="0" w:space="0" w:color="auto"/>
              </w:divBdr>
            </w:div>
            <w:div w:id="404378226">
              <w:marLeft w:val="0"/>
              <w:marRight w:val="0"/>
              <w:marTop w:val="0"/>
              <w:marBottom w:val="0"/>
              <w:divBdr>
                <w:top w:val="none" w:sz="0" w:space="0" w:color="auto"/>
                <w:left w:val="none" w:sz="0" w:space="0" w:color="auto"/>
                <w:bottom w:val="none" w:sz="0" w:space="0" w:color="auto"/>
                <w:right w:val="none" w:sz="0" w:space="0" w:color="auto"/>
              </w:divBdr>
            </w:div>
            <w:div w:id="432671385">
              <w:marLeft w:val="0"/>
              <w:marRight w:val="0"/>
              <w:marTop w:val="0"/>
              <w:marBottom w:val="0"/>
              <w:divBdr>
                <w:top w:val="none" w:sz="0" w:space="0" w:color="auto"/>
                <w:left w:val="none" w:sz="0" w:space="0" w:color="auto"/>
                <w:bottom w:val="none" w:sz="0" w:space="0" w:color="auto"/>
                <w:right w:val="none" w:sz="0" w:space="0" w:color="auto"/>
              </w:divBdr>
            </w:div>
            <w:div w:id="445080172">
              <w:marLeft w:val="0"/>
              <w:marRight w:val="0"/>
              <w:marTop w:val="0"/>
              <w:marBottom w:val="0"/>
              <w:divBdr>
                <w:top w:val="none" w:sz="0" w:space="0" w:color="auto"/>
                <w:left w:val="none" w:sz="0" w:space="0" w:color="auto"/>
                <w:bottom w:val="none" w:sz="0" w:space="0" w:color="auto"/>
                <w:right w:val="none" w:sz="0" w:space="0" w:color="auto"/>
              </w:divBdr>
            </w:div>
            <w:div w:id="448398274">
              <w:marLeft w:val="0"/>
              <w:marRight w:val="0"/>
              <w:marTop w:val="0"/>
              <w:marBottom w:val="0"/>
              <w:divBdr>
                <w:top w:val="none" w:sz="0" w:space="0" w:color="auto"/>
                <w:left w:val="none" w:sz="0" w:space="0" w:color="auto"/>
                <w:bottom w:val="none" w:sz="0" w:space="0" w:color="auto"/>
                <w:right w:val="none" w:sz="0" w:space="0" w:color="auto"/>
              </w:divBdr>
            </w:div>
            <w:div w:id="465977664">
              <w:marLeft w:val="0"/>
              <w:marRight w:val="0"/>
              <w:marTop w:val="0"/>
              <w:marBottom w:val="0"/>
              <w:divBdr>
                <w:top w:val="none" w:sz="0" w:space="0" w:color="auto"/>
                <w:left w:val="none" w:sz="0" w:space="0" w:color="auto"/>
                <w:bottom w:val="none" w:sz="0" w:space="0" w:color="auto"/>
                <w:right w:val="none" w:sz="0" w:space="0" w:color="auto"/>
              </w:divBdr>
            </w:div>
            <w:div w:id="509760297">
              <w:marLeft w:val="0"/>
              <w:marRight w:val="0"/>
              <w:marTop w:val="0"/>
              <w:marBottom w:val="0"/>
              <w:divBdr>
                <w:top w:val="none" w:sz="0" w:space="0" w:color="auto"/>
                <w:left w:val="none" w:sz="0" w:space="0" w:color="auto"/>
                <w:bottom w:val="none" w:sz="0" w:space="0" w:color="auto"/>
                <w:right w:val="none" w:sz="0" w:space="0" w:color="auto"/>
              </w:divBdr>
            </w:div>
            <w:div w:id="513688115">
              <w:marLeft w:val="0"/>
              <w:marRight w:val="0"/>
              <w:marTop w:val="0"/>
              <w:marBottom w:val="0"/>
              <w:divBdr>
                <w:top w:val="none" w:sz="0" w:space="0" w:color="auto"/>
                <w:left w:val="none" w:sz="0" w:space="0" w:color="auto"/>
                <w:bottom w:val="none" w:sz="0" w:space="0" w:color="auto"/>
                <w:right w:val="none" w:sz="0" w:space="0" w:color="auto"/>
              </w:divBdr>
            </w:div>
            <w:div w:id="518008683">
              <w:marLeft w:val="0"/>
              <w:marRight w:val="0"/>
              <w:marTop w:val="0"/>
              <w:marBottom w:val="0"/>
              <w:divBdr>
                <w:top w:val="none" w:sz="0" w:space="0" w:color="auto"/>
                <w:left w:val="none" w:sz="0" w:space="0" w:color="auto"/>
                <w:bottom w:val="none" w:sz="0" w:space="0" w:color="auto"/>
                <w:right w:val="none" w:sz="0" w:space="0" w:color="auto"/>
              </w:divBdr>
            </w:div>
            <w:div w:id="545995528">
              <w:marLeft w:val="0"/>
              <w:marRight w:val="0"/>
              <w:marTop w:val="0"/>
              <w:marBottom w:val="0"/>
              <w:divBdr>
                <w:top w:val="none" w:sz="0" w:space="0" w:color="auto"/>
                <w:left w:val="none" w:sz="0" w:space="0" w:color="auto"/>
                <w:bottom w:val="none" w:sz="0" w:space="0" w:color="auto"/>
                <w:right w:val="none" w:sz="0" w:space="0" w:color="auto"/>
              </w:divBdr>
            </w:div>
            <w:div w:id="557937890">
              <w:marLeft w:val="0"/>
              <w:marRight w:val="0"/>
              <w:marTop w:val="0"/>
              <w:marBottom w:val="0"/>
              <w:divBdr>
                <w:top w:val="none" w:sz="0" w:space="0" w:color="auto"/>
                <w:left w:val="none" w:sz="0" w:space="0" w:color="auto"/>
                <w:bottom w:val="none" w:sz="0" w:space="0" w:color="auto"/>
                <w:right w:val="none" w:sz="0" w:space="0" w:color="auto"/>
              </w:divBdr>
            </w:div>
            <w:div w:id="568348323">
              <w:marLeft w:val="0"/>
              <w:marRight w:val="0"/>
              <w:marTop w:val="0"/>
              <w:marBottom w:val="0"/>
              <w:divBdr>
                <w:top w:val="none" w:sz="0" w:space="0" w:color="auto"/>
                <w:left w:val="none" w:sz="0" w:space="0" w:color="auto"/>
                <w:bottom w:val="none" w:sz="0" w:space="0" w:color="auto"/>
                <w:right w:val="none" w:sz="0" w:space="0" w:color="auto"/>
              </w:divBdr>
            </w:div>
            <w:div w:id="618225172">
              <w:marLeft w:val="0"/>
              <w:marRight w:val="0"/>
              <w:marTop w:val="0"/>
              <w:marBottom w:val="0"/>
              <w:divBdr>
                <w:top w:val="none" w:sz="0" w:space="0" w:color="auto"/>
                <w:left w:val="none" w:sz="0" w:space="0" w:color="auto"/>
                <w:bottom w:val="none" w:sz="0" w:space="0" w:color="auto"/>
                <w:right w:val="none" w:sz="0" w:space="0" w:color="auto"/>
              </w:divBdr>
            </w:div>
            <w:div w:id="634683379">
              <w:marLeft w:val="0"/>
              <w:marRight w:val="0"/>
              <w:marTop w:val="0"/>
              <w:marBottom w:val="0"/>
              <w:divBdr>
                <w:top w:val="none" w:sz="0" w:space="0" w:color="auto"/>
                <w:left w:val="none" w:sz="0" w:space="0" w:color="auto"/>
                <w:bottom w:val="none" w:sz="0" w:space="0" w:color="auto"/>
                <w:right w:val="none" w:sz="0" w:space="0" w:color="auto"/>
              </w:divBdr>
            </w:div>
            <w:div w:id="662120264">
              <w:marLeft w:val="0"/>
              <w:marRight w:val="0"/>
              <w:marTop w:val="0"/>
              <w:marBottom w:val="0"/>
              <w:divBdr>
                <w:top w:val="none" w:sz="0" w:space="0" w:color="auto"/>
                <w:left w:val="none" w:sz="0" w:space="0" w:color="auto"/>
                <w:bottom w:val="none" w:sz="0" w:space="0" w:color="auto"/>
                <w:right w:val="none" w:sz="0" w:space="0" w:color="auto"/>
              </w:divBdr>
            </w:div>
            <w:div w:id="689768150">
              <w:marLeft w:val="0"/>
              <w:marRight w:val="0"/>
              <w:marTop w:val="0"/>
              <w:marBottom w:val="0"/>
              <w:divBdr>
                <w:top w:val="none" w:sz="0" w:space="0" w:color="auto"/>
                <w:left w:val="none" w:sz="0" w:space="0" w:color="auto"/>
                <w:bottom w:val="none" w:sz="0" w:space="0" w:color="auto"/>
                <w:right w:val="none" w:sz="0" w:space="0" w:color="auto"/>
              </w:divBdr>
            </w:div>
            <w:div w:id="692848063">
              <w:marLeft w:val="0"/>
              <w:marRight w:val="0"/>
              <w:marTop w:val="0"/>
              <w:marBottom w:val="0"/>
              <w:divBdr>
                <w:top w:val="none" w:sz="0" w:space="0" w:color="auto"/>
                <w:left w:val="none" w:sz="0" w:space="0" w:color="auto"/>
                <w:bottom w:val="none" w:sz="0" w:space="0" w:color="auto"/>
                <w:right w:val="none" w:sz="0" w:space="0" w:color="auto"/>
              </w:divBdr>
            </w:div>
            <w:div w:id="707725294">
              <w:marLeft w:val="0"/>
              <w:marRight w:val="0"/>
              <w:marTop w:val="0"/>
              <w:marBottom w:val="0"/>
              <w:divBdr>
                <w:top w:val="none" w:sz="0" w:space="0" w:color="auto"/>
                <w:left w:val="none" w:sz="0" w:space="0" w:color="auto"/>
                <w:bottom w:val="none" w:sz="0" w:space="0" w:color="auto"/>
                <w:right w:val="none" w:sz="0" w:space="0" w:color="auto"/>
              </w:divBdr>
            </w:div>
            <w:div w:id="709648373">
              <w:marLeft w:val="0"/>
              <w:marRight w:val="0"/>
              <w:marTop w:val="0"/>
              <w:marBottom w:val="0"/>
              <w:divBdr>
                <w:top w:val="none" w:sz="0" w:space="0" w:color="auto"/>
                <w:left w:val="none" w:sz="0" w:space="0" w:color="auto"/>
                <w:bottom w:val="none" w:sz="0" w:space="0" w:color="auto"/>
                <w:right w:val="none" w:sz="0" w:space="0" w:color="auto"/>
              </w:divBdr>
            </w:div>
            <w:div w:id="718433733">
              <w:marLeft w:val="0"/>
              <w:marRight w:val="0"/>
              <w:marTop w:val="0"/>
              <w:marBottom w:val="0"/>
              <w:divBdr>
                <w:top w:val="none" w:sz="0" w:space="0" w:color="auto"/>
                <w:left w:val="none" w:sz="0" w:space="0" w:color="auto"/>
                <w:bottom w:val="none" w:sz="0" w:space="0" w:color="auto"/>
                <w:right w:val="none" w:sz="0" w:space="0" w:color="auto"/>
              </w:divBdr>
            </w:div>
            <w:div w:id="748618665">
              <w:marLeft w:val="0"/>
              <w:marRight w:val="0"/>
              <w:marTop w:val="0"/>
              <w:marBottom w:val="0"/>
              <w:divBdr>
                <w:top w:val="none" w:sz="0" w:space="0" w:color="auto"/>
                <w:left w:val="none" w:sz="0" w:space="0" w:color="auto"/>
                <w:bottom w:val="none" w:sz="0" w:space="0" w:color="auto"/>
                <w:right w:val="none" w:sz="0" w:space="0" w:color="auto"/>
              </w:divBdr>
            </w:div>
            <w:div w:id="803040031">
              <w:marLeft w:val="0"/>
              <w:marRight w:val="0"/>
              <w:marTop w:val="0"/>
              <w:marBottom w:val="0"/>
              <w:divBdr>
                <w:top w:val="none" w:sz="0" w:space="0" w:color="auto"/>
                <w:left w:val="none" w:sz="0" w:space="0" w:color="auto"/>
                <w:bottom w:val="none" w:sz="0" w:space="0" w:color="auto"/>
                <w:right w:val="none" w:sz="0" w:space="0" w:color="auto"/>
              </w:divBdr>
            </w:div>
            <w:div w:id="821657415">
              <w:marLeft w:val="0"/>
              <w:marRight w:val="0"/>
              <w:marTop w:val="0"/>
              <w:marBottom w:val="0"/>
              <w:divBdr>
                <w:top w:val="none" w:sz="0" w:space="0" w:color="auto"/>
                <w:left w:val="none" w:sz="0" w:space="0" w:color="auto"/>
                <w:bottom w:val="none" w:sz="0" w:space="0" w:color="auto"/>
                <w:right w:val="none" w:sz="0" w:space="0" w:color="auto"/>
              </w:divBdr>
            </w:div>
            <w:div w:id="832261766">
              <w:marLeft w:val="0"/>
              <w:marRight w:val="0"/>
              <w:marTop w:val="0"/>
              <w:marBottom w:val="0"/>
              <w:divBdr>
                <w:top w:val="none" w:sz="0" w:space="0" w:color="auto"/>
                <w:left w:val="none" w:sz="0" w:space="0" w:color="auto"/>
                <w:bottom w:val="none" w:sz="0" w:space="0" w:color="auto"/>
                <w:right w:val="none" w:sz="0" w:space="0" w:color="auto"/>
              </w:divBdr>
            </w:div>
            <w:div w:id="837112177">
              <w:marLeft w:val="0"/>
              <w:marRight w:val="0"/>
              <w:marTop w:val="0"/>
              <w:marBottom w:val="0"/>
              <w:divBdr>
                <w:top w:val="none" w:sz="0" w:space="0" w:color="auto"/>
                <w:left w:val="none" w:sz="0" w:space="0" w:color="auto"/>
                <w:bottom w:val="none" w:sz="0" w:space="0" w:color="auto"/>
                <w:right w:val="none" w:sz="0" w:space="0" w:color="auto"/>
              </w:divBdr>
            </w:div>
            <w:div w:id="841704185">
              <w:marLeft w:val="0"/>
              <w:marRight w:val="0"/>
              <w:marTop w:val="0"/>
              <w:marBottom w:val="0"/>
              <w:divBdr>
                <w:top w:val="none" w:sz="0" w:space="0" w:color="auto"/>
                <w:left w:val="none" w:sz="0" w:space="0" w:color="auto"/>
                <w:bottom w:val="none" w:sz="0" w:space="0" w:color="auto"/>
                <w:right w:val="none" w:sz="0" w:space="0" w:color="auto"/>
              </w:divBdr>
            </w:div>
            <w:div w:id="860823020">
              <w:marLeft w:val="0"/>
              <w:marRight w:val="0"/>
              <w:marTop w:val="0"/>
              <w:marBottom w:val="0"/>
              <w:divBdr>
                <w:top w:val="none" w:sz="0" w:space="0" w:color="auto"/>
                <w:left w:val="none" w:sz="0" w:space="0" w:color="auto"/>
                <w:bottom w:val="none" w:sz="0" w:space="0" w:color="auto"/>
                <w:right w:val="none" w:sz="0" w:space="0" w:color="auto"/>
              </w:divBdr>
            </w:div>
            <w:div w:id="865292249">
              <w:marLeft w:val="0"/>
              <w:marRight w:val="0"/>
              <w:marTop w:val="0"/>
              <w:marBottom w:val="0"/>
              <w:divBdr>
                <w:top w:val="none" w:sz="0" w:space="0" w:color="auto"/>
                <w:left w:val="none" w:sz="0" w:space="0" w:color="auto"/>
                <w:bottom w:val="none" w:sz="0" w:space="0" w:color="auto"/>
                <w:right w:val="none" w:sz="0" w:space="0" w:color="auto"/>
              </w:divBdr>
            </w:div>
            <w:div w:id="891774223">
              <w:marLeft w:val="0"/>
              <w:marRight w:val="0"/>
              <w:marTop w:val="0"/>
              <w:marBottom w:val="0"/>
              <w:divBdr>
                <w:top w:val="none" w:sz="0" w:space="0" w:color="auto"/>
                <w:left w:val="none" w:sz="0" w:space="0" w:color="auto"/>
                <w:bottom w:val="none" w:sz="0" w:space="0" w:color="auto"/>
                <w:right w:val="none" w:sz="0" w:space="0" w:color="auto"/>
              </w:divBdr>
            </w:div>
            <w:div w:id="893007993">
              <w:marLeft w:val="0"/>
              <w:marRight w:val="0"/>
              <w:marTop w:val="0"/>
              <w:marBottom w:val="0"/>
              <w:divBdr>
                <w:top w:val="none" w:sz="0" w:space="0" w:color="auto"/>
                <w:left w:val="none" w:sz="0" w:space="0" w:color="auto"/>
                <w:bottom w:val="none" w:sz="0" w:space="0" w:color="auto"/>
                <w:right w:val="none" w:sz="0" w:space="0" w:color="auto"/>
              </w:divBdr>
            </w:div>
            <w:div w:id="894241771">
              <w:marLeft w:val="0"/>
              <w:marRight w:val="0"/>
              <w:marTop w:val="0"/>
              <w:marBottom w:val="0"/>
              <w:divBdr>
                <w:top w:val="none" w:sz="0" w:space="0" w:color="auto"/>
                <w:left w:val="none" w:sz="0" w:space="0" w:color="auto"/>
                <w:bottom w:val="none" w:sz="0" w:space="0" w:color="auto"/>
                <w:right w:val="none" w:sz="0" w:space="0" w:color="auto"/>
              </w:divBdr>
            </w:div>
            <w:div w:id="904100048">
              <w:marLeft w:val="0"/>
              <w:marRight w:val="0"/>
              <w:marTop w:val="0"/>
              <w:marBottom w:val="0"/>
              <w:divBdr>
                <w:top w:val="none" w:sz="0" w:space="0" w:color="auto"/>
                <w:left w:val="none" w:sz="0" w:space="0" w:color="auto"/>
                <w:bottom w:val="none" w:sz="0" w:space="0" w:color="auto"/>
                <w:right w:val="none" w:sz="0" w:space="0" w:color="auto"/>
              </w:divBdr>
            </w:div>
            <w:div w:id="906232482">
              <w:marLeft w:val="0"/>
              <w:marRight w:val="0"/>
              <w:marTop w:val="0"/>
              <w:marBottom w:val="0"/>
              <w:divBdr>
                <w:top w:val="none" w:sz="0" w:space="0" w:color="auto"/>
                <w:left w:val="none" w:sz="0" w:space="0" w:color="auto"/>
                <w:bottom w:val="none" w:sz="0" w:space="0" w:color="auto"/>
                <w:right w:val="none" w:sz="0" w:space="0" w:color="auto"/>
              </w:divBdr>
            </w:div>
            <w:div w:id="914515237">
              <w:marLeft w:val="0"/>
              <w:marRight w:val="0"/>
              <w:marTop w:val="0"/>
              <w:marBottom w:val="0"/>
              <w:divBdr>
                <w:top w:val="none" w:sz="0" w:space="0" w:color="auto"/>
                <w:left w:val="none" w:sz="0" w:space="0" w:color="auto"/>
                <w:bottom w:val="none" w:sz="0" w:space="0" w:color="auto"/>
                <w:right w:val="none" w:sz="0" w:space="0" w:color="auto"/>
              </w:divBdr>
            </w:div>
            <w:div w:id="916598692">
              <w:marLeft w:val="0"/>
              <w:marRight w:val="0"/>
              <w:marTop w:val="0"/>
              <w:marBottom w:val="0"/>
              <w:divBdr>
                <w:top w:val="none" w:sz="0" w:space="0" w:color="auto"/>
                <w:left w:val="none" w:sz="0" w:space="0" w:color="auto"/>
                <w:bottom w:val="none" w:sz="0" w:space="0" w:color="auto"/>
                <w:right w:val="none" w:sz="0" w:space="0" w:color="auto"/>
              </w:divBdr>
            </w:div>
            <w:div w:id="957181283">
              <w:marLeft w:val="0"/>
              <w:marRight w:val="0"/>
              <w:marTop w:val="0"/>
              <w:marBottom w:val="0"/>
              <w:divBdr>
                <w:top w:val="none" w:sz="0" w:space="0" w:color="auto"/>
                <w:left w:val="none" w:sz="0" w:space="0" w:color="auto"/>
                <w:bottom w:val="none" w:sz="0" w:space="0" w:color="auto"/>
                <w:right w:val="none" w:sz="0" w:space="0" w:color="auto"/>
              </w:divBdr>
            </w:div>
            <w:div w:id="969823303">
              <w:marLeft w:val="0"/>
              <w:marRight w:val="0"/>
              <w:marTop w:val="0"/>
              <w:marBottom w:val="0"/>
              <w:divBdr>
                <w:top w:val="none" w:sz="0" w:space="0" w:color="auto"/>
                <w:left w:val="none" w:sz="0" w:space="0" w:color="auto"/>
                <w:bottom w:val="none" w:sz="0" w:space="0" w:color="auto"/>
                <w:right w:val="none" w:sz="0" w:space="0" w:color="auto"/>
              </w:divBdr>
            </w:div>
            <w:div w:id="985473552">
              <w:marLeft w:val="0"/>
              <w:marRight w:val="0"/>
              <w:marTop w:val="0"/>
              <w:marBottom w:val="0"/>
              <w:divBdr>
                <w:top w:val="none" w:sz="0" w:space="0" w:color="auto"/>
                <w:left w:val="none" w:sz="0" w:space="0" w:color="auto"/>
                <w:bottom w:val="none" w:sz="0" w:space="0" w:color="auto"/>
                <w:right w:val="none" w:sz="0" w:space="0" w:color="auto"/>
              </w:divBdr>
            </w:div>
            <w:div w:id="1010571146">
              <w:marLeft w:val="0"/>
              <w:marRight w:val="0"/>
              <w:marTop w:val="0"/>
              <w:marBottom w:val="0"/>
              <w:divBdr>
                <w:top w:val="none" w:sz="0" w:space="0" w:color="auto"/>
                <w:left w:val="none" w:sz="0" w:space="0" w:color="auto"/>
                <w:bottom w:val="none" w:sz="0" w:space="0" w:color="auto"/>
                <w:right w:val="none" w:sz="0" w:space="0" w:color="auto"/>
              </w:divBdr>
            </w:div>
            <w:div w:id="1035815458">
              <w:marLeft w:val="0"/>
              <w:marRight w:val="0"/>
              <w:marTop w:val="0"/>
              <w:marBottom w:val="0"/>
              <w:divBdr>
                <w:top w:val="none" w:sz="0" w:space="0" w:color="auto"/>
                <w:left w:val="none" w:sz="0" w:space="0" w:color="auto"/>
                <w:bottom w:val="none" w:sz="0" w:space="0" w:color="auto"/>
                <w:right w:val="none" w:sz="0" w:space="0" w:color="auto"/>
              </w:divBdr>
            </w:div>
            <w:div w:id="1042286144">
              <w:marLeft w:val="0"/>
              <w:marRight w:val="0"/>
              <w:marTop w:val="0"/>
              <w:marBottom w:val="0"/>
              <w:divBdr>
                <w:top w:val="none" w:sz="0" w:space="0" w:color="auto"/>
                <w:left w:val="none" w:sz="0" w:space="0" w:color="auto"/>
                <w:bottom w:val="none" w:sz="0" w:space="0" w:color="auto"/>
                <w:right w:val="none" w:sz="0" w:space="0" w:color="auto"/>
              </w:divBdr>
            </w:div>
            <w:div w:id="1050809225">
              <w:marLeft w:val="0"/>
              <w:marRight w:val="0"/>
              <w:marTop w:val="0"/>
              <w:marBottom w:val="0"/>
              <w:divBdr>
                <w:top w:val="none" w:sz="0" w:space="0" w:color="auto"/>
                <w:left w:val="none" w:sz="0" w:space="0" w:color="auto"/>
                <w:bottom w:val="none" w:sz="0" w:space="0" w:color="auto"/>
                <w:right w:val="none" w:sz="0" w:space="0" w:color="auto"/>
              </w:divBdr>
            </w:div>
            <w:div w:id="1059209595">
              <w:marLeft w:val="0"/>
              <w:marRight w:val="0"/>
              <w:marTop w:val="0"/>
              <w:marBottom w:val="0"/>
              <w:divBdr>
                <w:top w:val="none" w:sz="0" w:space="0" w:color="auto"/>
                <w:left w:val="none" w:sz="0" w:space="0" w:color="auto"/>
                <w:bottom w:val="none" w:sz="0" w:space="0" w:color="auto"/>
                <w:right w:val="none" w:sz="0" w:space="0" w:color="auto"/>
              </w:divBdr>
            </w:div>
            <w:div w:id="1080518440">
              <w:marLeft w:val="0"/>
              <w:marRight w:val="0"/>
              <w:marTop w:val="0"/>
              <w:marBottom w:val="0"/>
              <w:divBdr>
                <w:top w:val="none" w:sz="0" w:space="0" w:color="auto"/>
                <w:left w:val="none" w:sz="0" w:space="0" w:color="auto"/>
                <w:bottom w:val="none" w:sz="0" w:space="0" w:color="auto"/>
                <w:right w:val="none" w:sz="0" w:space="0" w:color="auto"/>
              </w:divBdr>
            </w:div>
            <w:div w:id="1086421983">
              <w:marLeft w:val="0"/>
              <w:marRight w:val="0"/>
              <w:marTop w:val="0"/>
              <w:marBottom w:val="0"/>
              <w:divBdr>
                <w:top w:val="none" w:sz="0" w:space="0" w:color="auto"/>
                <w:left w:val="none" w:sz="0" w:space="0" w:color="auto"/>
                <w:bottom w:val="none" w:sz="0" w:space="0" w:color="auto"/>
                <w:right w:val="none" w:sz="0" w:space="0" w:color="auto"/>
              </w:divBdr>
            </w:div>
            <w:div w:id="1096437979">
              <w:marLeft w:val="0"/>
              <w:marRight w:val="0"/>
              <w:marTop w:val="0"/>
              <w:marBottom w:val="0"/>
              <w:divBdr>
                <w:top w:val="none" w:sz="0" w:space="0" w:color="auto"/>
                <w:left w:val="none" w:sz="0" w:space="0" w:color="auto"/>
                <w:bottom w:val="none" w:sz="0" w:space="0" w:color="auto"/>
                <w:right w:val="none" w:sz="0" w:space="0" w:color="auto"/>
              </w:divBdr>
            </w:div>
            <w:div w:id="1102578212">
              <w:marLeft w:val="0"/>
              <w:marRight w:val="0"/>
              <w:marTop w:val="0"/>
              <w:marBottom w:val="0"/>
              <w:divBdr>
                <w:top w:val="none" w:sz="0" w:space="0" w:color="auto"/>
                <w:left w:val="none" w:sz="0" w:space="0" w:color="auto"/>
                <w:bottom w:val="none" w:sz="0" w:space="0" w:color="auto"/>
                <w:right w:val="none" w:sz="0" w:space="0" w:color="auto"/>
              </w:divBdr>
            </w:div>
            <w:div w:id="1102648628">
              <w:marLeft w:val="0"/>
              <w:marRight w:val="0"/>
              <w:marTop w:val="0"/>
              <w:marBottom w:val="0"/>
              <w:divBdr>
                <w:top w:val="none" w:sz="0" w:space="0" w:color="auto"/>
                <w:left w:val="none" w:sz="0" w:space="0" w:color="auto"/>
                <w:bottom w:val="none" w:sz="0" w:space="0" w:color="auto"/>
                <w:right w:val="none" w:sz="0" w:space="0" w:color="auto"/>
              </w:divBdr>
            </w:div>
            <w:div w:id="1103453632">
              <w:marLeft w:val="0"/>
              <w:marRight w:val="0"/>
              <w:marTop w:val="0"/>
              <w:marBottom w:val="0"/>
              <w:divBdr>
                <w:top w:val="none" w:sz="0" w:space="0" w:color="auto"/>
                <w:left w:val="none" w:sz="0" w:space="0" w:color="auto"/>
                <w:bottom w:val="none" w:sz="0" w:space="0" w:color="auto"/>
                <w:right w:val="none" w:sz="0" w:space="0" w:color="auto"/>
              </w:divBdr>
            </w:div>
            <w:div w:id="1111323318">
              <w:marLeft w:val="0"/>
              <w:marRight w:val="0"/>
              <w:marTop w:val="0"/>
              <w:marBottom w:val="0"/>
              <w:divBdr>
                <w:top w:val="none" w:sz="0" w:space="0" w:color="auto"/>
                <w:left w:val="none" w:sz="0" w:space="0" w:color="auto"/>
                <w:bottom w:val="none" w:sz="0" w:space="0" w:color="auto"/>
                <w:right w:val="none" w:sz="0" w:space="0" w:color="auto"/>
              </w:divBdr>
            </w:div>
            <w:div w:id="1123963405">
              <w:marLeft w:val="0"/>
              <w:marRight w:val="0"/>
              <w:marTop w:val="0"/>
              <w:marBottom w:val="0"/>
              <w:divBdr>
                <w:top w:val="none" w:sz="0" w:space="0" w:color="auto"/>
                <w:left w:val="none" w:sz="0" w:space="0" w:color="auto"/>
                <w:bottom w:val="none" w:sz="0" w:space="0" w:color="auto"/>
                <w:right w:val="none" w:sz="0" w:space="0" w:color="auto"/>
              </w:divBdr>
            </w:div>
            <w:div w:id="1143237614">
              <w:marLeft w:val="0"/>
              <w:marRight w:val="0"/>
              <w:marTop w:val="0"/>
              <w:marBottom w:val="0"/>
              <w:divBdr>
                <w:top w:val="none" w:sz="0" w:space="0" w:color="auto"/>
                <w:left w:val="none" w:sz="0" w:space="0" w:color="auto"/>
                <w:bottom w:val="none" w:sz="0" w:space="0" w:color="auto"/>
                <w:right w:val="none" w:sz="0" w:space="0" w:color="auto"/>
              </w:divBdr>
            </w:div>
            <w:div w:id="1164320186">
              <w:marLeft w:val="0"/>
              <w:marRight w:val="0"/>
              <w:marTop w:val="0"/>
              <w:marBottom w:val="0"/>
              <w:divBdr>
                <w:top w:val="none" w:sz="0" w:space="0" w:color="auto"/>
                <w:left w:val="none" w:sz="0" w:space="0" w:color="auto"/>
                <w:bottom w:val="none" w:sz="0" w:space="0" w:color="auto"/>
                <w:right w:val="none" w:sz="0" w:space="0" w:color="auto"/>
              </w:divBdr>
            </w:div>
            <w:div w:id="1170871597">
              <w:marLeft w:val="0"/>
              <w:marRight w:val="0"/>
              <w:marTop w:val="0"/>
              <w:marBottom w:val="0"/>
              <w:divBdr>
                <w:top w:val="none" w:sz="0" w:space="0" w:color="auto"/>
                <w:left w:val="none" w:sz="0" w:space="0" w:color="auto"/>
                <w:bottom w:val="none" w:sz="0" w:space="0" w:color="auto"/>
                <w:right w:val="none" w:sz="0" w:space="0" w:color="auto"/>
              </w:divBdr>
            </w:div>
            <w:div w:id="1182627256">
              <w:marLeft w:val="0"/>
              <w:marRight w:val="0"/>
              <w:marTop w:val="0"/>
              <w:marBottom w:val="0"/>
              <w:divBdr>
                <w:top w:val="none" w:sz="0" w:space="0" w:color="auto"/>
                <w:left w:val="none" w:sz="0" w:space="0" w:color="auto"/>
                <w:bottom w:val="none" w:sz="0" w:space="0" w:color="auto"/>
                <w:right w:val="none" w:sz="0" w:space="0" w:color="auto"/>
              </w:divBdr>
            </w:div>
            <w:div w:id="1196309388">
              <w:marLeft w:val="0"/>
              <w:marRight w:val="0"/>
              <w:marTop w:val="0"/>
              <w:marBottom w:val="0"/>
              <w:divBdr>
                <w:top w:val="none" w:sz="0" w:space="0" w:color="auto"/>
                <w:left w:val="none" w:sz="0" w:space="0" w:color="auto"/>
                <w:bottom w:val="none" w:sz="0" w:space="0" w:color="auto"/>
                <w:right w:val="none" w:sz="0" w:space="0" w:color="auto"/>
              </w:divBdr>
            </w:div>
            <w:div w:id="1198662208">
              <w:marLeft w:val="0"/>
              <w:marRight w:val="0"/>
              <w:marTop w:val="0"/>
              <w:marBottom w:val="0"/>
              <w:divBdr>
                <w:top w:val="none" w:sz="0" w:space="0" w:color="auto"/>
                <w:left w:val="none" w:sz="0" w:space="0" w:color="auto"/>
                <w:bottom w:val="none" w:sz="0" w:space="0" w:color="auto"/>
                <w:right w:val="none" w:sz="0" w:space="0" w:color="auto"/>
              </w:divBdr>
            </w:div>
            <w:div w:id="1284118040">
              <w:marLeft w:val="0"/>
              <w:marRight w:val="0"/>
              <w:marTop w:val="0"/>
              <w:marBottom w:val="0"/>
              <w:divBdr>
                <w:top w:val="none" w:sz="0" w:space="0" w:color="auto"/>
                <w:left w:val="none" w:sz="0" w:space="0" w:color="auto"/>
                <w:bottom w:val="none" w:sz="0" w:space="0" w:color="auto"/>
                <w:right w:val="none" w:sz="0" w:space="0" w:color="auto"/>
              </w:divBdr>
            </w:div>
            <w:div w:id="1298217095">
              <w:marLeft w:val="0"/>
              <w:marRight w:val="0"/>
              <w:marTop w:val="0"/>
              <w:marBottom w:val="0"/>
              <w:divBdr>
                <w:top w:val="none" w:sz="0" w:space="0" w:color="auto"/>
                <w:left w:val="none" w:sz="0" w:space="0" w:color="auto"/>
                <w:bottom w:val="none" w:sz="0" w:space="0" w:color="auto"/>
                <w:right w:val="none" w:sz="0" w:space="0" w:color="auto"/>
              </w:divBdr>
            </w:div>
            <w:div w:id="1339456748">
              <w:marLeft w:val="0"/>
              <w:marRight w:val="0"/>
              <w:marTop w:val="0"/>
              <w:marBottom w:val="0"/>
              <w:divBdr>
                <w:top w:val="none" w:sz="0" w:space="0" w:color="auto"/>
                <w:left w:val="none" w:sz="0" w:space="0" w:color="auto"/>
                <w:bottom w:val="none" w:sz="0" w:space="0" w:color="auto"/>
                <w:right w:val="none" w:sz="0" w:space="0" w:color="auto"/>
              </w:divBdr>
            </w:div>
            <w:div w:id="1351293151">
              <w:marLeft w:val="0"/>
              <w:marRight w:val="0"/>
              <w:marTop w:val="0"/>
              <w:marBottom w:val="0"/>
              <w:divBdr>
                <w:top w:val="none" w:sz="0" w:space="0" w:color="auto"/>
                <w:left w:val="none" w:sz="0" w:space="0" w:color="auto"/>
                <w:bottom w:val="none" w:sz="0" w:space="0" w:color="auto"/>
                <w:right w:val="none" w:sz="0" w:space="0" w:color="auto"/>
              </w:divBdr>
            </w:div>
            <w:div w:id="1380397567">
              <w:marLeft w:val="0"/>
              <w:marRight w:val="0"/>
              <w:marTop w:val="0"/>
              <w:marBottom w:val="0"/>
              <w:divBdr>
                <w:top w:val="none" w:sz="0" w:space="0" w:color="auto"/>
                <w:left w:val="none" w:sz="0" w:space="0" w:color="auto"/>
                <w:bottom w:val="none" w:sz="0" w:space="0" w:color="auto"/>
                <w:right w:val="none" w:sz="0" w:space="0" w:color="auto"/>
              </w:divBdr>
            </w:div>
            <w:div w:id="1400595953">
              <w:marLeft w:val="0"/>
              <w:marRight w:val="0"/>
              <w:marTop w:val="0"/>
              <w:marBottom w:val="0"/>
              <w:divBdr>
                <w:top w:val="none" w:sz="0" w:space="0" w:color="auto"/>
                <w:left w:val="none" w:sz="0" w:space="0" w:color="auto"/>
                <w:bottom w:val="none" w:sz="0" w:space="0" w:color="auto"/>
                <w:right w:val="none" w:sz="0" w:space="0" w:color="auto"/>
              </w:divBdr>
            </w:div>
            <w:div w:id="1482766506">
              <w:marLeft w:val="0"/>
              <w:marRight w:val="0"/>
              <w:marTop w:val="0"/>
              <w:marBottom w:val="0"/>
              <w:divBdr>
                <w:top w:val="none" w:sz="0" w:space="0" w:color="auto"/>
                <w:left w:val="none" w:sz="0" w:space="0" w:color="auto"/>
                <w:bottom w:val="none" w:sz="0" w:space="0" w:color="auto"/>
                <w:right w:val="none" w:sz="0" w:space="0" w:color="auto"/>
              </w:divBdr>
            </w:div>
            <w:div w:id="1492023638">
              <w:marLeft w:val="0"/>
              <w:marRight w:val="0"/>
              <w:marTop w:val="0"/>
              <w:marBottom w:val="0"/>
              <w:divBdr>
                <w:top w:val="none" w:sz="0" w:space="0" w:color="auto"/>
                <w:left w:val="none" w:sz="0" w:space="0" w:color="auto"/>
                <w:bottom w:val="none" w:sz="0" w:space="0" w:color="auto"/>
                <w:right w:val="none" w:sz="0" w:space="0" w:color="auto"/>
              </w:divBdr>
            </w:div>
            <w:div w:id="1513838630">
              <w:marLeft w:val="0"/>
              <w:marRight w:val="0"/>
              <w:marTop w:val="0"/>
              <w:marBottom w:val="0"/>
              <w:divBdr>
                <w:top w:val="none" w:sz="0" w:space="0" w:color="auto"/>
                <w:left w:val="none" w:sz="0" w:space="0" w:color="auto"/>
                <w:bottom w:val="none" w:sz="0" w:space="0" w:color="auto"/>
                <w:right w:val="none" w:sz="0" w:space="0" w:color="auto"/>
              </w:divBdr>
            </w:div>
            <w:div w:id="1557349532">
              <w:marLeft w:val="0"/>
              <w:marRight w:val="0"/>
              <w:marTop w:val="0"/>
              <w:marBottom w:val="0"/>
              <w:divBdr>
                <w:top w:val="none" w:sz="0" w:space="0" w:color="auto"/>
                <w:left w:val="none" w:sz="0" w:space="0" w:color="auto"/>
                <w:bottom w:val="none" w:sz="0" w:space="0" w:color="auto"/>
                <w:right w:val="none" w:sz="0" w:space="0" w:color="auto"/>
              </w:divBdr>
            </w:div>
            <w:div w:id="1569074268">
              <w:marLeft w:val="0"/>
              <w:marRight w:val="0"/>
              <w:marTop w:val="0"/>
              <w:marBottom w:val="0"/>
              <w:divBdr>
                <w:top w:val="none" w:sz="0" w:space="0" w:color="auto"/>
                <w:left w:val="none" w:sz="0" w:space="0" w:color="auto"/>
                <w:bottom w:val="none" w:sz="0" w:space="0" w:color="auto"/>
                <w:right w:val="none" w:sz="0" w:space="0" w:color="auto"/>
              </w:divBdr>
            </w:div>
            <w:div w:id="1639143278">
              <w:marLeft w:val="0"/>
              <w:marRight w:val="0"/>
              <w:marTop w:val="0"/>
              <w:marBottom w:val="0"/>
              <w:divBdr>
                <w:top w:val="none" w:sz="0" w:space="0" w:color="auto"/>
                <w:left w:val="none" w:sz="0" w:space="0" w:color="auto"/>
                <w:bottom w:val="none" w:sz="0" w:space="0" w:color="auto"/>
                <w:right w:val="none" w:sz="0" w:space="0" w:color="auto"/>
              </w:divBdr>
            </w:div>
            <w:div w:id="1652515785">
              <w:marLeft w:val="0"/>
              <w:marRight w:val="0"/>
              <w:marTop w:val="0"/>
              <w:marBottom w:val="0"/>
              <w:divBdr>
                <w:top w:val="none" w:sz="0" w:space="0" w:color="auto"/>
                <w:left w:val="none" w:sz="0" w:space="0" w:color="auto"/>
                <w:bottom w:val="none" w:sz="0" w:space="0" w:color="auto"/>
                <w:right w:val="none" w:sz="0" w:space="0" w:color="auto"/>
              </w:divBdr>
            </w:div>
            <w:div w:id="1661614922">
              <w:marLeft w:val="0"/>
              <w:marRight w:val="0"/>
              <w:marTop w:val="0"/>
              <w:marBottom w:val="0"/>
              <w:divBdr>
                <w:top w:val="none" w:sz="0" w:space="0" w:color="auto"/>
                <w:left w:val="none" w:sz="0" w:space="0" w:color="auto"/>
                <w:bottom w:val="none" w:sz="0" w:space="0" w:color="auto"/>
                <w:right w:val="none" w:sz="0" w:space="0" w:color="auto"/>
              </w:divBdr>
            </w:div>
            <w:div w:id="1738239555">
              <w:marLeft w:val="0"/>
              <w:marRight w:val="0"/>
              <w:marTop w:val="0"/>
              <w:marBottom w:val="0"/>
              <w:divBdr>
                <w:top w:val="none" w:sz="0" w:space="0" w:color="auto"/>
                <w:left w:val="none" w:sz="0" w:space="0" w:color="auto"/>
                <w:bottom w:val="none" w:sz="0" w:space="0" w:color="auto"/>
                <w:right w:val="none" w:sz="0" w:space="0" w:color="auto"/>
              </w:divBdr>
            </w:div>
            <w:div w:id="1740246346">
              <w:marLeft w:val="0"/>
              <w:marRight w:val="0"/>
              <w:marTop w:val="0"/>
              <w:marBottom w:val="0"/>
              <w:divBdr>
                <w:top w:val="none" w:sz="0" w:space="0" w:color="auto"/>
                <w:left w:val="none" w:sz="0" w:space="0" w:color="auto"/>
                <w:bottom w:val="none" w:sz="0" w:space="0" w:color="auto"/>
                <w:right w:val="none" w:sz="0" w:space="0" w:color="auto"/>
              </w:divBdr>
            </w:div>
            <w:div w:id="1765344636">
              <w:marLeft w:val="0"/>
              <w:marRight w:val="0"/>
              <w:marTop w:val="0"/>
              <w:marBottom w:val="0"/>
              <w:divBdr>
                <w:top w:val="none" w:sz="0" w:space="0" w:color="auto"/>
                <w:left w:val="none" w:sz="0" w:space="0" w:color="auto"/>
                <w:bottom w:val="none" w:sz="0" w:space="0" w:color="auto"/>
                <w:right w:val="none" w:sz="0" w:space="0" w:color="auto"/>
              </w:divBdr>
            </w:div>
            <w:div w:id="1767506019">
              <w:marLeft w:val="0"/>
              <w:marRight w:val="0"/>
              <w:marTop w:val="0"/>
              <w:marBottom w:val="0"/>
              <w:divBdr>
                <w:top w:val="none" w:sz="0" w:space="0" w:color="auto"/>
                <w:left w:val="none" w:sz="0" w:space="0" w:color="auto"/>
                <w:bottom w:val="none" w:sz="0" w:space="0" w:color="auto"/>
                <w:right w:val="none" w:sz="0" w:space="0" w:color="auto"/>
              </w:divBdr>
            </w:div>
            <w:div w:id="1783761777">
              <w:marLeft w:val="0"/>
              <w:marRight w:val="0"/>
              <w:marTop w:val="0"/>
              <w:marBottom w:val="0"/>
              <w:divBdr>
                <w:top w:val="none" w:sz="0" w:space="0" w:color="auto"/>
                <w:left w:val="none" w:sz="0" w:space="0" w:color="auto"/>
                <w:bottom w:val="none" w:sz="0" w:space="0" w:color="auto"/>
                <w:right w:val="none" w:sz="0" w:space="0" w:color="auto"/>
              </w:divBdr>
            </w:div>
            <w:div w:id="1809274381">
              <w:marLeft w:val="0"/>
              <w:marRight w:val="0"/>
              <w:marTop w:val="0"/>
              <w:marBottom w:val="0"/>
              <w:divBdr>
                <w:top w:val="none" w:sz="0" w:space="0" w:color="auto"/>
                <w:left w:val="none" w:sz="0" w:space="0" w:color="auto"/>
                <w:bottom w:val="none" w:sz="0" w:space="0" w:color="auto"/>
                <w:right w:val="none" w:sz="0" w:space="0" w:color="auto"/>
              </w:divBdr>
            </w:div>
            <w:div w:id="1817918516">
              <w:marLeft w:val="0"/>
              <w:marRight w:val="0"/>
              <w:marTop w:val="0"/>
              <w:marBottom w:val="0"/>
              <w:divBdr>
                <w:top w:val="none" w:sz="0" w:space="0" w:color="auto"/>
                <w:left w:val="none" w:sz="0" w:space="0" w:color="auto"/>
                <w:bottom w:val="none" w:sz="0" w:space="0" w:color="auto"/>
                <w:right w:val="none" w:sz="0" w:space="0" w:color="auto"/>
              </w:divBdr>
            </w:div>
            <w:div w:id="1881283605">
              <w:marLeft w:val="0"/>
              <w:marRight w:val="0"/>
              <w:marTop w:val="0"/>
              <w:marBottom w:val="0"/>
              <w:divBdr>
                <w:top w:val="none" w:sz="0" w:space="0" w:color="auto"/>
                <w:left w:val="none" w:sz="0" w:space="0" w:color="auto"/>
                <w:bottom w:val="none" w:sz="0" w:space="0" w:color="auto"/>
                <w:right w:val="none" w:sz="0" w:space="0" w:color="auto"/>
              </w:divBdr>
            </w:div>
            <w:div w:id="1890847317">
              <w:marLeft w:val="0"/>
              <w:marRight w:val="0"/>
              <w:marTop w:val="0"/>
              <w:marBottom w:val="0"/>
              <w:divBdr>
                <w:top w:val="none" w:sz="0" w:space="0" w:color="auto"/>
                <w:left w:val="none" w:sz="0" w:space="0" w:color="auto"/>
                <w:bottom w:val="none" w:sz="0" w:space="0" w:color="auto"/>
                <w:right w:val="none" w:sz="0" w:space="0" w:color="auto"/>
              </w:divBdr>
            </w:div>
            <w:div w:id="1899784355">
              <w:marLeft w:val="0"/>
              <w:marRight w:val="0"/>
              <w:marTop w:val="0"/>
              <w:marBottom w:val="0"/>
              <w:divBdr>
                <w:top w:val="none" w:sz="0" w:space="0" w:color="auto"/>
                <w:left w:val="none" w:sz="0" w:space="0" w:color="auto"/>
                <w:bottom w:val="none" w:sz="0" w:space="0" w:color="auto"/>
                <w:right w:val="none" w:sz="0" w:space="0" w:color="auto"/>
              </w:divBdr>
            </w:div>
            <w:div w:id="1981224567">
              <w:marLeft w:val="0"/>
              <w:marRight w:val="0"/>
              <w:marTop w:val="0"/>
              <w:marBottom w:val="0"/>
              <w:divBdr>
                <w:top w:val="none" w:sz="0" w:space="0" w:color="auto"/>
                <w:left w:val="none" w:sz="0" w:space="0" w:color="auto"/>
                <w:bottom w:val="none" w:sz="0" w:space="0" w:color="auto"/>
                <w:right w:val="none" w:sz="0" w:space="0" w:color="auto"/>
              </w:divBdr>
            </w:div>
            <w:div w:id="1997681157">
              <w:marLeft w:val="0"/>
              <w:marRight w:val="0"/>
              <w:marTop w:val="0"/>
              <w:marBottom w:val="0"/>
              <w:divBdr>
                <w:top w:val="none" w:sz="0" w:space="0" w:color="auto"/>
                <w:left w:val="none" w:sz="0" w:space="0" w:color="auto"/>
                <w:bottom w:val="none" w:sz="0" w:space="0" w:color="auto"/>
                <w:right w:val="none" w:sz="0" w:space="0" w:color="auto"/>
              </w:divBdr>
            </w:div>
            <w:div w:id="2003855558">
              <w:marLeft w:val="0"/>
              <w:marRight w:val="0"/>
              <w:marTop w:val="0"/>
              <w:marBottom w:val="0"/>
              <w:divBdr>
                <w:top w:val="none" w:sz="0" w:space="0" w:color="auto"/>
                <w:left w:val="none" w:sz="0" w:space="0" w:color="auto"/>
                <w:bottom w:val="none" w:sz="0" w:space="0" w:color="auto"/>
                <w:right w:val="none" w:sz="0" w:space="0" w:color="auto"/>
              </w:divBdr>
            </w:div>
            <w:div w:id="2003971800">
              <w:marLeft w:val="0"/>
              <w:marRight w:val="0"/>
              <w:marTop w:val="0"/>
              <w:marBottom w:val="0"/>
              <w:divBdr>
                <w:top w:val="none" w:sz="0" w:space="0" w:color="auto"/>
                <w:left w:val="none" w:sz="0" w:space="0" w:color="auto"/>
                <w:bottom w:val="none" w:sz="0" w:space="0" w:color="auto"/>
                <w:right w:val="none" w:sz="0" w:space="0" w:color="auto"/>
              </w:divBdr>
            </w:div>
            <w:div w:id="2025476348">
              <w:marLeft w:val="0"/>
              <w:marRight w:val="0"/>
              <w:marTop w:val="0"/>
              <w:marBottom w:val="0"/>
              <w:divBdr>
                <w:top w:val="none" w:sz="0" w:space="0" w:color="auto"/>
                <w:left w:val="none" w:sz="0" w:space="0" w:color="auto"/>
                <w:bottom w:val="none" w:sz="0" w:space="0" w:color="auto"/>
                <w:right w:val="none" w:sz="0" w:space="0" w:color="auto"/>
              </w:divBdr>
            </w:div>
            <w:div w:id="2032610258">
              <w:marLeft w:val="0"/>
              <w:marRight w:val="0"/>
              <w:marTop w:val="0"/>
              <w:marBottom w:val="0"/>
              <w:divBdr>
                <w:top w:val="none" w:sz="0" w:space="0" w:color="auto"/>
                <w:left w:val="none" w:sz="0" w:space="0" w:color="auto"/>
                <w:bottom w:val="none" w:sz="0" w:space="0" w:color="auto"/>
                <w:right w:val="none" w:sz="0" w:space="0" w:color="auto"/>
              </w:divBdr>
            </w:div>
            <w:div w:id="2033413625">
              <w:marLeft w:val="0"/>
              <w:marRight w:val="0"/>
              <w:marTop w:val="0"/>
              <w:marBottom w:val="0"/>
              <w:divBdr>
                <w:top w:val="none" w:sz="0" w:space="0" w:color="auto"/>
                <w:left w:val="none" w:sz="0" w:space="0" w:color="auto"/>
                <w:bottom w:val="none" w:sz="0" w:space="0" w:color="auto"/>
                <w:right w:val="none" w:sz="0" w:space="0" w:color="auto"/>
              </w:divBdr>
            </w:div>
            <w:div w:id="2048219997">
              <w:marLeft w:val="0"/>
              <w:marRight w:val="0"/>
              <w:marTop w:val="0"/>
              <w:marBottom w:val="0"/>
              <w:divBdr>
                <w:top w:val="none" w:sz="0" w:space="0" w:color="auto"/>
                <w:left w:val="none" w:sz="0" w:space="0" w:color="auto"/>
                <w:bottom w:val="none" w:sz="0" w:space="0" w:color="auto"/>
                <w:right w:val="none" w:sz="0" w:space="0" w:color="auto"/>
              </w:divBdr>
            </w:div>
            <w:div w:id="2065907974">
              <w:marLeft w:val="0"/>
              <w:marRight w:val="0"/>
              <w:marTop w:val="0"/>
              <w:marBottom w:val="0"/>
              <w:divBdr>
                <w:top w:val="none" w:sz="0" w:space="0" w:color="auto"/>
                <w:left w:val="none" w:sz="0" w:space="0" w:color="auto"/>
                <w:bottom w:val="none" w:sz="0" w:space="0" w:color="auto"/>
                <w:right w:val="none" w:sz="0" w:space="0" w:color="auto"/>
              </w:divBdr>
            </w:div>
            <w:div w:id="2066756023">
              <w:marLeft w:val="0"/>
              <w:marRight w:val="0"/>
              <w:marTop w:val="0"/>
              <w:marBottom w:val="0"/>
              <w:divBdr>
                <w:top w:val="none" w:sz="0" w:space="0" w:color="auto"/>
                <w:left w:val="none" w:sz="0" w:space="0" w:color="auto"/>
                <w:bottom w:val="none" w:sz="0" w:space="0" w:color="auto"/>
                <w:right w:val="none" w:sz="0" w:space="0" w:color="auto"/>
              </w:divBdr>
            </w:div>
            <w:div w:id="2070954207">
              <w:marLeft w:val="0"/>
              <w:marRight w:val="0"/>
              <w:marTop w:val="0"/>
              <w:marBottom w:val="0"/>
              <w:divBdr>
                <w:top w:val="none" w:sz="0" w:space="0" w:color="auto"/>
                <w:left w:val="none" w:sz="0" w:space="0" w:color="auto"/>
                <w:bottom w:val="none" w:sz="0" w:space="0" w:color="auto"/>
                <w:right w:val="none" w:sz="0" w:space="0" w:color="auto"/>
              </w:divBdr>
            </w:div>
            <w:div w:id="2084863540">
              <w:marLeft w:val="0"/>
              <w:marRight w:val="0"/>
              <w:marTop w:val="0"/>
              <w:marBottom w:val="0"/>
              <w:divBdr>
                <w:top w:val="none" w:sz="0" w:space="0" w:color="auto"/>
                <w:left w:val="none" w:sz="0" w:space="0" w:color="auto"/>
                <w:bottom w:val="none" w:sz="0" w:space="0" w:color="auto"/>
                <w:right w:val="none" w:sz="0" w:space="0" w:color="auto"/>
              </w:divBdr>
            </w:div>
            <w:div w:id="2119595137">
              <w:marLeft w:val="0"/>
              <w:marRight w:val="0"/>
              <w:marTop w:val="0"/>
              <w:marBottom w:val="0"/>
              <w:divBdr>
                <w:top w:val="none" w:sz="0" w:space="0" w:color="auto"/>
                <w:left w:val="none" w:sz="0" w:space="0" w:color="auto"/>
                <w:bottom w:val="none" w:sz="0" w:space="0" w:color="auto"/>
                <w:right w:val="none" w:sz="0" w:space="0" w:color="auto"/>
              </w:divBdr>
            </w:div>
            <w:div w:id="2122534427">
              <w:marLeft w:val="0"/>
              <w:marRight w:val="0"/>
              <w:marTop w:val="0"/>
              <w:marBottom w:val="0"/>
              <w:divBdr>
                <w:top w:val="none" w:sz="0" w:space="0" w:color="auto"/>
                <w:left w:val="none" w:sz="0" w:space="0" w:color="auto"/>
                <w:bottom w:val="none" w:sz="0" w:space="0" w:color="auto"/>
                <w:right w:val="none" w:sz="0" w:space="0" w:color="auto"/>
              </w:divBdr>
            </w:div>
            <w:div w:id="2129623213">
              <w:marLeft w:val="0"/>
              <w:marRight w:val="0"/>
              <w:marTop w:val="0"/>
              <w:marBottom w:val="0"/>
              <w:divBdr>
                <w:top w:val="none" w:sz="0" w:space="0" w:color="auto"/>
                <w:left w:val="none" w:sz="0" w:space="0" w:color="auto"/>
                <w:bottom w:val="none" w:sz="0" w:space="0" w:color="auto"/>
                <w:right w:val="none" w:sz="0" w:space="0" w:color="auto"/>
              </w:divBdr>
            </w:div>
            <w:div w:id="2133357864">
              <w:marLeft w:val="0"/>
              <w:marRight w:val="0"/>
              <w:marTop w:val="0"/>
              <w:marBottom w:val="0"/>
              <w:divBdr>
                <w:top w:val="none" w:sz="0" w:space="0" w:color="auto"/>
                <w:left w:val="none" w:sz="0" w:space="0" w:color="auto"/>
                <w:bottom w:val="none" w:sz="0" w:space="0" w:color="auto"/>
                <w:right w:val="none" w:sz="0" w:space="0" w:color="auto"/>
              </w:divBdr>
            </w:div>
            <w:div w:id="214488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1076">
      <w:bodyDiv w:val="1"/>
      <w:marLeft w:val="0"/>
      <w:marRight w:val="0"/>
      <w:marTop w:val="0"/>
      <w:marBottom w:val="0"/>
      <w:divBdr>
        <w:top w:val="none" w:sz="0" w:space="0" w:color="auto"/>
        <w:left w:val="none" w:sz="0" w:space="0" w:color="auto"/>
        <w:bottom w:val="none" w:sz="0" w:space="0" w:color="auto"/>
        <w:right w:val="none" w:sz="0" w:space="0" w:color="auto"/>
      </w:divBdr>
      <w:divsChild>
        <w:div w:id="1761178079">
          <w:marLeft w:val="0"/>
          <w:marRight w:val="0"/>
          <w:marTop w:val="0"/>
          <w:marBottom w:val="0"/>
          <w:divBdr>
            <w:top w:val="none" w:sz="0" w:space="0" w:color="auto"/>
            <w:left w:val="none" w:sz="0" w:space="0" w:color="auto"/>
            <w:bottom w:val="none" w:sz="0" w:space="0" w:color="auto"/>
            <w:right w:val="none" w:sz="0" w:space="0" w:color="auto"/>
          </w:divBdr>
          <w:divsChild>
            <w:div w:id="12826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66275">
      <w:bodyDiv w:val="1"/>
      <w:marLeft w:val="0"/>
      <w:marRight w:val="0"/>
      <w:marTop w:val="0"/>
      <w:marBottom w:val="0"/>
      <w:divBdr>
        <w:top w:val="none" w:sz="0" w:space="0" w:color="auto"/>
        <w:left w:val="none" w:sz="0" w:space="0" w:color="auto"/>
        <w:bottom w:val="none" w:sz="0" w:space="0" w:color="auto"/>
        <w:right w:val="none" w:sz="0" w:space="0" w:color="auto"/>
      </w:divBdr>
      <w:divsChild>
        <w:div w:id="2074885288">
          <w:marLeft w:val="0"/>
          <w:marRight w:val="0"/>
          <w:marTop w:val="0"/>
          <w:marBottom w:val="0"/>
          <w:divBdr>
            <w:top w:val="none" w:sz="0" w:space="0" w:color="auto"/>
            <w:left w:val="none" w:sz="0" w:space="0" w:color="auto"/>
            <w:bottom w:val="none" w:sz="0" w:space="0" w:color="auto"/>
            <w:right w:val="none" w:sz="0" w:space="0" w:color="auto"/>
          </w:divBdr>
          <w:divsChild>
            <w:div w:id="1662002649">
              <w:marLeft w:val="0"/>
              <w:marRight w:val="0"/>
              <w:marTop w:val="0"/>
              <w:marBottom w:val="0"/>
              <w:divBdr>
                <w:top w:val="none" w:sz="0" w:space="0" w:color="auto"/>
                <w:left w:val="none" w:sz="0" w:space="0" w:color="auto"/>
                <w:bottom w:val="none" w:sz="0" w:space="0" w:color="auto"/>
                <w:right w:val="none" w:sz="0" w:space="0" w:color="auto"/>
              </w:divBdr>
              <w:divsChild>
                <w:div w:id="6396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918987">
      <w:bodyDiv w:val="1"/>
      <w:marLeft w:val="0"/>
      <w:marRight w:val="0"/>
      <w:marTop w:val="0"/>
      <w:marBottom w:val="0"/>
      <w:divBdr>
        <w:top w:val="none" w:sz="0" w:space="0" w:color="auto"/>
        <w:left w:val="none" w:sz="0" w:space="0" w:color="auto"/>
        <w:bottom w:val="none" w:sz="0" w:space="0" w:color="auto"/>
        <w:right w:val="none" w:sz="0" w:space="0" w:color="auto"/>
      </w:divBdr>
    </w:div>
    <w:div w:id="603657743">
      <w:bodyDiv w:val="1"/>
      <w:marLeft w:val="0"/>
      <w:marRight w:val="0"/>
      <w:marTop w:val="0"/>
      <w:marBottom w:val="0"/>
      <w:divBdr>
        <w:top w:val="none" w:sz="0" w:space="0" w:color="auto"/>
        <w:left w:val="none" w:sz="0" w:space="0" w:color="auto"/>
        <w:bottom w:val="none" w:sz="0" w:space="0" w:color="auto"/>
        <w:right w:val="none" w:sz="0" w:space="0" w:color="auto"/>
      </w:divBdr>
    </w:div>
    <w:div w:id="606545391">
      <w:bodyDiv w:val="1"/>
      <w:marLeft w:val="0"/>
      <w:marRight w:val="0"/>
      <w:marTop w:val="0"/>
      <w:marBottom w:val="0"/>
      <w:divBdr>
        <w:top w:val="none" w:sz="0" w:space="0" w:color="auto"/>
        <w:left w:val="none" w:sz="0" w:space="0" w:color="auto"/>
        <w:bottom w:val="none" w:sz="0" w:space="0" w:color="auto"/>
        <w:right w:val="none" w:sz="0" w:space="0" w:color="auto"/>
      </w:divBdr>
      <w:divsChild>
        <w:div w:id="1492599650">
          <w:marLeft w:val="0"/>
          <w:marRight w:val="0"/>
          <w:marTop w:val="0"/>
          <w:marBottom w:val="0"/>
          <w:divBdr>
            <w:top w:val="none" w:sz="0" w:space="0" w:color="auto"/>
            <w:left w:val="none" w:sz="0" w:space="0" w:color="auto"/>
            <w:bottom w:val="none" w:sz="0" w:space="0" w:color="auto"/>
            <w:right w:val="none" w:sz="0" w:space="0" w:color="auto"/>
          </w:divBdr>
          <w:divsChild>
            <w:div w:id="13335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9341">
      <w:bodyDiv w:val="1"/>
      <w:marLeft w:val="0"/>
      <w:marRight w:val="0"/>
      <w:marTop w:val="0"/>
      <w:marBottom w:val="0"/>
      <w:divBdr>
        <w:top w:val="none" w:sz="0" w:space="0" w:color="auto"/>
        <w:left w:val="none" w:sz="0" w:space="0" w:color="auto"/>
        <w:bottom w:val="none" w:sz="0" w:space="0" w:color="auto"/>
        <w:right w:val="none" w:sz="0" w:space="0" w:color="auto"/>
      </w:divBdr>
    </w:div>
    <w:div w:id="616063058">
      <w:bodyDiv w:val="1"/>
      <w:marLeft w:val="0"/>
      <w:marRight w:val="0"/>
      <w:marTop w:val="0"/>
      <w:marBottom w:val="0"/>
      <w:divBdr>
        <w:top w:val="none" w:sz="0" w:space="0" w:color="auto"/>
        <w:left w:val="none" w:sz="0" w:space="0" w:color="auto"/>
        <w:bottom w:val="none" w:sz="0" w:space="0" w:color="auto"/>
        <w:right w:val="none" w:sz="0" w:space="0" w:color="auto"/>
      </w:divBdr>
    </w:div>
    <w:div w:id="631522869">
      <w:bodyDiv w:val="1"/>
      <w:marLeft w:val="0"/>
      <w:marRight w:val="0"/>
      <w:marTop w:val="0"/>
      <w:marBottom w:val="0"/>
      <w:divBdr>
        <w:top w:val="none" w:sz="0" w:space="0" w:color="auto"/>
        <w:left w:val="none" w:sz="0" w:space="0" w:color="auto"/>
        <w:bottom w:val="none" w:sz="0" w:space="0" w:color="auto"/>
        <w:right w:val="none" w:sz="0" w:space="0" w:color="auto"/>
      </w:divBdr>
    </w:div>
    <w:div w:id="637221495">
      <w:bodyDiv w:val="1"/>
      <w:marLeft w:val="0"/>
      <w:marRight w:val="0"/>
      <w:marTop w:val="0"/>
      <w:marBottom w:val="0"/>
      <w:divBdr>
        <w:top w:val="none" w:sz="0" w:space="0" w:color="auto"/>
        <w:left w:val="none" w:sz="0" w:space="0" w:color="auto"/>
        <w:bottom w:val="none" w:sz="0" w:space="0" w:color="auto"/>
        <w:right w:val="none" w:sz="0" w:space="0" w:color="auto"/>
      </w:divBdr>
      <w:divsChild>
        <w:div w:id="1388987484">
          <w:marLeft w:val="0"/>
          <w:marRight w:val="0"/>
          <w:marTop w:val="0"/>
          <w:marBottom w:val="0"/>
          <w:divBdr>
            <w:top w:val="none" w:sz="0" w:space="0" w:color="auto"/>
            <w:left w:val="none" w:sz="0" w:space="0" w:color="auto"/>
            <w:bottom w:val="none" w:sz="0" w:space="0" w:color="auto"/>
            <w:right w:val="none" w:sz="0" w:space="0" w:color="auto"/>
          </w:divBdr>
          <w:divsChild>
            <w:div w:id="19909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4364">
      <w:bodyDiv w:val="1"/>
      <w:marLeft w:val="0"/>
      <w:marRight w:val="0"/>
      <w:marTop w:val="0"/>
      <w:marBottom w:val="0"/>
      <w:divBdr>
        <w:top w:val="none" w:sz="0" w:space="0" w:color="auto"/>
        <w:left w:val="none" w:sz="0" w:space="0" w:color="auto"/>
        <w:bottom w:val="none" w:sz="0" w:space="0" w:color="auto"/>
        <w:right w:val="none" w:sz="0" w:space="0" w:color="auto"/>
      </w:divBdr>
    </w:div>
    <w:div w:id="646861866">
      <w:bodyDiv w:val="1"/>
      <w:marLeft w:val="0"/>
      <w:marRight w:val="0"/>
      <w:marTop w:val="0"/>
      <w:marBottom w:val="0"/>
      <w:divBdr>
        <w:top w:val="none" w:sz="0" w:space="0" w:color="auto"/>
        <w:left w:val="none" w:sz="0" w:space="0" w:color="auto"/>
        <w:bottom w:val="none" w:sz="0" w:space="0" w:color="auto"/>
        <w:right w:val="none" w:sz="0" w:space="0" w:color="auto"/>
      </w:divBdr>
    </w:div>
    <w:div w:id="650791545">
      <w:bodyDiv w:val="1"/>
      <w:marLeft w:val="0"/>
      <w:marRight w:val="0"/>
      <w:marTop w:val="0"/>
      <w:marBottom w:val="0"/>
      <w:divBdr>
        <w:top w:val="none" w:sz="0" w:space="0" w:color="auto"/>
        <w:left w:val="none" w:sz="0" w:space="0" w:color="auto"/>
        <w:bottom w:val="none" w:sz="0" w:space="0" w:color="auto"/>
        <w:right w:val="none" w:sz="0" w:space="0" w:color="auto"/>
      </w:divBdr>
    </w:div>
    <w:div w:id="653459796">
      <w:bodyDiv w:val="1"/>
      <w:marLeft w:val="0"/>
      <w:marRight w:val="0"/>
      <w:marTop w:val="0"/>
      <w:marBottom w:val="0"/>
      <w:divBdr>
        <w:top w:val="none" w:sz="0" w:space="0" w:color="auto"/>
        <w:left w:val="none" w:sz="0" w:space="0" w:color="auto"/>
        <w:bottom w:val="none" w:sz="0" w:space="0" w:color="auto"/>
        <w:right w:val="none" w:sz="0" w:space="0" w:color="auto"/>
      </w:divBdr>
    </w:div>
    <w:div w:id="659889342">
      <w:bodyDiv w:val="1"/>
      <w:marLeft w:val="0"/>
      <w:marRight w:val="0"/>
      <w:marTop w:val="0"/>
      <w:marBottom w:val="0"/>
      <w:divBdr>
        <w:top w:val="none" w:sz="0" w:space="0" w:color="auto"/>
        <w:left w:val="none" w:sz="0" w:space="0" w:color="auto"/>
        <w:bottom w:val="none" w:sz="0" w:space="0" w:color="auto"/>
        <w:right w:val="none" w:sz="0" w:space="0" w:color="auto"/>
      </w:divBdr>
    </w:div>
    <w:div w:id="663435615">
      <w:bodyDiv w:val="1"/>
      <w:marLeft w:val="0"/>
      <w:marRight w:val="0"/>
      <w:marTop w:val="0"/>
      <w:marBottom w:val="0"/>
      <w:divBdr>
        <w:top w:val="none" w:sz="0" w:space="0" w:color="auto"/>
        <w:left w:val="none" w:sz="0" w:space="0" w:color="auto"/>
        <w:bottom w:val="none" w:sz="0" w:space="0" w:color="auto"/>
        <w:right w:val="none" w:sz="0" w:space="0" w:color="auto"/>
      </w:divBdr>
      <w:divsChild>
        <w:div w:id="435053739">
          <w:marLeft w:val="0"/>
          <w:marRight w:val="0"/>
          <w:marTop w:val="0"/>
          <w:marBottom w:val="0"/>
          <w:divBdr>
            <w:top w:val="none" w:sz="0" w:space="0" w:color="auto"/>
            <w:left w:val="none" w:sz="0" w:space="0" w:color="auto"/>
            <w:bottom w:val="none" w:sz="0" w:space="0" w:color="auto"/>
            <w:right w:val="none" w:sz="0" w:space="0" w:color="auto"/>
          </w:divBdr>
          <w:divsChild>
            <w:div w:id="560749255">
              <w:marLeft w:val="0"/>
              <w:marRight w:val="0"/>
              <w:marTop w:val="0"/>
              <w:marBottom w:val="0"/>
              <w:divBdr>
                <w:top w:val="none" w:sz="0" w:space="0" w:color="auto"/>
                <w:left w:val="none" w:sz="0" w:space="0" w:color="auto"/>
                <w:bottom w:val="none" w:sz="0" w:space="0" w:color="auto"/>
                <w:right w:val="none" w:sz="0" w:space="0" w:color="auto"/>
              </w:divBdr>
              <w:divsChild>
                <w:div w:id="835850115">
                  <w:marLeft w:val="0"/>
                  <w:marRight w:val="0"/>
                  <w:marTop w:val="0"/>
                  <w:marBottom w:val="0"/>
                  <w:divBdr>
                    <w:top w:val="none" w:sz="0" w:space="0" w:color="auto"/>
                    <w:left w:val="none" w:sz="0" w:space="0" w:color="auto"/>
                    <w:bottom w:val="none" w:sz="0" w:space="0" w:color="auto"/>
                    <w:right w:val="none" w:sz="0" w:space="0" w:color="auto"/>
                  </w:divBdr>
                  <w:divsChild>
                    <w:div w:id="1676566766">
                      <w:marLeft w:val="0"/>
                      <w:marRight w:val="0"/>
                      <w:marTop w:val="0"/>
                      <w:marBottom w:val="0"/>
                      <w:divBdr>
                        <w:top w:val="none" w:sz="0" w:space="0" w:color="auto"/>
                        <w:left w:val="none" w:sz="0" w:space="0" w:color="auto"/>
                        <w:bottom w:val="none" w:sz="0" w:space="0" w:color="auto"/>
                        <w:right w:val="none" w:sz="0" w:space="0" w:color="auto"/>
                      </w:divBdr>
                      <w:divsChild>
                        <w:div w:id="1020399006">
                          <w:marLeft w:val="0"/>
                          <w:marRight w:val="0"/>
                          <w:marTop w:val="0"/>
                          <w:marBottom w:val="0"/>
                          <w:divBdr>
                            <w:top w:val="none" w:sz="0" w:space="0" w:color="auto"/>
                            <w:left w:val="none" w:sz="0" w:space="0" w:color="auto"/>
                            <w:bottom w:val="none" w:sz="0" w:space="0" w:color="auto"/>
                            <w:right w:val="none" w:sz="0" w:space="0" w:color="auto"/>
                          </w:divBdr>
                          <w:divsChild>
                            <w:div w:id="5857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548711">
      <w:bodyDiv w:val="1"/>
      <w:marLeft w:val="0"/>
      <w:marRight w:val="0"/>
      <w:marTop w:val="0"/>
      <w:marBottom w:val="0"/>
      <w:divBdr>
        <w:top w:val="none" w:sz="0" w:space="0" w:color="auto"/>
        <w:left w:val="none" w:sz="0" w:space="0" w:color="auto"/>
        <w:bottom w:val="none" w:sz="0" w:space="0" w:color="auto"/>
        <w:right w:val="none" w:sz="0" w:space="0" w:color="auto"/>
      </w:divBdr>
      <w:divsChild>
        <w:div w:id="1889756441">
          <w:marLeft w:val="0"/>
          <w:marRight w:val="0"/>
          <w:marTop w:val="0"/>
          <w:marBottom w:val="0"/>
          <w:divBdr>
            <w:top w:val="none" w:sz="0" w:space="0" w:color="auto"/>
            <w:left w:val="none" w:sz="0" w:space="0" w:color="auto"/>
            <w:bottom w:val="none" w:sz="0" w:space="0" w:color="auto"/>
            <w:right w:val="none" w:sz="0" w:space="0" w:color="auto"/>
          </w:divBdr>
          <w:divsChild>
            <w:div w:id="9912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8087">
      <w:bodyDiv w:val="1"/>
      <w:marLeft w:val="0"/>
      <w:marRight w:val="0"/>
      <w:marTop w:val="0"/>
      <w:marBottom w:val="0"/>
      <w:divBdr>
        <w:top w:val="none" w:sz="0" w:space="0" w:color="auto"/>
        <w:left w:val="none" w:sz="0" w:space="0" w:color="auto"/>
        <w:bottom w:val="none" w:sz="0" w:space="0" w:color="auto"/>
        <w:right w:val="none" w:sz="0" w:space="0" w:color="auto"/>
      </w:divBdr>
    </w:div>
    <w:div w:id="673412213">
      <w:marLeft w:val="0"/>
      <w:marRight w:val="0"/>
      <w:marTop w:val="0"/>
      <w:marBottom w:val="0"/>
      <w:divBdr>
        <w:top w:val="none" w:sz="0" w:space="0" w:color="auto"/>
        <w:left w:val="none" w:sz="0" w:space="0" w:color="auto"/>
        <w:bottom w:val="none" w:sz="0" w:space="0" w:color="auto"/>
        <w:right w:val="none" w:sz="0" w:space="0" w:color="auto"/>
      </w:divBdr>
    </w:div>
    <w:div w:id="674959403">
      <w:bodyDiv w:val="1"/>
      <w:marLeft w:val="0"/>
      <w:marRight w:val="0"/>
      <w:marTop w:val="0"/>
      <w:marBottom w:val="0"/>
      <w:divBdr>
        <w:top w:val="none" w:sz="0" w:space="0" w:color="auto"/>
        <w:left w:val="none" w:sz="0" w:space="0" w:color="auto"/>
        <w:bottom w:val="none" w:sz="0" w:space="0" w:color="auto"/>
        <w:right w:val="none" w:sz="0" w:space="0" w:color="auto"/>
      </w:divBdr>
    </w:div>
    <w:div w:id="677192921">
      <w:bodyDiv w:val="1"/>
      <w:marLeft w:val="0"/>
      <w:marRight w:val="0"/>
      <w:marTop w:val="0"/>
      <w:marBottom w:val="0"/>
      <w:divBdr>
        <w:top w:val="none" w:sz="0" w:space="0" w:color="auto"/>
        <w:left w:val="none" w:sz="0" w:space="0" w:color="auto"/>
        <w:bottom w:val="none" w:sz="0" w:space="0" w:color="auto"/>
        <w:right w:val="none" w:sz="0" w:space="0" w:color="auto"/>
      </w:divBdr>
      <w:divsChild>
        <w:div w:id="1231116849">
          <w:marLeft w:val="0"/>
          <w:marRight w:val="0"/>
          <w:marTop w:val="0"/>
          <w:marBottom w:val="0"/>
          <w:divBdr>
            <w:top w:val="none" w:sz="0" w:space="0" w:color="auto"/>
            <w:left w:val="none" w:sz="0" w:space="0" w:color="auto"/>
            <w:bottom w:val="none" w:sz="0" w:space="0" w:color="auto"/>
            <w:right w:val="none" w:sz="0" w:space="0" w:color="auto"/>
          </w:divBdr>
          <w:divsChild>
            <w:div w:id="183597006">
              <w:marLeft w:val="0"/>
              <w:marRight w:val="0"/>
              <w:marTop w:val="0"/>
              <w:marBottom w:val="0"/>
              <w:divBdr>
                <w:top w:val="none" w:sz="0" w:space="0" w:color="auto"/>
                <w:left w:val="none" w:sz="0" w:space="0" w:color="auto"/>
                <w:bottom w:val="none" w:sz="0" w:space="0" w:color="auto"/>
                <w:right w:val="none" w:sz="0" w:space="0" w:color="auto"/>
              </w:divBdr>
              <w:divsChild>
                <w:div w:id="40179550">
                  <w:marLeft w:val="0"/>
                  <w:marRight w:val="0"/>
                  <w:marTop w:val="0"/>
                  <w:marBottom w:val="0"/>
                  <w:divBdr>
                    <w:top w:val="none" w:sz="0" w:space="0" w:color="auto"/>
                    <w:left w:val="none" w:sz="0" w:space="0" w:color="auto"/>
                    <w:bottom w:val="none" w:sz="0" w:space="0" w:color="auto"/>
                    <w:right w:val="none" w:sz="0" w:space="0" w:color="auto"/>
                  </w:divBdr>
                  <w:divsChild>
                    <w:div w:id="1241450913">
                      <w:marLeft w:val="0"/>
                      <w:marRight w:val="0"/>
                      <w:marTop w:val="0"/>
                      <w:marBottom w:val="0"/>
                      <w:divBdr>
                        <w:top w:val="none" w:sz="0" w:space="0" w:color="auto"/>
                        <w:left w:val="none" w:sz="0" w:space="0" w:color="auto"/>
                        <w:bottom w:val="none" w:sz="0" w:space="0" w:color="auto"/>
                        <w:right w:val="none" w:sz="0" w:space="0" w:color="auto"/>
                      </w:divBdr>
                      <w:divsChild>
                        <w:div w:id="434134992">
                          <w:marLeft w:val="0"/>
                          <w:marRight w:val="0"/>
                          <w:marTop w:val="0"/>
                          <w:marBottom w:val="0"/>
                          <w:divBdr>
                            <w:top w:val="none" w:sz="0" w:space="0" w:color="auto"/>
                            <w:left w:val="none" w:sz="0" w:space="0" w:color="auto"/>
                            <w:bottom w:val="none" w:sz="0" w:space="0" w:color="auto"/>
                            <w:right w:val="none" w:sz="0" w:space="0" w:color="auto"/>
                          </w:divBdr>
                          <w:divsChild>
                            <w:div w:id="17061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479278">
      <w:bodyDiv w:val="1"/>
      <w:marLeft w:val="0"/>
      <w:marRight w:val="0"/>
      <w:marTop w:val="0"/>
      <w:marBottom w:val="0"/>
      <w:divBdr>
        <w:top w:val="none" w:sz="0" w:space="0" w:color="auto"/>
        <w:left w:val="none" w:sz="0" w:space="0" w:color="auto"/>
        <w:bottom w:val="none" w:sz="0" w:space="0" w:color="auto"/>
        <w:right w:val="none" w:sz="0" w:space="0" w:color="auto"/>
      </w:divBdr>
    </w:div>
    <w:div w:id="685252065">
      <w:bodyDiv w:val="1"/>
      <w:marLeft w:val="0"/>
      <w:marRight w:val="0"/>
      <w:marTop w:val="0"/>
      <w:marBottom w:val="0"/>
      <w:divBdr>
        <w:top w:val="none" w:sz="0" w:space="0" w:color="auto"/>
        <w:left w:val="none" w:sz="0" w:space="0" w:color="auto"/>
        <w:bottom w:val="none" w:sz="0" w:space="0" w:color="auto"/>
        <w:right w:val="none" w:sz="0" w:space="0" w:color="auto"/>
      </w:divBdr>
      <w:divsChild>
        <w:div w:id="233707766">
          <w:marLeft w:val="0"/>
          <w:marRight w:val="0"/>
          <w:marTop w:val="0"/>
          <w:marBottom w:val="0"/>
          <w:divBdr>
            <w:top w:val="none" w:sz="0" w:space="0" w:color="auto"/>
            <w:left w:val="none" w:sz="0" w:space="0" w:color="auto"/>
            <w:bottom w:val="none" w:sz="0" w:space="0" w:color="auto"/>
            <w:right w:val="none" w:sz="0" w:space="0" w:color="auto"/>
          </w:divBdr>
          <w:divsChild>
            <w:div w:id="813792972">
              <w:marLeft w:val="0"/>
              <w:marRight w:val="0"/>
              <w:marTop w:val="0"/>
              <w:marBottom w:val="0"/>
              <w:divBdr>
                <w:top w:val="none" w:sz="0" w:space="0" w:color="auto"/>
                <w:left w:val="none" w:sz="0" w:space="0" w:color="auto"/>
                <w:bottom w:val="none" w:sz="0" w:space="0" w:color="auto"/>
                <w:right w:val="none" w:sz="0" w:space="0" w:color="auto"/>
              </w:divBdr>
              <w:divsChild>
                <w:div w:id="903443055">
                  <w:marLeft w:val="0"/>
                  <w:marRight w:val="0"/>
                  <w:marTop w:val="0"/>
                  <w:marBottom w:val="0"/>
                  <w:divBdr>
                    <w:top w:val="none" w:sz="0" w:space="0" w:color="auto"/>
                    <w:left w:val="none" w:sz="0" w:space="0" w:color="auto"/>
                    <w:bottom w:val="none" w:sz="0" w:space="0" w:color="auto"/>
                    <w:right w:val="none" w:sz="0" w:space="0" w:color="auto"/>
                  </w:divBdr>
                  <w:divsChild>
                    <w:div w:id="400366602">
                      <w:marLeft w:val="0"/>
                      <w:marRight w:val="0"/>
                      <w:marTop w:val="0"/>
                      <w:marBottom w:val="0"/>
                      <w:divBdr>
                        <w:top w:val="none" w:sz="0" w:space="0" w:color="auto"/>
                        <w:left w:val="none" w:sz="0" w:space="0" w:color="auto"/>
                        <w:bottom w:val="none" w:sz="0" w:space="0" w:color="auto"/>
                        <w:right w:val="none" w:sz="0" w:space="0" w:color="auto"/>
                      </w:divBdr>
                      <w:divsChild>
                        <w:div w:id="794905065">
                          <w:marLeft w:val="0"/>
                          <w:marRight w:val="0"/>
                          <w:marTop w:val="0"/>
                          <w:marBottom w:val="0"/>
                          <w:divBdr>
                            <w:top w:val="none" w:sz="0" w:space="0" w:color="auto"/>
                            <w:left w:val="none" w:sz="0" w:space="0" w:color="auto"/>
                            <w:bottom w:val="none" w:sz="0" w:space="0" w:color="auto"/>
                            <w:right w:val="none" w:sz="0" w:space="0" w:color="auto"/>
                          </w:divBdr>
                          <w:divsChild>
                            <w:div w:id="60118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036212">
      <w:bodyDiv w:val="1"/>
      <w:marLeft w:val="0"/>
      <w:marRight w:val="0"/>
      <w:marTop w:val="0"/>
      <w:marBottom w:val="0"/>
      <w:divBdr>
        <w:top w:val="none" w:sz="0" w:space="0" w:color="auto"/>
        <w:left w:val="none" w:sz="0" w:space="0" w:color="auto"/>
        <w:bottom w:val="none" w:sz="0" w:space="0" w:color="auto"/>
        <w:right w:val="none" w:sz="0" w:space="0" w:color="auto"/>
      </w:divBdr>
    </w:div>
    <w:div w:id="690763605">
      <w:bodyDiv w:val="1"/>
      <w:marLeft w:val="0"/>
      <w:marRight w:val="0"/>
      <w:marTop w:val="0"/>
      <w:marBottom w:val="0"/>
      <w:divBdr>
        <w:top w:val="none" w:sz="0" w:space="0" w:color="auto"/>
        <w:left w:val="none" w:sz="0" w:space="0" w:color="auto"/>
        <w:bottom w:val="none" w:sz="0" w:space="0" w:color="auto"/>
        <w:right w:val="none" w:sz="0" w:space="0" w:color="auto"/>
      </w:divBdr>
    </w:div>
    <w:div w:id="699823916">
      <w:bodyDiv w:val="1"/>
      <w:marLeft w:val="0"/>
      <w:marRight w:val="0"/>
      <w:marTop w:val="0"/>
      <w:marBottom w:val="0"/>
      <w:divBdr>
        <w:top w:val="none" w:sz="0" w:space="0" w:color="auto"/>
        <w:left w:val="none" w:sz="0" w:space="0" w:color="auto"/>
        <w:bottom w:val="none" w:sz="0" w:space="0" w:color="auto"/>
        <w:right w:val="none" w:sz="0" w:space="0" w:color="auto"/>
      </w:divBdr>
    </w:div>
    <w:div w:id="724646601">
      <w:bodyDiv w:val="1"/>
      <w:marLeft w:val="0"/>
      <w:marRight w:val="0"/>
      <w:marTop w:val="0"/>
      <w:marBottom w:val="0"/>
      <w:divBdr>
        <w:top w:val="none" w:sz="0" w:space="0" w:color="auto"/>
        <w:left w:val="none" w:sz="0" w:space="0" w:color="auto"/>
        <w:bottom w:val="none" w:sz="0" w:space="0" w:color="auto"/>
        <w:right w:val="none" w:sz="0" w:space="0" w:color="auto"/>
      </w:divBdr>
      <w:divsChild>
        <w:div w:id="400298370">
          <w:marLeft w:val="0"/>
          <w:marRight w:val="0"/>
          <w:marTop w:val="0"/>
          <w:marBottom w:val="0"/>
          <w:divBdr>
            <w:top w:val="none" w:sz="0" w:space="0" w:color="auto"/>
            <w:left w:val="none" w:sz="0" w:space="0" w:color="auto"/>
            <w:bottom w:val="none" w:sz="0" w:space="0" w:color="auto"/>
            <w:right w:val="none" w:sz="0" w:space="0" w:color="auto"/>
          </w:divBdr>
          <w:divsChild>
            <w:div w:id="9997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52639">
      <w:bodyDiv w:val="1"/>
      <w:marLeft w:val="0"/>
      <w:marRight w:val="0"/>
      <w:marTop w:val="0"/>
      <w:marBottom w:val="0"/>
      <w:divBdr>
        <w:top w:val="none" w:sz="0" w:space="0" w:color="auto"/>
        <w:left w:val="none" w:sz="0" w:space="0" w:color="auto"/>
        <w:bottom w:val="none" w:sz="0" w:space="0" w:color="auto"/>
        <w:right w:val="none" w:sz="0" w:space="0" w:color="auto"/>
      </w:divBdr>
    </w:div>
    <w:div w:id="760639833">
      <w:bodyDiv w:val="1"/>
      <w:marLeft w:val="0"/>
      <w:marRight w:val="0"/>
      <w:marTop w:val="0"/>
      <w:marBottom w:val="0"/>
      <w:divBdr>
        <w:top w:val="none" w:sz="0" w:space="0" w:color="auto"/>
        <w:left w:val="none" w:sz="0" w:space="0" w:color="auto"/>
        <w:bottom w:val="none" w:sz="0" w:space="0" w:color="auto"/>
        <w:right w:val="none" w:sz="0" w:space="0" w:color="auto"/>
      </w:divBdr>
    </w:div>
    <w:div w:id="767235087">
      <w:bodyDiv w:val="1"/>
      <w:marLeft w:val="0"/>
      <w:marRight w:val="0"/>
      <w:marTop w:val="0"/>
      <w:marBottom w:val="0"/>
      <w:divBdr>
        <w:top w:val="none" w:sz="0" w:space="0" w:color="auto"/>
        <w:left w:val="none" w:sz="0" w:space="0" w:color="auto"/>
        <w:bottom w:val="none" w:sz="0" w:space="0" w:color="auto"/>
        <w:right w:val="none" w:sz="0" w:space="0" w:color="auto"/>
      </w:divBdr>
    </w:div>
    <w:div w:id="788821388">
      <w:bodyDiv w:val="1"/>
      <w:marLeft w:val="0"/>
      <w:marRight w:val="0"/>
      <w:marTop w:val="0"/>
      <w:marBottom w:val="0"/>
      <w:divBdr>
        <w:top w:val="none" w:sz="0" w:space="0" w:color="auto"/>
        <w:left w:val="none" w:sz="0" w:space="0" w:color="auto"/>
        <w:bottom w:val="none" w:sz="0" w:space="0" w:color="auto"/>
        <w:right w:val="none" w:sz="0" w:space="0" w:color="auto"/>
      </w:divBdr>
    </w:div>
    <w:div w:id="791900144">
      <w:bodyDiv w:val="1"/>
      <w:marLeft w:val="0"/>
      <w:marRight w:val="0"/>
      <w:marTop w:val="0"/>
      <w:marBottom w:val="0"/>
      <w:divBdr>
        <w:top w:val="none" w:sz="0" w:space="0" w:color="auto"/>
        <w:left w:val="none" w:sz="0" w:space="0" w:color="auto"/>
        <w:bottom w:val="none" w:sz="0" w:space="0" w:color="auto"/>
        <w:right w:val="none" w:sz="0" w:space="0" w:color="auto"/>
      </w:divBdr>
    </w:div>
    <w:div w:id="798844067">
      <w:bodyDiv w:val="1"/>
      <w:marLeft w:val="0"/>
      <w:marRight w:val="0"/>
      <w:marTop w:val="0"/>
      <w:marBottom w:val="0"/>
      <w:divBdr>
        <w:top w:val="none" w:sz="0" w:space="0" w:color="auto"/>
        <w:left w:val="none" w:sz="0" w:space="0" w:color="auto"/>
        <w:bottom w:val="none" w:sz="0" w:space="0" w:color="auto"/>
        <w:right w:val="none" w:sz="0" w:space="0" w:color="auto"/>
      </w:divBdr>
    </w:div>
    <w:div w:id="802697136">
      <w:bodyDiv w:val="1"/>
      <w:marLeft w:val="0"/>
      <w:marRight w:val="0"/>
      <w:marTop w:val="0"/>
      <w:marBottom w:val="0"/>
      <w:divBdr>
        <w:top w:val="none" w:sz="0" w:space="0" w:color="auto"/>
        <w:left w:val="none" w:sz="0" w:space="0" w:color="auto"/>
        <w:bottom w:val="none" w:sz="0" w:space="0" w:color="auto"/>
        <w:right w:val="none" w:sz="0" w:space="0" w:color="auto"/>
      </w:divBdr>
      <w:divsChild>
        <w:div w:id="1574731362">
          <w:marLeft w:val="0"/>
          <w:marRight w:val="0"/>
          <w:marTop w:val="0"/>
          <w:marBottom w:val="0"/>
          <w:divBdr>
            <w:top w:val="none" w:sz="0" w:space="0" w:color="auto"/>
            <w:left w:val="none" w:sz="0" w:space="0" w:color="auto"/>
            <w:bottom w:val="none" w:sz="0" w:space="0" w:color="auto"/>
            <w:right w:val="none" w:sz="0" w:space="0" w:color="auto"/>
          </w:divBdr>
          <w:divsChild>
            <w:div w:id="77681118">
              <w:marLeft w:val="0"/>
              <w:marRight w:val="0"/>
              <w:marTop w:val="0"/>
              <w:marBottom w:val="0"/>
              <w:divBdr>
                <w:top w:val="none" w:sz="0" w:space="0" w:color="auto"/>
                <w:left w:val="none" w:sz="0" w:space="0" w:color="auto"/>
                <w:bottom w:val="none" w:sz="0" w:space="0" w:color="auto"/>
                <w:right w:val="none" w:sz="0" w:space="0" w:color="auto"/>
              </w:divBdr>
            </w:div>
            <w:div w:id="281347960">
              <w:marLeft w:val="0"/>
              <w:marRight w:val="0"/>
              <w:marTop w:val="0"/>
              <w:marBottom w:val="0"/>
              <w:divBdr>
                <w:top w:val="none" w:sz="0" w:space="0" w:color="auto"/>
                <w:left w:val="none" w:sz="0" w:space="0" w:color="auto"/>
                <w:bottom w:val="none" w:sz="0" w:space="0" w:color="auto"/>
                <w:right w:val="none" w:sz="0" w:space="0" w:color="auto"/>
              </w:divBdr>
            </w:div>
            <w:div w:id="510068989">
              <w:marLeft w:val="0"/>
              <w:marRight w:val="0"/>
              <w:marTop w:val="0"/>
              <w:marBottom w:val="0"/>
              <w:divBdr>
                <w:top w:val="none" w:sz="0" w:space="0" w:color="auto"/>
                <w:left w:val="none" w:sz="0" w:space="0" w:color="auto"/>
                <w:bottom w:val="none" w:sz="0" w:space="0" w:color="auto"/>
                <w:right w:val="none" w:sz="0" w:space="0" w:color="auto"/>
              </w:divBdr>
            </w:div>
            <w:div w:id="1068072796">
              <w:marLeft w:val="0"/>
              <w:marRight w:val="0"/>
              <w:marTop w:val="0"/>
              <w:marBottom w:val="0"/>
              <w:divBdr>
                <w:top w:val="none" w:sz="0" w:space="0" w:color="auto"/>
                <w:left w:val="none" w:sz="0" w:space="0" w:color="auto"/>
                <w:bottom w:val="none" w:sz="0" w:space="0" w:color="auto"/>
                <w:right w:val="none" w:sz="0" w:space="0" w:color="auto"/>
              </w:divBdr>
            </w:div>
            <w:div w:id="1133718860">
              <w:marLeft w:val="0"/>
              <w:marRight w:val="0"/>
              <w:marTop w:val="0"/>
              <w:marBottom w:val="0"/>
              <w:divBdr>
                <w:top w:val="none" w:sz="0" w:space="0" w:color="auto"/>
                <w:left w:val="none" w:sz="0" w:space="0" w:color="auto"/>
                <w:bottom w:val="none" w:sz="0" w:space="0" w:color="auto"/>
                <w:right w:val="none" w:sz="0" w:space="0" w:color="auto"/>
              </w:divBdr>
            </w:div>
            <w:div w:id="1206061576">
              <w:marLeft w:val="0"/>
              <w:marRight w:val="0"/>
              <w:marTop w:val="0"/>
              <w:marBottom w:val="0"/>
              <w:divBdr>
                <w:top w:val="none" w:sz="0" w:space="0" w:color="auto"/>
                <w:left w:val="none" w:sz="0" w:space="0" w:color="auto"/>
                <w:bottom w:val="none" w:sz="0" w:space="0" w:color="auto"/>
                <w:right w:val="none" w:sz="0" w:space="0" w:color="auto"/>
              </w:divBdr>
            </w:div>
            <w:div w:id="1271426034">
              <w:marLeft w:val="0"/>
              <w:marRight w:val="0"/>
              <w:marTop w:val="0"/>
              <w:marBottom w:val="0"/>
              <w:divBdr>
                <w:top w:val="none" w:sz="0" w:space="0" w:color="auto"/>
                <w:left w:val="none" w:sz="0" w:space="0" w:color="auto"/>
                <w:bottom w:val="none" w:sz="0" w:space="0" w:color="auto"/>
                <w:right w:val="none" w:sz="0" w:space="0" w:color="auto"/>
              </w:divBdr>
            </w:div>
            <w:div w:id="1281106063">
              <w:marLeft w:val="0"/>
              <w:marRight w:val="0"/>
              <w:marTop w:val="0"/>
              <w:marBottom w:val="0"/>
              <w:divBdr>
                <w:top w:val="none" w:sz="0" w:space="0" w:color="auto"/>
                <w:left w:val="none" w:sz="0" w:space="0" w:color="auto"/>
                <w:bottom w:val="none" w:sz="0" w:space="0" w:color="auto"/>
                <w:right w:val="none" w:sz="0" w:space="0" w:color="auto"/>
              </w:divBdr>
            </w:div>
            <w:div w:id="1504199338">
              <w:marLeft w:val="0"/>
              <w:marRight w:val="0"/>
              <w:marTop w:val="0"/>
              <w:marBottom w:val="0"/>
              <w:divBdr>
                <w:top w:val="none" w:sz="0" w:space="0" w:color="auto"/>
                <w:left w:val="none" w:sz="0" w:space="0" w:color="auto"/>
                <w:bottom w:val="none" w:sz="0" w:space="0" w:color="auto"/>
                <w:right w:val="none" w:sz="0" w:space="0" w:color="auto"/>
              </w:divBdr>
            </w:div>
            <w:div w:id="1534417187">
              <w:marLeft w:val="0"/>
              <w:marRight w:val="0"/>
              <w:marTop w:val="0"/>
              <w:marBottom w:val="0"/>
              <w:divBdr>
                <w:top w:val="none" w:sz="0" w:space="0" w:color="auto"/>
                <w:left w:val="none" w:sz="0" w:space="0" w:color="auto"/>
                <w:bottom w:val="none" w:sz="0" w:space="0" w:color="auto"/>
                <w:right w:val="none" w:sz="0" w:space="0" w:color="auto"/>
              </w:divBdr>
            </w:div>
            <w:div w:id="1829636132">
              <w:marLeft w:val="0"/>
              <w:marRight w:val="0"/>
              <w:marTop w:val="0"/>
              <w:marBottom w:val="0"/>
              <w:divBdr>
                <w:top w:val="none" w:sz="0" w:space="0" w:color="auto"/>
                <w:left w:val="none" w:sz="0" w:space="0" w:color="auto"/>
                <w:bottom w:val="none" w:sz="0" w:space="0" w:color="auto"/>
                <w:right w:val="none" w:sz="0" w:space="0" w:color="auto"/>
              </w:divBdr>
            </w:div>
            <w:div w:id="2010404672">
              <w:marLeft w:val="0"/>
              <w:marRight w:val="0"/>
              <w:marTop w:val="0"/>
              <w:marBottom w:val="0"/>
              <w:divBdr>
                <w:top w:val="none" w:sz="0" w:space="0" w:color="auto"/>
                <w:left w:val="none" w:sz="0" w:space="0" w:color="auto"/>
                <w:bottom w:val="none" w:sz="0" w:space="0" w:color="auto"/>
                <w:right w:val="none" w:sz="0" w:space="0" w:color="auto"/>
              </w:divBdr>
            </w:div>
            <w:div w:id="21268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6042">
      <w:bodyDiv w:val="1"/>
      <w:marLeft w:val="0"/>
      <w:marRight w:val="0"/>
      <w:marTop w:val="0"/>
      <w:marBottom w:val="0"/>
      <w:divBdr>
        <w:top w:val="none" w:sz="0" w:space="0" w:color="auto"/>
        <w:left w:val="none" w:sz="0" w:space="0" w:color="auto"/>
        <w:bottom w:val="none" w:sz="0" w:space="0" w:color="auto"/>
        <w:right w:val="none" w:sz="0" w:space="0" w:color="auto"/>
      </w:divBdr>
    </w:div>
    <w:div w:id="806582321">
      <w:bodyDiv w:val="1"/>
      <w:marLeft w:val="0"/>
      <w:marRight w:val="0"/>
      <w:marTop w:val="0"/>
      <w:marBottom w:val="0"/>
      <w:divBdr>
        <w:top w:val="none" w:sz="0" w:space="0" w:color="auto"/>
        <w:left w:val="none" w:sz="0" w:space="0" w:color="auto"/>
        <w:bottom w:val="none" w:sz="0" w:space="0" w:color="auto"/>
        <w:right w:val="none" w:sz="0" w:space="0" w:color="auto"/>
      </w:divBdr>
    </w:div>
    <w:div w:id="815224689">
      <w:bodyDiv w:val="1"/>
      <w:marLeft w:val="0"/>
      <w:marRight w:val="0"/>
      <w:marTop w:val="0"/>
      <w:marBottom w:val="0"/>
      <w:divBdr>
        <w:top w:val="none" w:sz="0" w:space="0" w:color="auto"/>
        <w:left w:val="none" w:sz="0" w:space="0" w:color="auto"/>
        <w:bottom w:val="none" w:sz="0" w:space="0" w:color="auto"/>
        <w:right w:val="none" w:sz="0" w:space="0" w:color="auto"/>
      </w:divBdr>
    </w:div>
    <w:div w:id="815493710">
      <w:bodyDiv w:val="1"/>
      <w:marLeft w:val="0"/>
      <w:marRight w:val="0"/>
      <w:marTop w:val="0"/>
      <w:marBottom w:val="0"/>
      <w:divBdr>
        <w:top w:val="none" w:sz="0" w:space="0" w:color="auto"/>
        <w:left w:val="none" w:sz="0" w:space="0" w:color="auto"/>
        <w:bottom w:val="none" w:sz="0" w:space="0" w:color="auto"/>
        <w:right w:val="none" w:sz="0" w:space="0" w:color="auto"/>
      </w:divBdr>
    </w:div>
    <w:div w:id="815952246">
      <w:bodyDiv w:val="1"/>
      <w:marLeft w:val="0"/>
      <w:marRight w:val="0"/>
      <w:marTop w:val="0"/>
      <w:marBottom w:val="0"/>
      <w:divBdr>
        <w:top w:val="none" w:sz="0" w:space="0" w:color="auto"/>
        <w:left w:val="none" w:sz="0" w:space="0" w:color="auto"/>
        <w:bottom w:val="none" w:sz="0" w:space="0" w:color="auto"/>
        <w:right w:val="none" w:sz="0" w:space="0" w:color="auto"/>
      </w:divBdr>
    </w:div>
    <w:div w:id="823282164">
      <w:bodyDiv w:val="1"/>
      <w:marLeft w:val="0"/>
      <w:marRight w:val="0"/>
      <w:marTop w:val="0"/>
      <w:marBottom w:val="0"/>
      <w:divBdr>
        <w:top w:val="none" w:sz="0" w:space="0" w:color="auto"/>
        <w:left w:val="none" w:sz="0" w:space="0" w:color="auto"/>
        <w:bottom w:val="none" w:sz="0" w:space="0" w:color="auto"/>
        <w:right w:val="none" w:sz="0" w:space="0" w:color="auto"/>
      </w:divBdr>
    </w:div>
    <w:div w:id="834999375">
      <w:bodyDiv w:val="1"/>
      <w:marLeft w:val="0"/>
      <w:marRight w:val="0"/>
      <w:marTop w:val="0"/>
      <w:marBottom w:val="0"/>
      <w:divBdr>
        <w:top w:val="none" w:sz="0" w:space="0" w:color="auto"/>
        <w:left w:val="none" w:sz="0" w:space="0" w:color="auto"/>
        <w:bottom w:val="none" w:sz="0" w:space="0" w:color="auto"/>
        <w:right w:val="none" w:sz="0" w:space="0" w:color="auto"/>
      </w:divBdr>
    </w:div>
    <w:div w:id="849679856">
      <w:bodyDiv w:val="1"/>
      <w:marLeft w:val="0"/>
      <w:marRight w:val="0"/>
      <w:marTop w:val="0"/>
      <w:marBottom w:val="0"/>
      <w:divBdr>
        <w:top w:val="none" w:sz="0" w:space="0" w:color="auto"/>
        <w:left w:val="none" w:sz="0" w:space="0" w:color="auto"/>
        <w:bottom w:val="none" w:sz="0" w:space="0" w:color="auto"/>
        <w:right w:val="none" w:sz="0" w:space="0" w:color="auto"/>
      </w:divBdr>
    </w:div>
    <w:div w:id="855195268">
      <w:bodyDiv w:val="1"/>
      <w:marLeft w:val="0"/>
      <w:marRight w:val="0"/>
      <w:marTop w:val="0"/>
      <w:marBottom w:val="0"/>
      <w:divBdr>
        <w:top w:val="none" w:sz="0" w:space="0" w:color="auto"/>
        <w:left w:val="none" w:sz="0" w:space="0" w:color="auto"/>
        <w:bottom w:val="none" w:sz="0" w:space="0" w:color="auto"/>
        <w:right w:val="none" w:sz="0" w:space="0" w:color="auto"/>
      </w:divBdr>
    </w:div>
    <w:div w:id="858397249">
      <w:bodyDiv w:val="1"/>
      <w:marLeft w:val="0"/>
      <w:marRight w:val="0"/>
      <w:marTop w:val="0"/>
      <w:marBottom w:val="0"/>
      <w:divBdr>
        <w:top w:val="none" w:sz="0" w:space="0" w:color="auto"/>
        <w:left w:val="none" w:sz="0" w:space="0" w:color="auto"/>
        <w:bottom w:val="none" w:sz="0" w:space="0" w:color="auto"/>
        <w:right w:val="none" w:sz="0" w:space="0" w:color="auto"/>
      </w:divBdr>
    </w:div>
    <w:div w:id="862325111">
      <w:bodyDiv w:val="1"/>
      <w:marLeft w:val="0"/>
      <w:marRight w:val="0"/>
      <w:marTop w:val="0"/>
      <w:marBottom w:val="0"/>
      <w:divBdr>
        <w:top w:val="none" w:sz="0" w:space="0" w:color="auto"/>
        <w:left w:val="none" w:sz="0" w:space="0" w:color="auto"/>
        <w:bottom w:val="none" w:sz="0" w:space="0" w:color="auto"/>
        <w:right w:val="none" w:sz="0" w:space="0" w:color="auto"/>
      </w:divBdr>
    </w:div>
    <w:div w:id="868179949">
      <w:bodyDiv w:val="1"/>
      <w:marLeft w:val="0"/>
      <w:marRight w:val="0"/>
      <w:marTop w:val="0"/>
      <w:marBottom w:val="0"/>
      <w:divBdr>
        <w:top w:val="none" w:sz="0" w:space="0" w:color="auto"/>
        <w:left w:val="none" w:sz="0" w:space="0" w:color="auto"/>
        <w:bottom w:val="none" w:sz="0" w:space="0" w:color="auto"/>
        <w:right w:val="none" w:sz="0" w:space="0" w:color="auto"/>
      </w:divBdr>
      <w:divsChild>
        <w:div w:id="1512600936">
          <w:marLeft w:val="0"/>
          <w:marRight w:val="0"/>
          <w:marTop w:val="0"/>
          <w:marBottom w:val="0"/>
          <w:divBdr>
            <w:top w:val="none" w:sz="0" w:space="0" w:color="auto"/>
            <w:left w:val="none" w:sz="0" w:space="0" w:color="auto"/>
            <w:bottom w:val="none" w:sz="0" w:space="0" w:color="auto"/>
            <w:right w:val="none" w:sz="0" w:space="0" w:color="auto"/>
          </w:divBdr>
          <w:divsChild>
            <w:div w:id="55643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67368">
      <w:bodyDiv w:val="1"/>
      <w:marLeft w:val="0"/>
      <w:marRight w:val="0"/>
      <w:marTop w:val="0"/>
      <w:marBottom w:val="0"/>
      <w:divBdr>
        <w:top w:val="none" w:sz="0" w:space="0" w:color="auto"/>
        <w:left w:val="none" w:sz="0" w:space="0" w:color="auto"/>
        <w:bottom w:val="none" w:sz="0" w:space="0" w:color="auto"/>
        <w:right w:val="none" w:sz="0" w:space="0" w:color="auto"/>
      </w:divBdr>
    </w:div>
    <w:div w:id="876545606">
      <w:bodyDiv w:val="1"/>
      <w:marLeft w:val="0"/>
      <w:marRight w:val="0"/>
      <w:marTop w:val="0"/>
      <w:marBottom w:val="0"/>
      <w:divBdr>
        <w:top w:val="none" w:sz="0" w:space="0" w:color="auto"/>
        <w:left w:val="none" w:sz="0" w:space="0" w:color="auto"/>
        <w:bottom w:val="none" w:sz="0" w:space="0" w:color="auto"/>
        <w:right w:val="none" w:sz="0" w:space="0" w:color="auto"/>
      </w:divBdr>
    </w:div>
    <w:div w:id="887110544">
      <w:bodyDiv w:val="1"/>
      <w:marLeft w:val="0"/>
      <w:marRight w:val="0"/>
      <w:marTop w:val="0"/>
      <w:marBottom w:val="0"/>
      <w:divBdr>
        <w:top w:val="none" w:sz="0" w:space="0" w:color="auto"/>
        <w:left w:val="none" w:sz="0" w:space="0" w:color="auto"/>
        <w:bottom w:val="none" w:sz="0" w:space="0" w:color="auto"/>
        <w:right w:val="none" w:sz="0" w:space="0" w:color="auto"/>
      </w:divBdr>
    </w:div>
    <w:div w:id="887913820">
      <w:bodyDiv w:val="1"/>
      <w:marLeft w:val="0"/>
      <w:marRight w:val="0"/>
      <w:marTop w:val="0"/>
      <w:marBottom w:val="0"/>
      <w:divBdr>
        <w:top w:val="none" w:sz="0" w:space="0" w:color="auto"/>
        <w:left w:val="none" w:sz="0" w:space="0" w:color="auto"/>
        <w:bottom w:val="none" w:sz="0" w:space="0" w:color="auto"/>
        <w:right w:val="none" w:sz="0" w:space="0" w:color="auto"/>
      </w:divBdr>
    </w:div>
    <w:div w:id="890575003">
      <w:bodyDiv w:val="1"/>
      <w:marLeft w:val="0"/>
      <w:marRight w:val="0"/>
      <w:marTop w:val="0"/>
      <w:marBottom w:val="0"/>
      <w:divBdr>
        <w:top w:val="none" w:sz="0" w:space="0" w:color="auto"/>
        <w:left w:val="none" w:sz="0" w:space="0" w:color="auto"/>
        <w:bottom w:val="none" w:sz="0" w:space="0" w:color="auto"/>
        <w:right w:val="none" w:sz="0" w:space="0" w:color="auto"/>
      </w:divBdr>
    </w:div>
    <w:div w:id="890576839">
      <w:bodyDiv w:val="1"/>
      <w:marLeft w:val="0"/>
      <w:marRight w:val="0"/>
      <w:marTop w:val="0"/>
      <w:marBottom w:val="0"/>
      <w:divBdr>
        <w:top w:val="none" w:sz="0" w:space="0" w:color="auto"/>
        <w:left w:val="none" w:sz="0" w:space="0" w:color="auto"/>
        <w:bottom w:val="none" w:sz="0" w:space="0" w:color="auto"/>
        <w:right w:val="none" w:sz="0" w:space="0" w:color="auto"/>
      </w:divBdr>
    </w:div>
    <w:div w:id="891693284">
      <w:bodyDiv w:val="1"/>
      <w:marLeft w:val="0"/>
      <w:marRight w:val="0"/>
      <w:marTop w:val="0"/>
      <w:marBottom w:val="0"/>
      <w:divBdr>
        <w:top w:val="none" w:sz="0" w:space="0" w:color="auto"/>
        <w:left w:val="none" w:sz="0" w:space="0" w:color="auto"/>
        <w:bottom w:val="none" w:sz="0" w:space="0" w:color="auto"/>
        <w:right w:val="none" w:sz="0" w:space="0" w:color="auto"/>
      </w:divBdr>
      <w:divsChild>
        <w:div w:id="3478856">
          <w:marLeft w:val="0"/>
          <w:marRight w:val="0"/>
          <w:marTop w:val="0"/>
          <w:marBottom w:val="0"/>
          <w:divBdr>
            <w:top w:val="none" w:sz="0" w:space="0" w:color="auto"/>
            <w:left w:val="none" w:sz="0" w:space="0" w:color="auto"/>
            <w:bottom w:val="none" w:sz="0" w:space="0" w:color="auto"/>
            <w:right w:val="none" w:sz="0" w:space="0" w:color="auto"/>
          </w:divBdr>
          <w:divsChild>
            <w:div w:id="1530139129">
              <w:marLeft w:val="0"/>
              <w:marRight w:val="0"/>
              <w:marTop w:val="0"/>
              <w:marBottom w:val="0"/>
              <w:divBdr>
                <w:top w:val="none" w:sz="0" w:space="0" w:color="auto"/>
                <w:left w:val="none" w:sz="0" w:space="0" w:color="auto"/>
                <w:bottom w:val="none" w:sz="0" w:space="0" w:color="auto"/>
                <w:right w:val="none" w:sz="0" w:space="0" w:color="auto"/>
              </w:divBdr>
            </w:div>
          </w:divsChild>
        </w:div>
        <w:div w:id="166213411">
          <w:marLeft w:val="0"/>
          <w:marRight w:val="0"/>
          <w:marTop w:val="0"/>
          <w:marBottom w:val="0"/>
          <w:divBdr>
            <w:top w:val="none" w:sz="0" w:space="0" w:color="auto"/>
            <w:left w:val="none" w:sz="0" w:space="0" w:color="auto"/>
            <w:bottom w:val="none" w:sz="0" w:space="0" w:color="auto"/>
            <w:right w:val="none" w:sz="0" w:space="0" w:color="auto"/>
          </w:divBdr>
          <w:divsChild>
            <w:div w:id="513692938">
              <w:marLeft w:val="0"/>
              <w:marRight w:val="0"/>
              <w:marTop w:val="0"/>
              <w:marBottom w:val="0"/>
              <w:divBdr>
                <w:top w:val="none" w:sz="0" w:space="0" w:color="auto"/>
                <w:left w:val="none" w:sz="0" w:space="0" w:color="auto"/>
                <w:bottom w:val="none" w:sz="0" w:space="0" w:color="auto"/>
                <w:right w:val="none" w:sz="0" w:space="0" w:color="auto"/>
              </w:divBdr>
            </w:div>
          </w:divsChild>
        </w:div>
        <w:div w:id="191499861">
          <w:marLeft w:val="0"/>
          <w:marRight w:val="0"/>
          <w:marTop w:val="0"/>
          <w:marBottom w:val="0"/>
          <w:divBdr>
            <w:top w:val="none" w:sz="0" w:space="0" w:color="auto"/>
            <w:left w:val="none" w:sz="0" w:space="0" w:color="auto"/>
            <w:bottom w:val="none" w:sz="0" w:space="0" w:color="auto"/>
            <w:right w:val="none" w:sz="0" w:space="0" w:color="auto"/>
          </w:divBdr>
          <w:divsChild>
            <w:div w:id="697316119">
              <w:marLeft w:val="0"/>
              <w:marRight w:val="0"/>
              <w:marTop w:val="0"/>
              <w:marBottom w:val="0"/>
              <w:divBdr>
                <w:top w:val="none" w:sz="0" w:space="0" w:color="auto"/>
                <w:left w:val="none" w:sz="0" w:space="0" w:color="auto"/>
                <w:bottom w:val="none" w:sz="0" w:space="0" w:color="auto"/>
                <w:right w:val="none" w:sz="0" w:space="0" w:color="auto"/>
              </w:divBdr>
            </w:div>
          </w:divsChild>
        </w:div>
        <w:div w:id="435826613">
          <w:marLeft w:val="0"/>
          <w:marRight w:val="0"/>
          <w:marTop w:val="0"/>
          <w:marBottom w:val="0"/>
          <w:divBdr>
            <w:top w:val="none" w:sz="0" w:space="0" w:color="auto"/>
            <w:left w:val="none" w:sz="0" w:space="0" w:color="auto"/>
            <w:bottom w:val="none" w:sz="0" w:space="0" w:color="auto"/>
            <w:right w:val="none" w:sz="0" w:space="0" w:color="auto"/>
          </w:divBdr>
          <w:divsChild>
            <w:div w:id="24255350">
              <w:marLeft w:val="0"/>
              <w:marRight w:val="0"/>
              <w:marTop w:val="0"/>
              <w:marBottom w:val="0"/>
              <w:divBdr>
                <w:top w:val="none" w:sz="0" w:space="0" w:color="auto"/>
                <w:left w:val="none" w:sz="0" w:space="0" w:color="auto"/>
                <w:bottom w:val="none" w:sz="0" w:space="0" w:color="auto"/>
                <w:right w:val="none" w:sz="0" w:space="0" w:color="auto"/>
              </w:divBdr>
            </w:div>
          </w:divsChild>
        </w:div>
        <w:div w:id="503513578">
          <w:marLeft w:val="0"/>
          <w:marRight w:val="0"/>
          <w:marTop w:val="0"/>
          <w:marBottom w:val="0"/>
          <w:divBdr>
            <w:top w:val="none" w:sz="0" w:space="0" w:color="auto"/>
            <w:left w:val="none" w:sz="0" w:space="0" w:color="auto"/>
            <w:bottom w:val="none" w:sz="0" w:space="0" w:color="auto"/>
            <w:right w:val="none" w:sz="0" w:space="0" w:color="auto"/>
          </w:divBdr>
          <w:divsChild>
            <w:div w:id="237175922">
              <w:marLeft w:val="0"/>
              <w:marRight w:val="0"/>
              <w:marTop w:val="0"/>
              <w:marBottom w:val="0"/>
              <w:divBdr>
                <w:top w:val="none" w:sz="0" w:space="0" w:color="auto"/>
                <w:left w:val="none" w:sz="0" w:space="0" w:color="auto"/>
                <w:bottom w:val="none" w:sz="0" w:space="0" w:color="auto"/>
                <w:right w:val="none" w:sz="0" w:space="0" w:color="auto"/>
              </w:divBdr>
            </w:div>
          </w:divsChild>
        </w:div>
        <w:div w:id="506605128">
          <w:marLeft w:val="0"/>
          <w:marRight w:val="0"/>
          <w:marTop w:val="0"/>
          <w:marBottom w:val="0"/>
          <w:divBdr>
            <w:top w:val="none" w:sz="0" w:space="0" w:color="auto"/>
            <w:left w:val="none" w:sz="0" w:space="0" w:color="auto"/>
            <w:bottom w:val="none" w:sz="0" w:space="0" w:color="auto"/>
            <w:right w:val="none" w:sz="0" w:space="0" w:color="auto"/>
          </w:divBdr>
          <w:divsChild>
            <w:div w:id="1396664578">
              <w:marLeft w:val="0"/>
              <w:marRight w:val="0"/>
              <w:marTop w:val="0"/>
              <w:marBottom w:val="0"/>
              <w:divBdr>
                <w:top w:val="none" w:sz="0" w:space="0" w:color="auto"/>
                <w:left w:val="none" w:sz="0" w:space="0" w:color="auto"/>
                <w:bottom w:val="none" w:sz="0" w:space="0" w:color="auto"/>
                <w:right w:val="none" w:sz="0" w:space="0" w:color="auto"/>
              </w:divBdr>
            </w:div>
          </w:divsChild>
        </w:div>
        <w:div w:id="714935371">
          <w:marLeft w:val="0"/>
          <w:marRight w:val="0"/>
          <w:marTop w:val="0"/>
          <w:marBottom w:val="0"/>
          <w:divBdr>
            <w:top w:val="none" w:sz="0" w:space="0" w:color="auto"/>
            <w:left w:val="none" w:sz="0" w:space="0" w:color="auto"/>
            <w:bottom w:val="none" w:sz="0" w:space="0" w:color="auto"/>
            <w:right w:val="none" w:sz="0" w:space="0" w:color="auto"/>
          </w:divBdr>
          <w:divsChild>
            <w:div w:id="1452095967">
              <w:marLeft w:val="0"/>
              <w:marRight w:val="0"/>
              <w:marTop w:val="0"/>
              <w:marBottom w:val="0"/>
              <w:divBdr>
                <w:top w:val="none" w:sz="0" w:space="0" w:color="auto"/>
                <w:left w:val="none" w:sz="0" w:space="0" w:color="auto"/>
                <w:bottom w:val="none" w:sz="0" w:space="0" w:color="auto"/>
                <w:right w:val="none" w:sz="0" w:space="0" w:color="auto"/>
              </w:divBdr>
            </w:div>
          </w:divsChild>
        </w:div>
        <w:div w:id="732192426">
          <w:marLeft w:val="0"/>
          <w:marRight w:val="0"/>
          <w:marTop w:val="0"/>
          <w:marBottom w:val="0"/>
          <w:divBdr>
            <w:top w:val="none" w:sz="0" w:space="0" w:color="auto"/>
            <w:left w:val="none" w:sz="0" w:space="0" w:color="auto"/>
            <w:bottom w:val="none" w:sz="0" w:space="0" w:color="auto"/>
            <w:right w:val="none" w:sz="0" w:space="0" w:color="auto"/>
          </w:divBdr>
          <w:divsChild>
            <w:div w:id="1873034242">
              <w:marLeft w:val="0"/>
              <w:marRight w:val="0"/>
              <w:marTop w:val="0"/>
              <w:marBottom w:val="0"/>
              <w:divBdr>
                <w:top w:val="none" w:sz="0" w:space="0" w:color="auto"/>
                <w:left w:val="none" w:sz="0" w:space="0" w:color="auto"/>
                <w:bottom w:val="none" w:sz="0" w:space="0" w:color="auto"/>
                <w:right w:val="none" w:sz="0" w:space="0" w:color="auto"/>
              </w:divBdr>
            </w:div>
          </w:divsChild>
        </w:div>
        <w:div w:id="818234459">
          <w:marLeft w:val="0"/>
          <w:marRight w:val="0"/>
          <w:marTop w:val="0"/>
          <w:marBottom w:val="0"/>
          <w:divBdr>
            <w:top w:val="none" w:sz="0" w:space="0" w:color="auto"/>
            <w:left w:val="none" w:sz="0" w:space="0" w:color="auto"/>
            <w:bottom w:val="none" w:sz="0" w:space="0" w:color="auto"/>
            <w:right w:val="none" w:sz="0" w:space="0" w:color="auto"/>
          </w:divBdr>
          <w:divsChild>
            <w:div w:id="616522163">
              <w:marLeft w:val="0"/>
              <w:marRight w:val="0"/>
              <w:marTop w:val="0"/>
              <w:marBottom w:val="0"/>
              <w:divBdr>
                <w:top w:val="none" w:sz="0" w:space="0" w:color="auto"/>
                <w:left w:val="none" w:sz="0" w:space="0" w:color="auto"/>
                <w:bottom w:val="none" w:sz="0" w:space="0" w:color="auto"/>
                <w:right w:val="none" w:sz="0" w:space="0" w:color="auto"/>
              </w:divBdr>
            </w:div>
          </w:divsChild>
        </w:div>
        <w:div w:id="1126702019">
          <w:marLeft w:val="0"/>
          <w:marRight w:val="0"/>
          <w:marTop w:val="0"/>
          <w:marBottom w:val="0"/>
          <w:divBdr>
            <w:top w:val="none" w:sz="0" w:space="0" w:color="auto"/>
            <w:left w:val="none" w:sz="0" w:space="0" w:color="auto"/>
            <w:bottom w:val="none" w:sz="0" w:space="0" w:color="auto"/>
            <w:right w:val="none" w:sz="0" w:space="0" w:color="auto"/>
          </w:divBdr>
          <w:divsChild>
            <w:div w:id="1791780282">
              <w:marLeft w:val="0"/>
              <w:marRight w:val="0"/>
              <w:marTop w:val="0"/>
              <w:marBottom w:val="0"/>
              <w:divBdr>
                <w:top w:val="none" w:sz="0" w:space="0" w:color="auto"/>
                <w:left w:val="none" w:sz="0" w:space="0" w:color="auto"/>
                <w:bottom w:val="none" w:sz="0" w:space="0" w:color="auto"/>
                <w:right w:val="none" w:sz="0" w:space="0" w:color="auto"/>
              </w:divBdr>
            </w:div>
          </w:divsChild>
        </w:div>
        <w:div w:id="1186283057">
          <w:marLeft w:val="0"/>
          <w:marRight w:val="0"/>
          <w:marTop w:val="0"/>
          <w:marBottom w:val="0"/>
          <w:divBdr>
            <w:top w:val="none" w:sz="0" w:space="0" w:color="auto"/>
            <w:left w:val="none" w:sz="0" w:space="0" w:color="auto"/>
            <w:bottom w:val="none" w:sz="0" w:space="0" w:color="auto"/>
            <w:right w:val="none" w:sz="0" w:space="0" w:color="auto"/>
          </w:divBdr>
          <w:divsChild>
            <w:div w:id="827674478">
              <w:marLeft w:val="0"/>
              <w:marRight w:val="0"/>
              <w:marTop w:val="0"/>
              <w:marBottom w:val="0"/>
              <w:divBdr>
                <w:top w:val="none" w:sz="0" w:space="0" w:color="auto"/>
                <w:left w:val="none" w:sz="0" w:space="0" w:color="auto"/>
                <w:bottom w:val="none" w:sz="0" w:space="0" w:color="auto"/>
                <w:right w:val="none" w:sz="0" w:space="0" w:color="auto"/>
              </w:divBdr>
            </w:div>
          </w:divsChild>
        </w:div>
        <w:div w:id="1304384362">
          <w:marLeft w:val="0"/>
          <w:marRight w:val="0"/>
          <w:marTop w:val="0"/>
          <w:marBottom w:val="0"/>
          <w:divBdr>
            <w:top w:val="none" w:sz="0" w:space="0" w:color="auto"/>
            <w:left w:val="none" w:sz="0" w:space="0" w:color="auto"/>
            <w:bottom w:val="none" w:sz="0" w:space="0" w:color="auto"/>
            <w:right w:val="none" w:sz="0" w:space="0" w:color="auto"/>
          </w:divBdr>
          <w:divsChild>
            <w:div w:id="933170355">
              <w:marLeft w:val="0"/>
              <w:marRight w:val="0"/>
              <w:marTop w:val="0"/>
              <w:marBottom w:val="0"/>
              <w:divBdr>
                <w:top w:val="none" w:sz="0" w:space="0" w:color="auto"/>
                <w:left w:val="none" w:sz="0" w:space="0" w:color="auto"/>
                <w:bottom w:val="none" w:sz="0" w:space="0" w:color="auto"/>
                <w:right w:val="none" w:sz="0" w:space="0" w:color="auto"/>
              </w:divBdr>
            </w:div>
          </w:divsChild>
        </w:div>
        <w:div w:id="1449199784">
          <w:marLeft w:val="0"/>
          <w:marRight w:val="0"/>
          <w:marTop w:val="0"/>
          <w:marBottom w:val="0"/>
          <w:divBdr>
            <w:top w:val="none" w:sz="0" w:space="0" w:color="auto"/>
            <w:left w:val="none" w:sz="0" w:space="0" w:color="auto"/>
            <w:bottom w:val="none" w:sz="0" w:space="0" w:color="auto"/>
            <w:right w:val="none" w:sz="0" w:space="0" w:color="auto"/>
          </w:divBdr>
          <w:divsChild>
            <w:div w:id="95101253">
              <w:marLeft w:val="0"/>
              <w:marRight w:val="0"/>
              <w:marTop w:val="0"/>
              <w:marBottom w:val="0"/>
              <w:divBdr>
                <w:top w:val="none" w:sz="0" w:space="0" w:color="auto"/>
                <w:left w:val="none" w:sz="0" w:space="0" w:color="auto"/>
                <w:bottom w:val="none" w:sz="0" w:space="0" w:color="auto"/>
                <w:right w:val="none" w:sz="0" w:space="0" w:color="auto"/>
              </w:divBdr>
            </w:div>
          </w:divsChild>
        </w:div>
        <w:div w:id="1463303599">
          <w:marLeft w:val="0"/>
          <w:marRight w:val="0"/>
          <w:marTop w:val="0"/>
          <w:marBottom w:val="0"/>
          <w:divBdr>
            <w:top w:val="none" w:sz="0" w:space="0" w:color="auto"/>
            <w:left w:val="none" w:sz="0" w:space="0" w:color="auto"/>
            <w:bottom w:val="none" w:sz="0" w:space="0" w:color="auto"/>
            <w:right w:val="none" w:sz="0" w:space="0" w:color="auto"/>
          </w:divBdr>
          <w:divsChild>
            <w:div w:id="254479363">
              <w:marLeft w:val="0"/>
              <w:marRight w:val="0"/>
              <w:marTop w:val="0"/>
              <w:marBottom w:val="0"/>
              <w:divBdr>
                <w:top w:val="none" w:sz="0" w:space="0" w:color="auto"/>
                <w:left w:val="none" w:sz="0" w:space="0" w:color="auto"/>
                <w:bottom w:val="none" w:sz="0" w:space="0" w:color="auto"/>
                <w:right w:val="none" w:sz="0" w:space="0" w:color="auto"/>
              </w:divBdr>
            </w:div>
          </w:divsChild>
        </w:div>
        <w:div w:id="1595162939">
          <w:marLeft w:val="0"/>
          <w:marRight w:val="0"/>
          <w:marTop w:val="0"/>
          <w:marBottom w:val="0"/>
          <w:divBdr>
            <w:top w:val="none" w:sz="0" w:space="0" w:color="auto"/>
            <w:left w:val="none" w:sz="0" w:space="0" w:color="auto"/>
            <w:bottom w:val="none" w:sz="0" w:space="0" w:color="auto"/>
            <w:right w:val="none" w:sz="0" w:space="0" w:color="auto"/>
          </w:divBdr>
          <w:divsChild>
            <w:div w:id="1765413468">
              <w:marLeft w:val="0"/>
              <w:marRight w:val="0"/>
              <w:marTop w:val="0"/>
              <w:marBottom w:val="0"/>
              <w:divBdr>
                <w:top w:val="none" w:sz="0" w:space="0" w:color="auto"/>
                <w:left w:val="none" w:sz="0" w:space="0" w:color="auto"/>
                <w:bottom w:val="none" w:sz="0" w:space="0" w:color="auto"/>
                <w:right w:val="none" w:sz="0" w:space="0" w:color="auto"/>
              </w:divBdr>
            </w:div>
          </w:divsChild>
        </w:div>
        <w:div w:id="1622227976">
          <w:marLeft w:val="0"/>
          <w:marRight w:val="0"/>
          <w:marTop w:val="0"/>
          <w:marBottom w:val="0"/>
          <w:divBdr>
            <w:top w:val="none" w:sz="0" w:space="0" w:color="auto"/>
            <w:left w:val="none" w:sz="0" w:space="0" w:color="auto"/>
            <w:bottom w:val="none" w:sz="0" w:space="0" w:color="auto"/>
            <w:right w:val="none" w:sz="0" w:space="0" w:color="auto"/>
          </w:divBdr>
          <w:divsChild>
            <w:div w:id="1047531634">
              <w:marLeft w:val="0"/>
              <w:marRight w:val="0"/>
              <w:marTop w:val="0"/>
              <w:marBottom w:val="0"/>
              <w:divBdr>
                <w:top w:val="none" w:sz="0" w:space="0" w:color="auto"/>
                <w:left w:val="none" w:sz="0" w:space="0" w:color="auto"/>
                <w:bottom w:val="none" w:sz="0" w:space="0" w:color="auto"/>
                <w:right w:val="none" w:sz="0" w:space="0" w:color="auto"/>
              </w:divBdr>
            </w:div>
          </w:divsChild>
        </w:div>
        <w:div w:id="1697543042">
          <w:marLeft w:val="0"/>
          <w:marRight w:val="0"/>
          <w:marTop w:val="0"/>
          <w:marBottom w:val="0"/>
          <w:divBdr>
            <w:top w:val="none" w:sz="0" w:space="0" w:color="auto"/>
            <w:left w:val="none" w:sz="0" w:space="0" w:color="auto"/>
            <w:bottom w:val="none" w:sz="0" w:space="0" w:color="auto"/>
            <w:right w:val="none" w:sz="0" w:space="0" w:color="auto"/>
          </w:divBdr>
          <w:divsChild>
            <w:div w:id="831873961">
              <w:marLeft w:val="0"/>
              <w:marRight w:val="0"/>
              <w:marTop w:val="0"/>
              <w:marBottom w:val="0"/>
              <w:divBdr>
                <w:top w:val="none" w:sz="0" w:space="0" w:color="auto"/>
                <w:left w:val="none" w:sz="0" w:space="0" w:color="auto"/>
                <w:bottom w:val="none" w:sz="0" w:space="0" w:color="auto"/>
                <w:right w:val="none" w:sz="0" w:space="0" w:color="auto"/>
              </w:divBdr>
            </w:div>
          </w:divsChild>
        </w:div>
        <w:div w:id="2071421930">
          <w:marLeft w:val="0"/>
          <w:marRight w:val="0"/>
          <w:marTop w:val="0"/>
          <w:marBottom w:val="0"/>
          <w:divBdr>
            <w:top w:val="none" w:sz="0" w:space="0" w:color="auto"/>
            <w:left w:val="none" w:sz="0" w:space="0" w:color="auto"/>
            <w:bottom w:val="none" w:sz="0" w:space="0" w:color="auto"/>
            <w:right w:val="none" w:sz="0" w:space="0" w:color="auto"/>
          </w:divBdr>
          <w:divsChild>
            <w:div w:id="4771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0252">
      <w:bodyDiv w:val="1"/>
      <w:marLeft w:val="0"/>
      <w:marRight w:val="0"/>
      <w:marTop w:val="0"/>
      <w:marBottom w:val="0"/>
      <w:divBdr>
        <w:top w:val="none" w:sz="0" w:space="0" w:color="auto"/>
        <w:left w:val="none" w:sz="0" w:space="0" w:color="auto"/>
        <w:bottom w:val="none" w:sz="0" w:space="0" w:color="auto"/>
        <w:right w:val="none" w:sz="0" w:space="0" w:color="auto"/>
      </w:divBdr>
      <w:divsChild>
        <w:div w:id="12269753">
          <w:marLeft w:val="0"/>
          <w:marRight w:val="0"/>
          <w:marTop w:val="0"/>
          <w:marBottom w:val="0"/>
          <w:divBdr>
            <w:top w:val="none" w:sz="0" w:space="0" w:color="auto"/>
            <w:left w:val="none" w:sz="0" w:space="0" w:color="auto"/>
            <w:bottom w:val="none" w:sz="0" w:space="0" w:color="auto"/>
            <w:right w:val="none" w:sz="0" w:space="0" w:color="auto"/>
          </w:divBdr>
          <w:divsChild>
            <w:div w:id="15886519">
              <w:marLeft w:val="0"/>
              <w:marRight w:val="0"/>
              <w:marTop w:val="0"/>
              <w:marBottom w:val="0"/>
              <w:divBdr>
                <w:top w:val="none" w:sz="0" w:space="0" w:color="auto"/>
                <w:left w:val="none" w:sz="0" w:space="0" w:color="auto"/>
                <w:bottom w:val="none" w:sz="0" w:space="0" w:color="auto"/>
                <w:right w:val="none" w:sz="0" w:space="0" w:color="auto"/>
              </w:divBdr>
            </w:div>
            <w:div w:id="24252167">
              <w:marLeft w:val="0"/>
              <w:marRight w:val="0"/>
              <w:marTop w:val="0"/>
              <w:marBottom w:val="0"/>
              <w:divBdr>
                <w:top w:val="none" w:sz="0" w:space="0" w:color="auto"/>
                <w:left w:val="none" w:sz="0" w:space="0" w:color="auto"/>
                <w:bottom w:val="none" w:sz="0" w:space="0" w:color="auto"/>
                <w:right w:val="none" w:sz="0" w:space="0" w:color="auto"/>
              </w:divBdr>
            </w:div>
            <w:div w:id="38405448">
              <w:marLeft w:val="0"/>
              <w:marRight w:val="0"/>
              <w:marTop w:val="0"/>
              <w:marBottom w:val="0"/>
              <w:divBdr>
                <w:top w:val="none" w:sz="0" w:space="0" w:color="auto"/>
                <w:left w:val="none" w:sz="0" w:space="0" w:color="auto"/>
                <w:bottom w:val="none" w:sz="0" w:space="0" w:color="auto"/>
                <w:right w:val="none" w:sz="0" w:space="0" w:color="auto"/>
              </w:divBdr>
            </w:div>
            <w:div w:id="38434137">
              <w:marLeft w:val="0"/>
              <w:marRight w:val="0"/>
              <w:marTop w:val="0"/>
              <w:marBottom w:val="0"/>
              <w:divBdr>
                <w:top w:val="none" w:sz="0" w:space="0" w:color="auto"/>
                <w:left w:val="none" w:sz="0" w:space="0" w:color="auto"/>
                <w:bottom w:val="none" w:sz="0" w:space="0" w:color="auto"/>
                <w:right w:val="none" w:sz="0" w:space="0" w:color="auto"/>
              </w:divBdr>
            </w:div>
            <w:div w:id="47723958">
              <w:marLeft w:val="0"/>
              <w:marRight w:val="0"/>
              <w:marTop w:val="0"/>
              <w:marBottom w:val="0"/>
              <w:divBdr>
                <w:top w:val="none" w:sz="0" w:space="0" w:color="auto"/>
                <w:left w:val="none" w:sz="0" w:space="0" w:color="auto"/>
                <w:bottom w:val="none" w:sz="0" w:space="0" w:color="auto"/>
                <w:right w:val="none" w:sz="0" w:space="0" w:color="auto"/>
              </w:divBdr>
            </w:div>
            <w:div w:id="141779485">
              <w:marLeft w:val="0"/>
              <w:marRight w:val="0"/>
              <w:marTop w:val="0"/>
              <w:marBottom w:val="0"/>
              <w:divBdr>
                <w:top w:val="none" w:sz="0" w:space="0" w:color="auto"/>
                <w:left w:val="none" w:sz="0" w:space="0" w:color="auto"/>
                <w:bottom w:val="none" w:sz="0" w:space="0" w:color="auto"/>
                <w:right w:val="none" w:sz="0" w:space="0" w:color="auto"/>
              </w:divBdr>
            </w:div>
            <w:div w:id="166868508">
              <w:marLeft w:val="0"/>
              <w:marRight w:val="0"/>
              <w:marTop w:val="0"/>
              <w:marBottom w:val="0"/>
              <w:divBdr>
                <w:top w:val="none" w:sz="0" w:space="0" w:color="auto"/>
                <w:left w:val="none" w:sz="0" w:space="0" w:color="auto"/>
                <w:bottom w:val="none" w:sz="0" w:space="0" w:color="auto"/>
                <w:right w:val="none" w:sz="0" w:space="0" w:color="auto"/>
              </w:divBdr>
            </w:div>
            <w:div w:id="190531517">
              <w:marLeft w:val="0"/>
              <w:marRight w:val="0"/>
              <w:marTop w:val="0"/>
              <w:marBottom w:val="0"/>
              <w:divBdr>
                <w:top w:val="none" w:sz="0" w:space="0" w:color="auto"/>
                <w:left w:val="none" w:sz="0" w:space="0" w:color="auto"/>
                <w:bottom w:val="none" w:sz="0" w:space="0" w:color="auto"/>
                <w:right w:val="none" w:sz="0" w:space="0" w:color="auto"/>
              </w:divBdr>
            </w:div>
            <w:div w:id="225338896">
              <w:marLeft w:val="0"/>
              <w:marRight w:val="0"/>
              <w:marTop w:val="0"/>
              <w:marBottom w:val="0"/>
              <w:divBdr>
                <w:top w:val="none" w:sz="0" w:space="0" w:color="auto"/>
                <w:left w:val="none" w:sz="0" w:space="0" w:color="auto"/>
                <w:bottom w:val="none" w:sz="0" w:space="0" w:color="auto"/>
                <w:right w:val="none" w:sz="0" w:space="0" w:color="auto"/>
              </w:divBdr>
            </w:div>
            <w:div w:id="262299937">
              <w:marLeft w:val="0"/>
              <w:marRight w:val="0"/>
              <w:marTop w:val="0"/>
              <w:marBottom w:val="0"/>
              <w:divBdr>
                <w:top w:val="none" w:sz="0" w:space="0" w:color="auto"/>
                <w:left w:val="none" w:sz="0" w:space="0" w:color="auto"/>
                <w:bottom w:val="none" w:sz="0" w:space="0" w:color="auto"/>
                <w:right w:val="none" w:sz="0" w:space="0" w:color="auto"/>
              </w:divBdr>
            </w:div>
            <w:div w:id="304435077">
              <w:marLeft w:val="0"/>
              <w:marRight w:val="0"/>
              <w:marTop w:val="0"/>
              <w:marBottom w:val="0"/>
              <w:divBdr>
                <w:top w:val="none" w:sz="0" w:space="0" w:color="auto"/>
                <w:left w:val="none" w:sz="0" w:space="0" w:color="auto"/>
                <w:bottom w:val="none" w:sz="0" w:space="0" w:color="auto"/>
                <w:right w:val="none" w:sz="0" w:space="0" w:color="auto"/>
              </w:divBdr>
            </w:div>
            <w:div w:id="314798426">
              <w:marLeft w:val="0"/>
              <w:marRight w:val="0"/>
              <w:marTop w:val="0"/>
              <w:marBottom w:val="0"/>
              <w:divBdr>
                <w:top w:val="none" w:sz="0" w:space="0" w:color="auto"/>
                <w:left w:val="none" w:sz="0" w:space="0" w:color="auto"/>
                <w:bottom w:val="none" w:sz="0" w:space="0" w:color="auto"/>
                <w:right w:val="none" w:sz="0" w:space="0" w:color="auto"/>
              </w:divBdr>
            </w:div>
            <w:div w:id="320814247">
              <w:marLeft w:val="0"/>
              <w:marRight w:val="0"/>
              <w:marTop w:val="0"/>
              <w:marBottom w:val="0"/>
              <w:divBdr>
                <w:top w:val="none" w:sz="0" w:space="0" w:color="auto"/>
                <w:left w:val="none" w:sz="0" w:space="0" w:color="auto"/>
                <w:bottom w:val="none" w:sz="0" w:space="0" w:color="auto"/>
                <w:right w:val="none" w:sz="0" w:space="0" w:color="auto"/>
              </w:divBdr>
            </w:div>
            <w:div w:id="321664213">
              <w:marLeft w:val="0"/>
              <w:marRight w:val="0"/>
              <w:marTop w:val="0"/>
              <w:marBottom w:val="0"/>
              <w:divBdr>
                <w:top w:val="none" w:sz="0" w:space="0" w:color="auto"/>
                <w:left w:val="none" w:sz="0" w:space="0" w:color="auto"/>
                <w:bottom w:val="none" w:sz="0" w:space="0" w:color="auto"/>
                <w:right w:val="none" w:sz="0" w:space="0" w:color="auto"/>
              </w:divBdr>
            </w:div>
            <w:div w:id="376710124">
              <w:marLeft w:val="0"/>
              <w:marRight w:val="0"/>
              <w:marTop w:val="0"/>
              <w:marBottom w:val="0"/>
              <w:divBdr>
                <w:top w:val="none" w:sz="0" w:space="0" w:color="auto"/>
                <w:left w:val="none" w:sz="0" w:space="0" w:color="auto"/>
                <w:bottom w:val="none" w:sz="0" w:space="0" w:color="auto"/>
                <w:right w:val="none" w:sz="0" w:space="0" w:color="auto"/>
              </w:divBdr>
            </w:div>
            <w:div w:id="395517685">
              <w:marLeft w:val="0"/>
              <w:marRight w:val="0"/>
              <w:marTop w:val="0"/>
              <w:marBottom w:val="0"/>
              <w:divBdr>
                <w:top w:val="none" w:sz="0" w:space="0" w:color="auto"/>
                <w:left w:val="none" w:sz="0" w:space="0" w:color="auto"/>
                <w:bottom w:val="none" w:sz="0" w:space="0" w:color="auto"/>
                <w:right w:val="none" w:sz="0" w:space="0" w:color="auto"/>
              </w:divBdr>
            </w:div>
            <w:div w:id="404692400">
              <w:marLeft w:val="0"/>
              <w:marRight w:val="0"/>
              <w:marTop w:val="0"/>
              <w:marBottom w:val="0"/>
              <w:divBdr>
                <w:top w:val="none" w:sz="0" w:space="0" w:color="auto"/>
                <w:left w:val="none" w:sz="0" w:space="0" w:color="auto"/>
                <w:bottom w:val="none" w:sz="0" w:space="0" w:color="auto"/>
                <w:right w:val="none" w:sz="0" w:space="0" w:color="auto"/>
              </w:divBdr>
            </w:div>
            <w:div w:id="416563104">
              <w:marLeft w:val="0"/>
              <w:marRight w:val="0"/>
              <w:marTop w:val="0"/>
              <w:marBottom w:val="0"/>
              <w:divBdr>
                <w:top w:val="none" w:sz="0" w:space="0" w:color="auto"/>
                <w:left w:val="none" w:sz="0" w:space="0" w:color="auto"/>
                <w:bottom w:val="none" w:sz="0" w:space="0" w:color="auto"/>
                <w:right w:val="none" w:sz="0" w:space="0" w:color="auto"/>
              </w:divBdr>
            </w:div>
            <w:div w:id="430784030">
              <w:marLeft w:val="0"/>
              <w:marRight w:val="0"/>
              <w:marTop w:val="0"/>
              <w:marBottom w:val="0"/>
              <w:divBdr>
                <w:top w:val="none" w:sz="0" w:space="0" w:color="auto"/>
                <w:left w:val="none" w:sz="0" w:space="0" w:color="auto"/>
                <w:bottom w:val="none" w:sz="0" w:space="0" w:color="auto"/>
                <w:right w:val="none" w:sz="0" w:space="0" w:color="auto"/>
              </w:divBdr>
            </w:div>
            <w:div w:id="443230349">
              <w:marLeft w:val="0"/>
              <w:marRight w:val="0"/>
              <w:marTop w:val="0"/>
              <w:marBottom w:val="0"/>
              <w:divBdr>
                <w:top w:val="none" w:sz="0" w:space="0" w:color="auto"/>
                <w:left w:val="none" w:sz="0" w:space="0" w:color="auto"/>
                <w:bottom w:val="none" w:sz="0" w:space="0" w:color="auto"/>
                <w:right w:val="none" w:sz="0" w:space="0" w:color="auto"/>
              </w:divBdr>
            </w:div>
            <w:div w:id="465049002">
              <w:marLeft w:val="0"/>
              <w:marRight w:val="0"/>
              <w:marTop w:val="0"/>
              <w:marBottom w:val="0"/>
              <w:divBdr>
                <w:top w:val="none" w:sz="0" w:space="0" w:color="auto"/>
                <w:left w:val="none" w:sz="0" w:space="0" w:color="auto"/>
                <w:bottom w:val="none" w:sz="0" w:space="0" w:color="auto"/>
                <w:right w:val="none" w:sz="0" w:space="0" w:color="auto"/>
              </w:divBdr>
            </w:div>
            <w:div w:id="477108816">
              <w:marLeft w:val="0"/>
              <w:marRight w:val="0"/>
              <w:marTop w:val="0"/>
              <w:marBottom w:val="0"/>
              <w:divBdr>
                <w:top w:val="none" w:sz="0" w:space="0" w:color="auto"/>
                <w:left w:val="none" w:sz="0" w:space="0" w:color="auto"/>
                <w:bottom w:val="none" w:sz="0" w:space="0" w:color="auto"/>
                <w:right w:val="none" w:sz="0" w:space="0" w:color="auto"/>
              </w:divBdr>
            </w:div>
            <w:div w:id="492338125">
              <w:marLeft w:val="0"/>
              <w:marRight w:val="0"/>
              <w:marTop w:val="0"/>
              <w:marBottom w:val="0"/>
              <w:divBdr>
                <w:top w:val="none" w:sz="0" w:space="0" w:color="auto"/>
                <w:left w:val="none" w:sz="0" w:space="0" w:color="auto"/>
                <w:bottom w:val="none" w:sz="0" w:space="0" w:color="auto"/>
                <w:right w:val="none" w:sz="0" w:space="0" w:color="auto"/>
              </w:divBdr>
            </w:div>
            <w:div w:id="507988806">
              <w:marLeft w:val="0"/>
              <w:marRight w:val="0"/>
              <w:marTop w:val="0"/>
              <w:marBottom w:val="0"/>
              <w:divBdr>
                <w:top w:val="none" w:sz="0" w:space="0" w:color="auto"/>
                <w:left w:val="none" w:sz="0" w:space="0" w:color="auto"/>
                <w:bottom w:val="none" w:sz="0" w:space="0" w:color="auto"/>
                <w:right w:val="none" w:sz="0" w:space="0" w:color="auto"/>
              </w:divBdr>
            </w:div>
            <w:div w:id="514224384">
              <w:marLeft w:val="0"/>
              <w:marRight w:val="0"/>
              <w:marTop w:val="0"/>
              <w:marBottom w:val="0"/>
              <w:divBdr>
                <w:top w:val="none" w:sz="0" w:space="0" w:color="auto"/>
                <w:left w:val="none" w:sz="0" w:space="0" w:color="auto"/>
                <w:bottom w:val="none" w:sz="0" w:space="0" w:color="auto"/>
                <w:right w:val="none" w:sz="0" w:space="0" w:color="auto"/>
              </w:divBdr>
            </w:div>
            <w:div w:id="562954679">
              <w:marLeft w:val="0"/>
              <w:marRight w:val="0"/>
              <w:marTop w:val="0"/>
              <w:marBottom w:val="0"/>
              <w:divBdr>
                <w:top w:val="none" w:sz="0" w:space="0" w:color="auto"/>
                <w:left w:val="none" w:sz="0" w:space="0" w:color="auto"/>
                <w:bottom w:val="none" w:sz="0" w:space="0" w:color="auto"/>
                <w:right w:val="none" w:sz="0" w:space="0" w:color="auto"/>
              </w:divBdr>
            </w:div>
            <w:div w:id="567769095">
              <w:marLeft w:val="0"/>
              <w:marRight w:val="0"/>
              <w:marTop w:val="0"/>
              <w:marBottom w:val="0"/>
              <w:divBdr>
                <w:top w:val="none" w:sz="0" w:space="0" w:color="auto"/>
                <w:left w:val="none" w:sz="0" w:space="0" w:color="auto"/>
                <w:bottom w:val="none" w:sz="0" w:space="0" w:color="auto"/>
                <w:right w:val="none" w:sz="0" w:space="0" w:color="auto"/>
              </w:divBdr>
            </w:div>
            <w:div w:id="569459318">
              <w:marLeft w:val="0"/>
              <w:marRight w:val="0"/>
              <w:marTop w:val="0"/>
              <w:marBottom w:val="0"/>
              <w:divBdr>
                <w:top w:val="none" w:sz="0" w:space="0" w:color="auto"/>
                <w:left w:val="none" w:sz="0" w:space="0" w:color="auto"/>
                <w:bottom w:val="none" w:sz="0" w:space="0" w:color="auto"/>
                <w:right w:val="none" w:sz="0" w:space="0" w:color="auto"/>
              </w:divBdr>
            </w:div>
            <w:div w:id="574243803">
              <w:marLeft w:val="0"/>
              <w:marRight w:val="0"/>
              <w:marTop w:val="0"/>
              <w:marBottom w:val="0"/>
              <w:divBdr>
                <w:top w:val="none" w:sz="0" w:space="0" w:color="auto"/>
                <w:left w:val="none" w:sz="0" w:space="0" w:color="auto"/>
                <w:bottom w:val="none" w:sz="0" w:space="0" w:color="auto"/>
                <w:right w:val="none" w:sz="0" w:space="0" w:color="auto"/>
              </w:divBdr>
            </w:div>
            <w:div w:id="595022720">
              <w:marLeft w:val="0"/>
              <w:marRight w:val="0"/>
              <w:marTop w:val="0"/>
              <w:marBottom w:val="0"/>
              <w:divBdr>
                <w:top w:val="none" w:sz="0" w:space="0" w:color="auto"/>
                <w:left w:val="none" w:sz="0" w:space="0" w:color="auto"/>
                <w:bottom w:val="none" w:sz="0" w:space="0" w:color="auto"/>
                <w:right w:val="none" w:sz="0" w:space="0" w:color="auto"/>
              </w:divBdr>
            </w:div>
            <w:div w:id="613680916">
              <w:marLeft w:val="0"/>
              <w:marRight w:val="0"/>
              <w:marTop w:val="0"/>
              <w:marBottom w:val="0"/>
              <w:divBdr>
                <w:top w:val="none" w:sz="0" w:space="0" w:color="auto"/>
                <w:left w:val="none" w:sz="0" w:space="0" w:color="auto"/>
                <w:bottom w:val="none" w:sz="0" w:space="0" w:color="auto"/>
                <w:right w:val="none" w:sz="0" w:space="0" w:color="auto"/>
              </w:divBdr>
            </w:div>
            <w:div w:id="660158446">
              <w:marLeft w:val="0"/>
              <w:marRight w:val="0"/>
              <w:marTop w:val="0"/>
              <w:marBottom w:val="0"/>
              <w:divBdr>
                <w:top w:val="none" w:sz="0" w:space="0" w:color="auto"/>
                <w:left w:val="none" w:sz="0" w:space="0" w:color="auto"/>
                <w:bottom w:val="none" w:sz="0" w:space="0" w:color="auto"/>
                <w:right w:val="none" w:sz="0" w:space="0" w:color="auto"/>
              </w:divBdr>
            </w:div>
            <w:div w:id="672994228">
              <w:marLeft w:val="0"/>
              <w:marRight w:val="0"/>
              <w:marTop w:val="0"/>
              <w:marBottom w:val="0"/>
              <w:divBdr>
                <w:top w:val="none" w:sz="0" w:space="0" w:color="auto"/>
                <w:left w:val="none" w:sz="0" w:space="0" w:color="auto"/>
                <w:bottom w:val="none" w:sz="0" w:space="0" w:color="auto"/>
                <w:right w:val="none" w:sz="0" w:space="0" w:color="auto"/>
              </w:divBdr>
            </w:div>
            <w:div w:id="689524263">
              <w:marLeft w:val="0"/>
              <w:marRight w:val="0"/>
              <w:marTop w:val="0"/>
              <w:marBottom w:val="0"/>
              <w:divBdr>
                <w:top w:val="none" w:sz="0" w:space="0" w:color="auto"/>
                <w:left w:val="none" w:sz="0" w:space="0" w:color="auto"/>
                <w:bottom w:val="none" w:sz="0" w:space="0" w:color="auto"/>
                <w:right w:val="none" w:sz="0" w:space="0" w:color="auto"/>
              </w:divBdr>
            </w:div>
            <w:div w:id="693925082">
              <w:marLeft w:val="0"/>
              <w:marRight w:val="0"/>
              <w:marTop w:val="0"/>
              <w:marBottom w:val="0"/>
              <w:divBdr>
                <w:top w:val="none" w:sz="0" w:space="0" w:color="auto"/>
                <w:left w:val="none" w:sz="0" w:space="0" w:color="auto"/>
                <w:bottom w:val="none" w:sz="0" w:space="0" w:color="auto"/>
                <w:right w:val="none" w:sz="0" w:space="0" w:color="auto"/>
              </w:divBdr>
            </w:div>
            <w:div w:id="733116677">
              <w:marLeft w:val="0"/>
              <w:marRight w:val="0"/>
              <w:marTop w:val="0"/>
              <w:marBottom w:val="0"/>
              <w:divBdr>
                <w:top w:val="none" w:sz="0" w:space="0" w:color="auto"/>
                <w:left w:val="none" w:sz="0" w:space="0" w:color="auto"/>
                <w:bottom w:val="none" w:sz="0" w:space="0" w:color="auto"/>
                <w:right w:val="none" w:sz="0" w:space="0" w:color="auto"/>
              </w:divBdr>
            </w:div>
            <w:div w:id="791291547">
              <w:marLeft w:val="0"/>
              <w:marRight w:val="0"/>
              <w:marTop w:val="0"/>
              <w:marBottom w:val="0"/>
              <w:divBdr>
                <w:top w:val="none" w:sz="0" w:space="0" w:color="auto"/>
                <w:left w:val="none" w:sz="0" w:space="0" w:color="auto"/>
                <w:bottom w:val="none" w:sz="0" w:space="0" w:color="auto"/>
                <w:right w:val="none" w:sz="0" w:space="0" w:color="auto"/>
              </w:divBdr>
            </w:div>
            <w:div w:id="806774201">
              <w:marLeft w:val="0"/>
              <w:marRight w:val="0"/>
              <w:marTop w:val="0"/>
              <w:marBottom w:val="0"/>
              <w:divBdr>
                <w:top w:val="none" w:sz="0" w:space="0" w:color="auto"/>
                <w:left w:val="none" w:sz="0" w:space="0" w:color="auto"/>
                <w:bottom w:val="none" w:sz="0" w:space="0" w:color="auto"/>
                <w:right w:val="none" w:sz="0" w:space="0" w:color="auto"/>
              </w:divBdr>
            </w:div>
            <w:div w:id="846360789">
              <w:marLeft w:val="0"/>
              <w:marRight w:val="0"/>
              <w:marTop w:val="0"/>
              <w:marBottom w:val="0"/>
              <w:divBdr>
                <w:top w:val="none" w:sz="0" w:space="0" w:color="auto"/>
                <w:left w:val="none" w:sz="0" w:space="0" w:color="auto"/>
                <w:bottom w:val="none" w:sz="0" w:space="0" w:color="auto"/>
                <w:right w:val="none" w:sz="0" w:space="0" w:color="auto"/>
              </w:divBdr>
            </w:div>
            <w:div w:id="851452444">
              <w:marLeft w:val="0"/>
              <w:marRight w:val="0"/>
              <w:marTop w:val="0"/>
              <w:marBottom w:val="0"/>
              <w:divBdr>
                <w:top w:val="none" w:sz="0" w:space="0" w:color="auto"/>
                <w:left w:val="none" w:sz="0" w:space="0" w:color="auto"/>
                <w:bottom w:val="none" w:sz="0" w:space="0" w:color="auto"/>
                <w:right w:val="none" w:sz="0" w:space="0" w:color="auto"/>
              </w:divBdr>
            </w:div>
            <w:div w:id="875503270">
              <w:marLeft w:val="0"/>
              <w:marRight w:val="0"/>
              <w:marTop w:val="0"/>
              <w:marBottom w:val="0"/>
              <w:divBdr>
                <w:top w:val="none" w:sz="0" w:space="0" w:color="auto"/>
                <w:left w:val="none" w:sz="0" w:space="0" w:color="auto"/>
                <w:bottom w:val="none" w:sz="0" w:space="0" w:color="auto"/>
                <w:right w:val="none" w:sz="0" w:space="0" w:color="auto"/>
              </w:divBdr>
            </w:div>
            <w:div w:id="882055016">
              <w:marLeft w:val="0"/>
              <w:marRight w:val="0"/>
              <w:marTop w:val="0"/>
              <w:marBottom w:val="0"/>
              <w:divBdr>
                <w:top w:val="none" w:sz="0" w:space="0" w:color="auto"/>
                <w:left w:val="none" w:sz="0" w:space="0" w:color="auto"/>
                <w:bottom w:val="none" w:sz="0" w:space="0" w:color="auto"/>
                <w:right w:val="none" w:sz="0" w:space="0" w:color="auto"/>
              </w:divBdr>
            </w:div>
            <w:div w:id="896235390">
              <w:marLeft w:val="0"/>
              <w:marRight w:val="0"/>
              <w:marTop w:val="0"/>
              <w:marBottom w:val="0"/>
              <w:divBdr>
                <w:top w:val="none" w:sz="0" w:space="0" w:color="auto"/>
                <w:left w:val="none" w:sz="0" w:space="0" w:color="auto"/>
                <w:bottom w:val="none" w:sz="0" w:space="0" w:color="auto"/>
                <w:right w:val="none" w:sz="0" w:space="0" w:color="auto"/>
              </w:divBdr>
            </w:div>
            <w:div w:id="936786587">
              <w:marLeft w:val="0"/>
              <w:marRight w:val="0"/>
              <w:marTop w:val="0"/>
              <w:marBottom w:val="0"/>
              <w:divBdr>
                <w:top w:val="none" w:sz="0" w:space="0" w:color="auto"/>
                <w:left w:val="none" w:sz="0" w:space="0" w:color="auto"/>
                <w:bottom w:val="none" w:sz="0" w:space="0" w:color="auto"/>
                <w:right w:val="none" w:sz="0" w:space="0" w:color="auto"/>
              </w:divBdr>
            </w:div>
            <w:div w:id="939680724">
              <w:marLeft w:val="0"/>
              <w:marRight w:val="0"/>
              <w:marTop w:val="0"/>
              <w:marBottom w:val="0"/>
              <w:divBdr>
                <w:top w:val="none" w:sz="0" w:space="0" w:color="auto"/>
                <w:left w:val="none" w:sz="0" w:space="0" w:color="auto"/>
                <w:bottom w:val="none" w:sz="0" w:space="0" w:color="auto"/>
                <w:right w:val="none" w:sz="0" w:space="0" w:color="auto"/>
              </w:divBdr>
            </w:div>
            <w:div w:id="1011955987">
              <w:marLeft w:val="0"/>
              <w:marRight w:val="0"/>
              <w:marTop w:val="0"/>
              <w:marBottom w:val="0"/>
              <w:divBdr>
                <w:top w:val="none" w:sz="0" w:space="0" w:color="auto"/>
                <w:left w:val="none" w:sz="0" w:space="0" w:color="auto"/>
                <w:bottom w:val="none" w:sz="0" w:space="0" w:color="auto"/>
                <w:right w:val="none" w:sz="0" w:space="0" w:color="auto"/>
              </w:divBdr>
            </w:div>
            <w:div w:id="1021014300">
              <w:marLeft w:val="0"/>
              <w:marRight w:val="0"/>
              <w:marTop w:val="0"/>
              <w:marBottom w:val="0"/>
              <w:divBdr>
                <w:top w:val="none" w:sz="0" w:space="0" w:color="auto"/>
                <w:left w:val="none" w:sz="0" w:space="0" w:color="auto"/>
                <w:bottom w:val="none" w:sz="0" w:space="0" w:color="auto"/>
                <w:right w:val="none" w:sz="0" w:space="0" w:color="auto"/>
              </w:divBdr>
            </w:div>
            <w:div w:id="1037701084">
              <w:marLeft w:val="0"/>
              <w:marRight w:val="0"/>
              <w:marTop w:val="0"/>
              <w:marBottom w:val="0"/>
              <w:divBdr>
                <w:top w:val="none" w:sz="0" w:space="0" w:color="auto"/>
                <w:left w:val="none" w:sz="0" w:space="0" w:color="auto"/>
                <w:bottom w:val="none" w:sz="0" w:space="0" w:color="auto"/>
                <w:right w:val="none" w:sz="0" w:space="0" w:color="auto"/>
              </w:divBdr>
            </w:div>
            <w:div w:id="1052342371">
              <w:marLeft w:val="0"/>
              <w:marRight w:val="0"/>
              <w:marTop w:val="0"/>
              <w:marBottom w:val="0"/>
              <w:divBdr>
                <w:top w:val="none" w:sz="0" w:space="0" w:color="auto"/>
                <w:left w:val="none" w:sz="0" w:space="0" w:color="auto"/>
                <w:bottom w:val="none" w:sz="0" w:space="0" w:color="auto"/>
                <w:right w:val="none" w:sz="0" w:space="0" w:color="auto"/>
              </w:divBdr>
            </w:div>
            <w:div w:id="1083448538">
              <w:marLeft w:val="0"/>
              <w:marRight w:val="0"/>
              <w:marTop w:val="0"/>
              <w:marBottom w:val="0"/>
              <w:divBdr>
                <w:top w:val="none" w:sz="0" w:space="0" w:color="auto"/>
                <w:left w:val="none" w:sz="0" w:space="0" w:color="auto"/>
                <w:bottom w:val="none" w:sz="0" w:space="0" w:color="auto"/>
                <w:right w:val="none" w:sz="0" w:space="0" w:color="auto"/>
              </w:divBdr>
            </w:div>
            <w:div w:id="1126042595">
              <w:marLeft w:val="0"/>
              <w:marRight w:val="0"/>
              <w:marTop w:val="0"/>
              <w:marBottom w:val="0"/>
              <w:divBdr>
                <w:top w:val="none" w:sz="0" w:space="0" w:color="auto"/>
                <w:left w:val="none" w:sz="0" w:space="0" w:color="auto"/>
                <w:bottom w:val="none" w:sz="0" w:space="0" w:color="auto"/>
                <w:right w:val="none" w:sz="0" w:space="0" w:color="auto"/>
              </w:divBdr>
            </w:div>
            <w:div w:id="1172917070">
              <w:marLeft w:val="0"/>
              <w:marRight w:val="0"/>
              <w:marTop w:val="0"/>
              <w:marBottom w:val="0"/>
              <w:divBdr>
                <w:top w:val="none" w:sz="0" w:space="0" w:color="auto"/>
                <w:left w:val="none" w:sz="0" w:space="0" w:color="auto"/>
                <w:bottom w:val="none" w:sz="0" w:space="0" w:color="auto"/>
                <w:right w:val="none" w:sz="0" w:space="0" w:color="auto"/>
              </w:divBdr>
            </w:div>
            <w:div w:id="1183468856">
              <w:marLeft w:val="0"/>
              <w:marRight w:val="0"/>
              <w:marTop w:val="0"/>
              <w:marBottom w:val="0"/>
              <w:divBdr>
                <w:top w:val="none" w:sz="0" w:space="0" w:color="auto"/>
                <w:left w:val="none" w:sz="0" w:space="0" w:color="auto"/>
                <w:bottom w:val="none" w:sz="0" w:space="0" w:color="auto"/>
                <w:right w:val="none" w:sz="0" w:space="0" w:color="auto"/>
              </w:divBdr>
            </w:div>
            <w:div w:id="1196769033">
              <w:marLeft w:val="0"/>
              <w:marRight w:val="0"/>
              <w:marTop w:val="0"/>
              <w:marBottom w:val="0"/>
              <w:divBdr>
                <w:top w:val="none" w:sz="0" w:space="0" w:color="auto"/>
                <w:left w:val="none" w:sz="0" w:space="0" w:color="auto"/>
                <w:bottom w:val="none" w:sz="0" w:space="0" w:color="auto"/>
                <w:right w:val="none" w:sz="0" w:space="0" w:color="auto"/>
              </w:divBdr>
            </w:div>
            <w:div w:id="1200892472">
              <w:marLeft w:val="0"/>
              <w:marRight w:val="0"/>
              <w:marTop w:val="0"/>
              <w:marBottom w:val="0"/>
              <w:divBdr>
                <w:top w:val="none" w:sz="0" w:space="0" w:color="auto"/>
                <w:left w:val="none" w:sz="0" w:space="0" w:color="auto"/>
                <w:bottom w:val="none" w:sz="0" w:space="0" w:color="auto"/>
                <w:right w:val="none" w:sz="0" w:space="0" w:color="auto"/>
              </w:divBdr>
            </w:div>
            <w:div w:id="1202010303">
              <w:marLeft w:val="0"/>
              <w:marRight w:val="0"/>
              <w:marTop w:val="0"/>
              <w:marBottom w:val="0"/>
              <w:divBdr>
                <w:top w:val="none" w:sz="0" w:space="0" w:color="auto"/>
                <w:left w:val="none" w:sz="0" w:space="0" w:color="auto"/>
                <w:bottom w:val="none" w:sz="0" w:space="0" w:color="auto"/>
                <w:right w:val="none" w:sz="0" w:space="0" w:color="auto"/>
              </w:divBdr>
            </w:div>
            <w:div w:id="1214459912">
              <w:marLeft w:val="0"/>
              <w:marRight w:val="0"/>
              <w:marTop w:val="0"/>
              <w:marBottom w:val="0"/>
              <w:divBdr>
                <w:top w:val="none" w:sz="0" w:space="0" w:color="auto"/>
                <w:left w:val="none" w:sz="0" w:space="0" w:color="auto"/>
                <w:bottom w:val="none" w:sz="0" w:space="0" w:color="auto"/>
                <w:right w:val="none" w:sz="0" w:space="0" w:color="auto"/>
              </w:divBdr>
            </w:div>
            <w:div w:id="1222474321">
              <w:marLeft w:val="0"/>
              <w:marRight w:val="0"/>
              <w:marTop w:val="0"/>
              <w:marBottom w:val="0"/>
              <w:divBdr>
                <w:top w:val="none" w:sz="0" w:space="0" w:color="auto"/>
                <w:left w:val="none" w:sz="0" w:space="0" w:color="auto"/>
                <w:bottom w:val="none" w:sz="0" w:space="0" w:color="auto"/>
                <w:right w:val="none" w:sz="0" w:space="0" w:color="auto"/>
              </w:divBdr>
            </w:div>
            <w:div w:id="1235048806">
              <w:marLeft w:val="0"/>
              <w:marRight w:val="0"/>
              <w:marTop w:val="0"/>
              <w:marBottom w:val="0"/>
              <w:divBdr>
                <w:top w:val="none" w:sz="0" w:space="0" w:color="auto"/>
                <w:left w:val="none" w:sz="0" w:space="0" w:color="auto"/>
                <w:bottom w:val="none" w:sz="0" w:space="0" w:color="auto"/>
                <w:right w:val="none" w:sz="0" w:space="0" w:color="auto"/>
              </w:divBdr>
            </w:div>
            <w:div w:id="1243219178">
              <w:marLeft w:val="0"/>
              <w:marRight w:val="0"/>
              <w:marTop w:val="0"/>
              <w:marBottom w:val="0"/>
              <w:divBdr>
                <w:top w:val="none" w:sz="0" w:space="0" w:color="auto"/>
                <w:left w:val="none" w:sz="0" w:space="0" w:color="auto"/>
                <w:bottom w:val="none" w:sz="0" w:space="0" w:color="auto"/>
                <w:right w:val="none" w:sz="0" w:space="0" w:color="auto"/>
              </w:divBdr>
            </w:div>
            <w:div w:id="1253391675">
              <w:marLeft w:val="0"/>
              <w:marRight w:val="0"/>
              <w:marTop w:val="0"/>
              <w:marBottom w:val="0"/>
              <w:divBdr>
                <w:top w:val="none" w:sz="0" w:space="0" w:color="auto"/>
                <w:left w:val="none" w:sz="0" w:space="0" w:color="auto"/>
                <w:bottom w:val="none" w:sz="0" w:space="0" w:color="auto"/>
                <w:right w:val="none" w:sz="0" w:space="0" w:color="auto"/>
              </w:divBdr>
            </w:div>
            <w:div w:id="1258905572">
              <w:marLeft w:val="0"/>
              <w:marRight w:val="0"/>
              <w:marTop w:val="0"/>
              <w:marBottom w:val="0"/>
              <w:divBdr>
                <w:top w:val="none" w:sz="0" w:space="0" w:color="auto"/>
                <w:left w:val="none" w:sz="0" w:space="0" w:color="auto"/>
                <w:bottom w:val="none" w:sz="0" w:space="0" w:color="auto"/>
                <w:right w:val="none" w:sz="0" w:space="0" w:color="auto"/>
              </w:divBdr>
            </w:div>
            <w:div w:id="1271087573">
              <w:marLeft w:val="0"/>
              <w:marRight w:val="0"/>
              <w:marTop w:val="0"/>
              <w:marBottom w:val="0"/>
              <w:divBdr>
                <w:top w:val="none" w:sz="0" w:space="0" w:color="auto"/>
                <w:left w:val="none" w:sz="0" w:space="0" w:color="auto"/>
                <w:bottom w:val="none" w:sz="0" w:space="0" w:color="auto"/>
                <w:right w:val="none" w:sz="0" w:space="0" w:color="auto"/>
              </w:divBdr>
            </w:div>
            <w:div w:id="1273246365">
              <w:marLeft w:val="0"/>
              <w:marRight w:val="0"/>
              <w:marTop w:val="0"/>
              <w:marBottom w:val="0"/>
              <w:divBdr>
                <w:top w:val="none" w:sz="0" w:space="0" w:color="auto"/>
                <w:left w:val="none" w:sz="0" w:space="0" w:color="auto"/>
                <w:bottom w:val="none" w:sz="0" w:space="0" w:color="auto"/>
                <w:right w:val="none" w:sz="0" w:space="0" w:color="auto"/>
              </w:divBdr>
            </w:div>
            <w:div w:id="1274098824">
              <w:marLeft w:val="0"/>
              <w:marRight w:val="0"/>
              <w:marTop w:val="0"/>
              <w:marBottom w:val="0"/>
              <w:divBdr>
                <w:top w:val="none" w:sz="0" w:space="0" w:color="auto"/>
                <w:left w:val="none" w:sz="0" w:space="0" w:color="auto"/>
                <w:bottom w:val="none" w:sz="0" w:space="0" w:color="auto"/>
                <w:right w:val="none" w:sz="0" w:space="0" w:color="auto"/>
              </w:divBdr>
            </w:div>
            <w:div w:id="1277981100">
              <w:marLeft w:val="0"/>
              <w:marRight w:val="0"/>
              <w:marTop w:val="0"/>
              <w:marBottom w:val="0"/>
              <w:divBdr>
                <w:top w:val="none" w:sz="0" w:space="0" w:color="auto"/>
                <w:left w:val="none" w:sz="0" w:space="0" w:color="auto"/>
                <w:bottom w:val="none" w:sz="0" w:space="0" w:color="auto"/>
                <w:right w:val="none" w:sz="0" w:space="0" w:color="auto"/>
              </w:divBdr>
            </w:div>
            <w:div w:id="1290554841">
              <w:marLeft w:val="0"/>
              <w:marRight w:val="0"/>
              <w:marTop w:val="0"/>
              <w:marBottom w:val="0"/>
              <w:divBdr>
                <w:top w:val="none" w:sz="0" w:space="0" w:color="auto"/>
                <w:left w:val="none" w:sz="0" w:space="0" w:color="auto"/>
                <w:bottom w:val="none" w:sz="0" w:space="0" w:color="auto"/>
                <w:right w:val="none" w:sz="0" w:space="0" w:color="auto"/>
              </w:divBdr>
            </w:div>
            <w:div w:id="1300263486">
              <w:marLeft w:val="0"/>
              <w:marRight w:val="0"/>
              <w:marTop w:val="0"/>
              <w:marBottom w:val="0"/>
              <w:divBdr>
                <w:top w:val="none" w:sz="0" w:space="0" w:color="auto"/>
                <w:left w:val="none" w:sz="0" w:space="0" w:color="auto"/>
                <w:bottom w:val="none" w:sz="0" w:space="0" w:color="auto"/>
                <w:right w:val="none" w:sz="0" w:space="0" w:color="auto"/>
              </w:divBdr>
            </w:div>
            <w:div w:id="1304653714">
              <w:marLeft w:val="0"/>
              <w:marRight w:val="0"/>
              <w:marTop w:val="0"/>
              <w:marBottom w:val="0"/>
              <w:divBdr>
                <w:top w:val="none" w:sz="0" w:space="0" w:color="auto"/>
                <w:left w:val="none" w:sz="0" w:space="0" w:color="auto"/>
                <w:bottom w:val="none" w:sz="0" w:space="0" w:color="auto"/>
                <w:right w:val="none" w:sz="0" w:space="0" w:color="auto"/>
              </w:divBdr>
            </w:div>
            <w:div w:id="1324434861">
              <w:marLeft w:val="0"/>
              <w:marRight w:val="0"/>
              <w:marTop w:val="0"/>
              <w:marBottom w:val="0"/>
              <w:divBdr>
                <w:top w:val="none" w:sz="0" w:space="0" w:color="auto"/>
                <w:left w:val="none" w:sz="0" w:space="0" w:color="auto"/>
                <w:bottom w:val="none" w:sz="0" w:space="0" w:color="auto"/>
                <w:right w:val="none" w:sz="0" w:space="0" w:color="auto"/>
              </w:divBdr>
            </w:div>
            <w:div w:id="1325403047">
              <w:marLeft w:val="0"/>
              <w:marRight w:val="0"/>
              <w:marTop w:val="0"/>
              <w:marBottom w:val="0"/>
              <w:divBdr>
                <w:top w:val="none" w:sz="0" w:space="0" w:color="auto"/>
                <w:left w:val="none" w:sz="0" w:space="0" w:color="auto"/>
                <w:bottom w:val="none" w:sz="0" w:space="0" w:color="auto"/>
                <w:right w:val="none" w:sz="0" w:space="0" w:color="auto"/>
              </w:divBdr>
            </w:div>
            <w:div w:id="1328098165">
              <w:marLeft w:val="0"/>
              <w:marRight w:val="0"/>
              <w:marTop w:val="0"/>
              <w:marBottom w:val="0"/>
              <w:divBdr>
                <w:top w:val="none" w:sz="0" w:space="0" w:color="auto"/>
                <w:left w:val="none" w:sz="0" w:space="0" w:color="auto"/>
                <w:bottom w:val="none" w:sz="0" w:space="0" w:color="auto"/>
                <w:right w:val="none" w:sz="0" w:space="0" w:color="auto"/>
              </w:divBdr>
            </w:div>
            <w:div w:id="1334335843">
              <w:marLeft w:val="0"/>
              <w:marRight w:val="0"/>
              <w:marTop w:val="0"/>
              <w:marBottom w:val="0"/>
              <w:divBdr>
                <w:top w:val="none" w:sz="0" w:space="0" w:color="auto"/>
                <w:left w:val="none" w:sz="0" w:space="0" w:color="auto"/>
                <w:bottom w:val="none" w:sz="0" w:space="0" w:color="auto"/>
                <w:right w:val="none" w:sz="0" w:space="0" w:color="auto"/>
              </w:divBdr>
            </w:div>
            <w:div w:id="1342783544">
              <w:marLeft w:val="0"/>
              <w:marRight w:val="0"/>
              <w:marTop w:val="0"/>
              <w:marBottom w:val="0"/>
              <w:divBdr>
                <w:top w:val="none" w:sz="0" w:space="0" w:color="auto"/>
                <w:left w:val="none" w:sz="0" w:space="0" w:color="auto"/>
                <w:bottom w:val="none" w:sz="0" w:space="0" w:color="auto"/>
                <w:right w:val="none" w:sz="0" w:space="0" w:color="auto"/>
              </w:divBdr>
            </w:div>
            <w:div w:id="1351253217">
              <w:marLeft w:val="0"/>
              <w:marRight w:val="0"/>
              <w:marTop w:val="0"/>
              <w:marBottom w:val="0"/>
              <w:divBdr>
                <w:top w:val="none" w:sz="0" w:space="0" w:color="auto"/>
                <w:left w:val="none" w:sz="0" w:space="0" w:color="auto"/>
                <w:bottom w:val="none" w:sz="0" w:space="0" w:color="auto"/>
                <w:right w:val="none" w:sz="0" w:space="0" w:color="auto"/>
              </w:divBdr>
            </w:div>
            <w:div w:id="1357778575">
              <w:marLeft w:val="0"/>
              <w:marRight w:val="0"/>
              <w:marTop w:val="0"/>
              <w:marBottom w:val="0"/>
              <w:divBdr>
                <w:top w:val="none" w:sz="0" w:space="0" w:color="auto"/>
                <w:left w:val="none" w:sz="0" w:space="0" w:color="auto"/>
                <w:bottom w:val="none" w:sz="0" w:space="0" w:color="auto"/>
                <w:right w:val="none" w:sz="0" w:space="0" w:color="auto"/>
              </w:divBdr>
            </w:div>
            <w:div w:id="1360856164">
              <w:marLeft w:val="0"/>
              <w:marRight w:val="0"/>
              <w:marTop w:val="0"/>
              <w:marBottom w:val="0"/>
              <w:divBdr>
                <w:top w:val="none" w:sz="0" w:space="0" w:color="auto"/>
                <w:left w:val="none" w:sz="0" w:space="0" w:color="auto"/>
                <w:bottom w:val="none" w:sz="0" w:space="0" w:color="auto"/>
                <w:right w:val="none" w:sz="0" w:space="0" w:color="auto"/>
              </w:divBdr>
            </w:div>
            <w:div w:id="1390108886">
              <w:marLeft w:val="0"/>
              <w:marRight w:val="0"/>
              <w:marTop w:val="0"/>
              <w:marBottom w:val="0"/>
              <w:divBdr>
                <w:top w:val="none" w:sz="0" w:space="0" w:color="auto"/>
                <w:left w:val="none" w:sz="0" w:space="0" w:color="auto"/>
                <w:bottom w:val="none" w:sz="0" w:space="0" w:color="auto"/>
                <w:right w:val="none" w:sz="0" w:space="0" w:color="auto"/>
              </w:divBdr>
            </w:div>
            <w:div w:id="1418870413">
              <w:marLeft w:val="0"/>
              <w:marRight w:val="0"/>
              <w:marTop w:val="0"/>
              <w:marBottom w:val="0"/>
              <w:divBdr>
                <w:top w:val="none" w:sz="0" w:space="0" w:color="auto"/>
                <w:left w:val="none" w:sz="0" w:space="0" w:color="auto"/>
                <w:bottom w:val="none" w:sz="0" w:space="0" w:color="auto"/>
                <w:right w:val="none" w:sz="0" w:space="0" w:color="auto"/>
              </w:divBdr>
            </w:div>
            <w:div w:id="1458065524">
              <w:marLeft w:val="0"/>
              <w:marRight w:val="0"/>
              <w:marTop w:val="0"/>
              <w:marBottom w:val="0"/>
              <w:divBdr>
                <w:top w:val="none" w:sz="0" w:space="0" w:color="auto"/>
                <w:left w:val="none" w:sz="0" w:space="0" w:color="auto"/>
                <w:bottom w:val="none" w:sz="0" w:space="0" w:color="auto"/>
                <w:right w:val="none" w:sz="0" w:space="0" w:color="auto"/>
              </w:divBdr>
            </w:div>
            <w:div w:id="1465351988">
              <w:marLeft w:val="0"/>
              <w:marRight w:val="0"/>
              <w:marTop w:val="0"/>
              <w:marBottom w:val="0"/>
              <w:divBdr>
                <w:top w:val="none" w:sz="0" w:space="0" w:color="auto"/>
                <w:left w:val="none" w:sz="0" w:space="0" w:color="auto"/>
                <w:bottom w:val="none" w:sz="0" w:space="0" w:color="auto"/>
                <w:right w:val="none" w:sz="0" w:space="0" w:color="auto"/>
              </w:divBdr>
            </w:div>
            <w:div w:id="1503428055">
              <w:marLeft w:val="0"/>
              <w:marRight w:val="0"/>
              <w:marTop w:val="0"/>
              <w:marBottom w:val="0"/>
              <w:divBdr>
                <w:top w:val="none" w:sz="0" w:space="0" w:color="auto"/>
                <w:left w:val="none" w:sz="0" w:space="0" w:color="auto"/>
                <w:bottom w:val="none" w:sz="0" w:space="0" w:color="auto"/>
                <w:right w:val="none" w:sz="0" w:space="0" w:color="auto"/>
              </w:divBdr>
            </w:div>
            <w:div w:id="1514303938">
              <w:marLeft w:val="0"/>
              <w:marRight w:val="0"/>
              <w:marTop w:val="0"/>
              <w:marBottom w:val="0"/>
              <w:divBdr>
                <w:top w:val="none" w:sz="0" w:space="0" w:color="auto"/>
                <w:left w:val="none" w:sz="0" w:space="0" w:color="auto"/>
                <w:bottom w:val="none" w:sz="0" w:space="0" w:color="auto"/>
                <w:right w:val="none" w:sz="0" w:space="0" w:color="auto"/>
              </w:divBdr>
            </w:div>
            <w:div w:id="1552571617">
              <w:marLeft w:val="0"/>
              <w:marRight w:val="0"/>
              <w:marTop w:val="0"/>
              <w:marBottom w:val="0"/>
              <w:divBdr>
                <w:top w:val="none" w:sz="0" w:space="0" w:color="auto"/>
                <w:left w:val="none" w:sz="0" w:space="0" w:color="auto"/>
                <w:bottom w:val="none" w:sz="0" w:space="0" w:color="auto"/>
                <w:right w:val="none" w:sz="0" w:space="0" w:color="auto"/>
              </w:divBdr>
            </w:div>
            <w:div w:id="1565530670">
              <w:marLeft w:val="0"/>
              <w:marRight w:val="0"/>
              <w:marTop w:val="0"/>
              <w:marBottom w:val="0"/>
              <w:divBdr>
                <w:top w:val="none" w:sz="0" w:space="0" w:color="auto"/>
                <w:left w:val="none" w:sz="0" w:space="0" w:color="auto"/>
                <w:bottom w:val="none" w:sz="0" w:space="0" w:color="auto"/>
                <w:right w:val="none" w:sz="0" w:space="0" w:color="auto"/>
              </w:divBdr>
            </w:div>
            <w:div w:id="1617835610">
              <w:marLeft w:val="0"/>
              <w:marRight w:val="0"/>
              <w:marTop w:val="0"/>
              <w:marBottom w:val="0"/>
              <w:divBdr>
                <w:top w:val="none" w:sz="0" w:space="0" w:color="auto"/>
                <w:left w:val="none" w:sz="0" w:space="0" w:color="auto"/>
                <w:bottom w:val="none" w:sz="0" w:space="0" w:color="auto"/>
                <w:right w:val="none" w:sz="0" w:space="0" w:color="auto"/>
              </w:divBdr>
            </w:div>
            <w:div w:id="1671907236">
              <w:marLeft w:val="0"/>
              <w:marRight w:val="0"/>
              <w:marTop w:val="0"/>
              <w:marBottom w:val="0"/>
              <w:divBdr>
                <w:top w:val="none" w:sz="0" w:space="0" w:color="auto"/>
                <w:left w:val="none" w:sz="0" w:space="0" w:color="auto"/>
                <w:bottom w:val="none" w:sz="0" w:space="0" w:color="auto"/>
                <w:right w:val="none" w:sz="0" w:space="0" w:color="auto"/>
              </w:divBdr>
            </w:div>
            <w:div w:id="1676416740">
              <w:marLeft w:val="0"/>
              <w:marRight w:val="0"/>
              <w:marTop w:val="0"/>
              <w:marBottom w:val="0"/>
              <w:divBdr>
                <w:top w:val="none" w:sz="0" w:space="0" w:color="auto"/>
                <w:left w:val="none" w:sz="0" w:space="0" w:color="auto"/>
                <w:bottom w:val="none" w:sz="0" w:space="0" w:color="auto"/>
                <w:right w:val="none" w:sz="0" w:space="0" w:color="auto"/>
              </w:divBdr>
            </w:div>
            <w:div w:id="1702318871">
              <w:marLeft w:val="0"/>
              <w:marRight w:val="0"/>
              <w:marTop w:val="0"/>
              <w:marBottom w:val="0"/>
              <w:divBdr>
                <w:top w:val="none" w:sz="0" w:space="0" w:color="auto"/>
                <w:left w:val="none" w:sz="0" w:space="0" w:color="auto"/>
                <w:bottom w:val="none" w:sz="0" w:space="0" w:color="auto"/>
                <w:right w:val="none" w:sz="0" w:space="0" w:color="auto"/>
              </w:divBdr>
            </w:div>
            <w:div w:id="1707680152">
              <w:marLeft w:val="0"/>
              <w:marRight w:val="0"/>
              <w:marTop w:val="0"/>
              <w:marBottom w:val="0"/>
              <w:divBdr>
                <w:top w:val="none" w:sz="0" w:space="0" w:color="auto"/>
                <w:left w:val="none" w:sz="0" w:space="0" w:color="auto"/>
                <w:bottom w:val="none" w:sz="0" w:space="0" w:color="auto"/>
                <w:right w:val="none" w:sz="0" w:space="0" w:color="auto"/>
              </w:divBdr>
            </w:div>
            <w:div w:id="1752851627">
              <w:marLeft w:val="0"/>
              <w:marRight w:val="0"/>
              <w:marTop w:val="0"/>
              <w:marBottom w:val="0"/>
              <w:divBdr>
                <w:top w:val="none" w:sz="0" w:space="0" w:color="auto"/>
                <w:left w:val="none" w:sz="0" w:space="0" w:color="auto"/>
                <w:bottom w:val="none" w:sz="0" w:space="0" w:color="auto"/>
                <w:right w:val="none" w:sz="0" w:space="0" w:color="auto"/>
              </w:divBdr>
            </w:div>
            <w:div w:id="1763528249">
              <w:marLeft w:val="0"/>
              <w:marRight w:val="0"/>
              <w:marTop w:val="0"/>
              <w:marBottom w:val="0"/>
              <w:divBdr>
                <w:top w:val="none" w:sz="0" w:space="0" w:color="auto"/>
                <w:left w:val="none" w:sz="0" w:space="0" w:color="auto"/>
                <w:bottom w:val="none" w:sz="0" w:space="0" w:color="auto"/>
                <w:right w:val="none" w:sz="0" w:space="0" w:color="auto"/>
              </w:divBdr>
            </w:div>
            <w:div w:id="1770195835">
              <w:marLeft w:val="0"/>
              <w:marRight w:val="0"/>
              <w:marTop w:val="0"/>
              <w:marBottom w:val="0"/>
              <w:divBdr>
                <w:top w:val="none" w:sz="0" w:space="0" w:color="auto"/>
                <w:left w:val="none" w:sz="0" w:space="0" w:color="auto"/>
                <w:bottom w:val="none" w:sz="0" w:space="0" w:color="auto"/>
                <w:right w:val="none" w:sz="0" w:space="0" w:color="auto"/>
              </w:divBdr>
            </w:div>
            <w:div w:id="1777284732">
              <w:marLeft w:val="0"/>
              <w:marRight w:val="0"/>
              <w:marTop w:val="0"/>
              <w:marBottom w:val="0"/>
              <w:divBdr>
                <w:top w:val="none" w:sz="0" w:space="0" w:color="auto"/>
                <w:left w:val="none" w:sz="0" w:space="0" w:color="auto"/>
                <w:bottom w:val="none" w:sz="0" w:space="0" w:color="auto"/>
                <w:right w:val="none" w:sz="0" w:space="0" w:color="auto"/>
              </w:divBdr>
            </w:div>
            <w:div w:id="1809056936">
              <w:marLeft w:val="0"/>
              <w:marRight w:val="0"/>
              <w:marTop w:val="0"/>
              <w:marBottom w:val="0"/>
              <w:divBdr>
                <w:top w:val="none" w:sz="0" w:space="0" w:color="auto"/>
                <w:left w:val="none" w:sz="0" w:space="0" w:color="auto"/>
                <w:bottom w:val="none" w:sz="0" w:space="0" w:color="auto"/>
                <w:right w:val="none" w:sz="0" w:space="0" w:color="auto"/>
              </w:divBdr>
            </w:div>
            <w:div w:id="1824739946">
              <w:marLeft w:val="0"/>
              <w:marRight w:val="0"/>
              <w:marTop w:val="0"/>
              <w:marBottom w:val="0"/>
              <w:divBdr>
                <w:top w:val="none" w:sz="0" w:space="0" w:color="auto"/>
                <w:left w:val="none" w:sz="0" w:space="0" w:color="auto"/>
                <w:bottom w:val="none" w:sz="0" w:space="0" w:color="auto"/>
                <w:right w:val="none" w:sz="0" w:space="0" w:color="auto"/>
              </w:divBdr>
            </w:div>
            <w:div w:id="1826123702">
              <w:marLeft w:val="0"/>
              <w:marRight w:val="0"/>
              <w:marTop w:val="0"/>
              <w:marBottom w:val="0"/>
              <w:divBdr>
                <w:top w:val="none" w:sz="0" w:space="0" w:color="auto"/>
                <w:left w:val="none" w:sz="0" w:space="0" w:color="auto"/>
                <w:bottom w:val="none" w:sz="0" w:space="0" w:color="auto"/>
                <w:right w:val="none" w:sz="0" w:space="0" w:color="auto"/>
              </w:divBdr>
            </w:div>
            <w:div w:id="1830513208">
              <w:marLeft w:val="0"/>
              <w:marRight w:val="0"/>
              <w:marTop w:val="0"/>
              <w:marBottom w:val="0"/>
              <w:divBdr>
                <w:top w:val="none" w:sz="0" w:space="0" w:color="auto"/>
                <w:left w:val="none" w:sz="0" w:space="0" w:color="auto"/>
                <w:bottom w:val="none" w:sz="0" w:space="0" w:color="auto"/>
                <w:right w:val="none" w:sz="0" w:space="0" w:color="auto"/>
              </w:divBdr>
            </w:div>
            <w:div w:id="1861969339">
              <w:marLeft w:val="0"/>
              <w:marRight w:val="0"/>
              <w:marTop w:val="0"/>
              <w:marBottom w:val="0"/>
              <w:divBdr>
                <w:top w:val="none" w:sz="0" w:space="0" w:color="auto"/>
                <w:left w:val="none" w:sz="0" w:space="0" w:color="auto"/>
                <w:bottom w:val="none" w:sz="0" w:space="0" w:color="auto"/>
                <w:right w:val="none" w:sz="0" w:space="0" w:color="auto"/>
              </w:divBdr>
            </w:div>
            <w:div w:id="1862815357">
              <w:marLeft w:val="0"/>
              <w:marRight w:val="0"/>
              <w:marTop w:val="0"/>
              <w:marBottom w:val="0"/>
              <w:divBdr>
                <w:top w:val="none" w:sz="0" w:space="0" w:color="auto"/>
                <w:left w:val="none" w:sz="0" w:space="0" w:color="auto"/>
                <w:bottom w:val="none" w:sz="0" w:space="0" w:color="auto"/>
                <w:right w:val="none" w:sz="0" w:space="0" w:color="auto"/>
              </w:divBdr>
            </w:div>
            <w:div w:id="1920552663">
              <w:marLeft w:val="0"/>
              <w:marRight w:val="0"/>
              <w:marTop w:val="0"/>
              <w:marBottom w:val="0"/>
              <w:divBdr>
                <w:top w:val="none" w:sz="0" w:space="0" w:color="auto"/>
                <w:left w:val="none" w:sz="0" w:space="0" w:color="auto"/>
                <w:bottom w:val="none" w:sz="0" w:space="0" w:color="auto"/>
                <w:right w:val="none" w:sz="0" w:space="0" w:color="auto"/>
              </w:divBdr>
            </w:div>
            <w:div w:id="1921520833">
              <w:marLeft w:val="0"/>
              <w:marRight w:val="0"/>
              <w:marTop w:val="0"/>
              <w:marBottom w:val="0"/>
              <w:divBdr>
                <w:top w:val="none" w:sz="0" w:space="0" w:color="auto"/>
                <w:left w:val="none" w:sz="0" w:space="0" w:color="auto"/>
                <w:bottom w:val="none" w:sz="0" w:space="0" w:color="auto"/>
                <w:right w:val="none" w:sz="0" w:space="0" w:color="auto"/>
              </w:divBdr>
            </w:div>
            <w:div w:id="1923374302">
              <w:marLeft w:val="0"/>
              <w:marRight w:val="0"/>
              <w:marTop w:val="0"/>
              <w:marBottom w:val="0"/>
              <w:divBdr>
                <w:top w:val="none" w:sz="0" w:space="0" w:color="auto"/>
                <w:left w:val="none" w:sz="0" w:space="0" w:color="auto"/>
                <w:bottom w:val="none" w:sz="0" w:space="0" w:color="auto"/>
                <w:right w:val="none" w:sz="0" w:space="0" w:color="auto"/>
              </w:divBdr>
            </w:div>
            <w:div w:id="1927835167">
              <w:marLeft w:val="0"/>
              <w:marRight w:val="0"/>
              <w:marTop w:val="0"/>
              <w:marBottom w:val="0"/>
              <w:divBdr>
                <w:top w:val="none" w:sz="0" w:space="0" w:color="auto"/>
                <w:left w:val="none" w:sz="0" w:space="0" w:color="auto"/>
                <w:bottom w:val="none" w:sz="0" w:space="0" w:color="auto"/>
                <w:right w:val="none" w:sz="0" w:space="0" w:color="auto"/>
              </w:divBdr>
            </w:div>
            <w:div w:id="1952781680">
              <w:marLeft w:val="0"/>
              <w:marRight w:val="0"/>
              <w:marTop w:val="0"/>
              <w:marBottom w:val="0"/>
              <w:divBdr>
                <w:top w:val="none" w:sz="0" w:space="0" w:color="auto"/>
                <w:left w:val="none" w:sz="0" w:space="0" w:color="auto"/>
                <w:bottom w:val="none" w:sz="0" w:space="0" w:color="auto"/>
                <w:right w:val="none" w:sz="0" w:space="0" w:color="auto"/>
              </w:divBdr>
            </w:div>
            <w:div w:id="1960525841">
              <w:marLeft w:val="0"/>
              <w:marRight w:val="0"/>
              <w:marTop w:val="0"/>
              <w:marBottom w:val="0"/>
              <w:divBdr>
                <w:top w:val="none" w:sz="0" w:space="0" w:color="auto"/>
                <w:left w:val="none" w:sz="0" w:space="0" w:color="auto"/>
                <w:bottom w:val="none" w:sz="0" w:space="0" w:color="auto"/>
                <w:right w:val="none" w:sz="0" w:space="0" w:color="auto"/>
              </w:divBdr>
            </w:div>
            <w:div w:id="1984461905">
              <w:marLeft w:val="0"/>
              <w:marRight w:val="0"/>
              <w:marTop w:val="0"/>
              <w:marBottom w:val="0"/>
              <w:divBdr>
                <w:top w:val="none" w:sz="0" w:space="0" w:color="auto"/>
                <w:left w:val="none" w:sz="0" w:space="0" w:color="auto"/>
                <w:bottom w:val="none" w:sz="0" w:space="0" w:color="auto"/>
                <w:right w:val="none" w:sz="0" w:space="0" w:color="auto"/>
              </w:divBdr>
            </w:div>
            <w:div w:id="1990673376">
              <w:marLeft w:val="0"/>
              <w:marRight w:val="0"/>
              <w:marTop w:val="0"/>
              <w:marBottom w:val="0"/>
              <w:divBdr>
                <w:top w:val="none" w:sz="0" w:space="0" w:color="auto"/>
                <w:left w:val="none" w:sz="0" w:space="0" w:color="auto"/>
                <w:bottom w:val="none" w:sz="0" w:space="0" w:color="auto"/>
                <w:right w:val="none" w:sz="0" w:space="0" w:color="auto"/>
              </w:divBdr>
            </w:div>
            <w:div w:id="2067988799">
              <w:marLeft w:val="0"/>
              <w:marRight w:val="0"/>
              <w:marTop w:val="0"/>
              <w:marBottom w:val="0"/>
              <w:divBdr>
                <w:top w:val="none" w:sz="0" w:space="0" w:color="auto"/>
                <w:left w:val="none" w:sz="0" w:space="0" w:color="auto"/>
                <w:bottom w:val="none" w:sz="0" w:space="0" w:color="auto"/>
                <w:right w:val="none" w:sz="0" w:space="0" w:color="auto"/>
              </w:divBdr>
            </w:div>
            <w:div w:id="2079209316">
              <w:marLeft w:val="0"/>
              <w:marRight w:val="0"/>
              <w:marTop w:val="0"/>
              <w:marBottom w:val="0"/>
              <w:divBdr>
                <w:top w:val="none" w:sz="0" w:space="0" w:color="auto"/>
                <w:left w:val="none" w:sz="0" w:space="0" w:color="auto"/>
                <w:bottom w:val="none" w:sz="0" w:space="0" w:color="auto"/>
                <w:right w:val="none" w:sz="0" w:space="0" w:color="auto"/>
              </w:divBdr>
            </w:div>
            <w:div w:id="2101634563">
              <w:marLeft w:val="0"/>
              <w:marRight w:val="0"/>
              <w:marTop w:val="0"/>
              <w:marBottom w:val="0"/>
              <w:divBdr>
                <w:top w:val="none" w:sz="0" w:space="0" w:color="auto"/>
                <w:left w:val="none" w:sz="0" w:space="0" w:color="auto"/>
                <w:bottom w:val="none" w:sz="0" w:space="0" w:color="auto"/>
                <w:right w:val="none" w:sz="0" w:space="0" w:color="auto"/>
              </w:divBdr>
            </w:div>
            <w:div w:id="2126461013">
              <w:marLeft w:val="0"/>
              <w:marRight w:val="0"/>
              <w:marTop w:val="0"/>
              <w:marBottom w:val="0"/>
              <w:divBdr>
                <w:top w:val="none" w:sz="0" w:space="0" w:color="auto"/>
                <w:left w:val="none" w:sz="0" w:space="0" w:color="auto"/>
                <w:bottom w:val="none" w:sz="0" w:space="0" w:color="auto"/>
                <w:right w:val="none" w:sz="0" w:space="0" w:color="auto"/>
              </w:divBdr>
            </w:div>
            <w:div w:id="21409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2782">
      <w:bodyDiv w:val="1"/>
      <w:marLeft w:val="0"/>
      <w:marRight w:val="0"/>
      <w:marTop w:val="0"/>
      <w:marBottom w:val="0"/>
      <w:divBdr>
        <w:top w:val="none" w:sz="0" w:space="0" w:color="auto"/>
        <w:left w:val="none" w:sz="0" w:space="0" w:color="auto"/>
        <w:bottom w:val="none" w:sz="0" w:space="0" w:color="auto"/>
        <w:right w:val="none" w:sz="0" w:space="0" w:color="auto"/>
      </w:divBdr>
    </w:div>
    <w:div w:id="898593565">
      <w:bodyDiv w:val="1"/>
      <w:marLeft w:val="0"/>
      <w:marRight w:val="0"/>
      <w:marTop w:val="0"/>
      <w:marBottom w:val="0"/>
      <w:divBdr>
        <w:top w:val="none" w:sz="0" w:space="0" w:color="auto"/>
        <w:left w:val="none" w:sz="0" w:space="0" w:color="auto"/>
        <w:bottom w:val="none" w:sz="0" w:space="0" w:color="auto"/>
        <w:right w:val="none" w:sz="0" w:space="0" w:color="auto"/>
      </w:divBdr>
    </w:div>
    <w:div w:id="931090819">
      <w:bodyDiv w:val="1"/>
      <w:marLeft w:val="0"/>
      <w:marRight w:val="0"/>
      <w:marTop w:val="0"/>
      <w:marBottom w:val="0"/>
      <w:divBdr>
        <w:top w:val="none" w:sz="0" w:space="0" w:color="auto"/>
        <w:left w:val="none" w:sz="0" w:space="0" w:color="auto"/>
        <w:bottom w:val="none" w:sz="0" w:space="0" w:color="auto"/>
        <w:right w:val="none" w:sz="0" w:space="0" w:color="auto"/>
      </w:divBdr>
    </w:div>
    <w:div w:id="948971330">
      <w:bodyDiv w:val="1"/>
      <w:marLeft w:val="0"/>
      <w:marRight w:val="0"/>
      <w:marTop w:val="0"/>
      <w:marBottom w:val="0"/>
      <w:divBdr>
        <w:top w:val="none" w:sz="0" w:space="0" w:color="auto"/>
        <w:left w:val="none" w:sz="0" w:space="0" w:color="auto"/>
        <w:bottom w:val="none" w:sz="0" w:space="0" w:color="auto"/>
        <w:right w:val="none" w:sz="0" w:space="0" w:color="auto"/>
      </w:divBdr>
    </w:div>
    <w:div w:id="953026776">
      <w:bodyDiv w:val="1"/>
      <w:marLeft w:val="0"/>
      <w:marRight w:val="0"/>
      <w:marTop w:val="0"/>
      <w:marBottom w:val="0"/>
      <w:divBdr>
        <w:top w:val="none" w:sz="0" w:space="0" w:color="auto"/>
        <w:left w:val="none" w:sz="0" w:space="0" w:color="auto"/>
        <w:bottom w:val="none" w:sz="0" w:space="0" w:color="auto"/>
        <w:right w:val="none" w:sz="0" w:space="0" w:color="auto"/>
      </w:divBdr>
    </w:div>
    <w:div w:id="953829081">
      <w:bodyDiv w:val="1"/>
      <w:marLeft w:val="0"/>
      <w:marRight w:val="0"/>
      <w:marTop w:val="0"/>
      <w:marBottom w:val="0"/>
      <w:divBdr>
        <w:top w:val="none" w:sz="0" w:space="0" w:color="auto"/>
        <w:left w:val="none" w:sz="0" w:space="0" w:color="auto"/>
        <w:bottom w:val="none" w:sz="0" w:space="0" w:color="auto"/>
        <w:right w:val="none" w:sz="0" w:space="0" w:color="auto"/>
      </w:divBdr>
    </w:div>
    <w:div w:id="964386850">
      <w:bodyDiv w:val="1"/>
      <w:marLeft w:val="0"/>
      <w:marRight w:val="0"/>
      <w:marTop w:val="0"/>
      <w:marBottom w:val="0"/>
      <w:divBdr>
        <w:top w:val="none" w:sz="0" w:space="0" w:color="auto"/>
        <w:left w:val="none" w:sz="0" w:space="0" w:color="auto"/>
        <w:bottom w:val="none" w:sz="0" w:space="0" w:color="auto"/>
        <w:right w:val="none" w:sz="0" w:space="0" w:color="auto"/>
      </w:divBdr>
    </w:div>
    <w:div w:id="967393402">
      <w:bodyDiv w:val="1"/>
      <w:marLeft w:val="0"/>
      <w:marRight w:val="0"/>
      <w:marTop w:val="0"/>
      <w:marBottom w:val="0"/>
      <w:divBdr>
        <w:top w:val="none" w:sz="0" w:space="0" w:color="auto"/>
        <w:left w:val="none" w:sz="0" w:space="0" w:color="auto"/>
        <w:bottom w:val="none" w:sz="0" w:space="0" w:color="auto"/>
        <w:right w:val="none" w:sz="0" w:space="0" w:color="auto"/>
      </w:divBdr>
    </w:div>
    <w:div w:id="967667966">
      <w:bodyDiv w:val="1"/>
      <w:marLeft w:val="0"/>
      <w:marRight w:val="0"/>
      <w:marTop w:val="0"/>
      <w:marBottom w:val="0"/>
      <w:divBdr>
        <w:top w:val="none" w:sz="0" w:space="0" w:color="auto"/>
        <w:left w:val="none" w:sz="0" w:space="0" w:color="auto"/>
        <w:bottom w:val="none" w:sz="0" w:space="0" w:color="auto"/>
        <w:right w:val="none" w:sz="0" w:space="0" w:color="auto"/>
      </w:divBdr>
    </w:div>
    <w:div w:id="973827006">
      <w:bodyDiv w:val="1"/>
      <w:marLeft w:val="0"/>
      <w:marRight w:val="0"/>
      <w:marTop w:val="0"/>
      <w:marBottom w:val="0"/>
      <w:divBdr>
        <w:top w:val="none" w:sz="0" w:space="0" w:color="auto"/>
        <w:left w:val="none" w:sz="0" w:space="0" w:color="auto"/>
        <w:bottom w:val="none" w:sz="0" w:space="0" w:color="auto"/>
        <w:right w:val="none" w:sz="0" w:space="0" w:color="auto"/>
      </w:divBdr>
    </w:div>
    <w:div w:id="977879855">
      <w:bodyDiv w:val="1"/>
      <w:marLeft w:val="0"/>
      <w:marRight w:val="0"/>
      <w:marTop w:val="0"/>
      <w:marBottom w:val="0"/>
      <w:divBdr>
        <w:top w:val="none" w:sz="0" w:space="0" w:color="auto"/>
        <w:left w:val="none" w:sz="0" w:space="0" w:color="auto"/>
        <w:bottom w:val="none" w:sz="0" w:space="0" w:color="auto"/>
        <w:right w:val="none" w:sz="0" w:space="0" w:color="auto"/>
      </w:divBdr>
    </w:div>
    <w:div w:id="978455348">
      <w:bodyDiv w:val="1"/>
      <w:marLeft w:val="0"/>
      <w:marRight w:val="0"/>
      <w:marTop w:val="0"/>
      <w:marBottom w:val="0"/>
      <w:divBdr>
        <w:top w:val="none" w:sz="0" w:space="0" w:color="auto"/>
        <w:left w:val="none" w:sz="0" w:space="0" w:color="auto"/>
        <w:bottom w:val="none" w:sz="0" w:space="0" w:color="auto"/>
        <w:right w:val="none" w:sz="0" w:space="0" w:color="auto"/>
      </w:divBdr>
    </w:div>
    <w:div w:id="993796551">
      <w:bodyDiv w:val="1"/>
      <w:marLeft w:val="0"/>
      <w:marRight w:val="0"/>
      <w:marTop w:val="0"/>
      <w:marBottom w:val="0"/>
      <w:divBdr>
        <w:top w:val="none" w:sz="0" w:space="0" w:color="auto"/>
        <w:left w:val="none" w:sz="0" w:space="0" w:color="auto"/>
        <w:bottom w:val="none" w:sz="0" w:space="0" w:color="auto"/>
        <w:right w:val="none" w:sz="0" w:space="0" w:color="auto"/>
      </w:divBdr>
    </w:div>
    <w:div w:id="998777609">
      <w:bodyDiv w:val="1"/>
      <w:marLeft w:val="0"/>
      <w:marRight w:val="0"/>
      <w:marTop w:val="0"/>
      <w:marBottom w:val="0"/>
      <w:divBdr>
        <w:top w:val="none" w:sz="0" w:space="0" w:color="auto"/>
        <w:left w:val="none" w:sz="0" w:space="0" w:color="auto"/>
        <w:bottom w:val="none" w:sz="0" w:space="0" w:color="auto"/>
        <w:right w:val="none" w:sz="0" w:space="0" w:color="auto"/>
      </w:divBdr>
    </w:div>
    <w:div w:id="1037313610">
      <w:bodyDiv w:val="1"/>
      <w:marLeft w:val="0"/>
      <w:marRight w:val="0"/>
      <w:marTop w:val="0"/>
      <w:marBottom w:val="0"/>
      <w:divBdr>
        <w:top w:val="none" w:sz="0" w:space="0" w:color="auto"/>
        <w:left w:val="none" w:sz="0" w:space="0" w:color="auto"/>
        <w:bottom w:val="none" w:sz="0" w:space="0" w:color="auto"/>
        <w:right w:val="none" w:sz="0" w:space="0" w:color="auto"/>
      </w:divBdr>
    </w:div>
    <w:div w:id="1047491339">
      <w:bodyDiv w:val="1"/>
      <w:marLeft w:val="0"/>
      <w:marRight w:val="0"/>
      <w:marTop w:val="0"/>
      <w:marBottom w:val="0"/>
      <w:divBdr>
        <w:top w:val="none" w:sz="0" w:space="0" w:color="auto"/>
        <w:left w:val="none" w:sz="0" w:space="0" w:color="auto"/>
        <w:bottom w:val="none" w:sz="0" w:space="0" w:color="auto"/>
        <w:right w:val="none" w:sz="0" w:space="0" w:color="auto"/>
      </w:divBdr>
    </w:div>
    <w:div w:id="1052190927">
      <w:bodyDiv w:val="1"/>
      <w:marLeft w:val="0"/>
      <w:marRight w:val="0"/>
      <w:marTop w:val="0"/>
      <w:marBottom w:val="0"/>
      <w:divBdr>
        <w:top w:val="none" w:sz="0" w:space="0" w:color="auto"/>
        <w:left w:val="none" w:sz="0" w:space="0" w:color="auto"/>
        <w:bottom w:val="none" w:sz="0" w:space="0" w:color="auto"/>
        <w:right w:val="none" w:sz="0" w:space="0" w:color="auto"/>
      </w:divBdr>
    </w:div>
    <w:div w:id="1066997921">
      <w:bodyDiv w:val="1"/>
      <w:marLeft w:val="0"/>
      <w:marRight w:val="0"/>
      <w:marTop w:val="0"/>
      <w:marBottom w:val="0"/>
      <w:divBdr>
        <w:top w:val="none" w:sz="0" w:space="0" w:color="auto"/>
        <w:left w:val="none" w:sz="0" w:space="0" w:color="auto"/>
        <w:bottom w:val="none" w:sz="0" w:space="0" w:color="auto"/>
        <w:right w:val="none" w:sz="0" w:space="0" w:color="auto"/>
      </w:divBdr>
    </w:div>
    <w:div w:id="1073238243">
      <w:bodyDiv w:val="1"/>
      <w:marLeft w:val="0"/>
      <w:marRight w:val="0"/>
      <w:marTop w:val="0"/>
      <w:marBottom w:val="0"/>
      <w:divBdr>
        <w:top w:val="none" w:sz="0" w:space="0" w:color="auto"/>
        <w:left w:val="none" w:sz="0" w:space="0" w:color="auto"/>
        <w:bottom w:val="none" w:sz="0" w:space="0" w:color="auto"/>
        <w:right w:val="none" w:sz="0" w:space="0" w:color="auto"/>
      </w:divBdr>
    </w:div>
    <w:div w:id="1076824445">
      <w:bodyDiv w:val="1"/>
      <w:marLeft w:val="0"/>
      <w:marRight w:val="0"/>
      <w:marTop w:val="0"/>
      <w:marBottom w:val="0"/>
      <w:divBdr>
        <w:top w:val="none" w:sz="0" w:space="0" w:color="auto"/>
        <w:left w:val="none" w:sz="0" w:space="0" w:color="auto"/>
        <w:bottom w:val="none" w:sz="0" w:space="0" w:color="auto"/>
        <w:right w:val="none" w:sz="0" w:space="0" w:color="auto"/>
      </w:divBdr>
      <w:divsChild>
        <w:div w:id="820118233">
          <w:marLeft w:val="0"/>
          <w:marRight w:val="0"/>
          <w:marTop w:val="0"/>
          <w:marBottom w:val="0"/>
          <w:divBdr>
            <w:top w:val="none" w:sz="0" w:space="0" w:color="auto"/>
            <w:left w:val="none" w:sz="0" w:space="0" w:color="auto"/>
            <w:bottom w:val="none" w:sz="0" w:space="0" w:color="auto"/>
            <w:right w:val="none" w:sz="0" w:space="0" w:color="auto"/>
          </w:divBdr>
          <w:divsChild>
            <w:div w:id="59602984">
              <w:marLeft w:val="0"/>
              <w:marRight w:val="0"/>
              <w:marTop w:val="0"/>
              <w:marBottom w:val="0"/>
              <w:divBdr>
                <w:top w:val="none" w:sz="0" w:space="0" w:color="auto"/>
                <w:left w:val="none" w:sz="0" w:space="0" w:color="auto"/>
                <w:bottom w:val="none" w:sz="0" w:space="0" w:color="auto"/>
                <w:right w:val="none" w:sz="0" w:space="0" w:color="auto"/>
              </w:divBdr>
            </w:div>
            <w:div w:id="72970140">
              <w:marLeft w:val="0"/>
              <w:marRight w:val="0"/>
              <w:marTop w:val="0"/>
              <w:marBottom w:val="0"/>
              <w:divBdr>
                <w:top w:val="none" w:sz="0" w:space="0" w:color="auto"/>
                <w:left w:val="none" w:sz="0" w:space="0" w:color="auto"/>
                <w:bottom w:val="none" w:sz="0" w:space="0" w:color="auto"/>
                <w:right w:val="none" w:sz="0" w:space="0" w:color="auto"/>
              </w:divBdr>
            </w:div>
            <w:div w:id="996804235">
              <w:marLeft w:val="0"/>
              <w:marRight w:val="0"/>
              <w:marTop w:val="0"/>
              <w:marBottom w:val="0"/>
              <w:divBdr>
                <w:top w:val="none" w:sz="0" w:space="0" w:color="auto"/>
                <w:left w:val="none" w:sz="0" w:space="0" w:color="auto"/>
                <w:bottom w:val="none" w:sz="0" w:space="0" w:color="auto"/>
                <w:right w:val="none" w:sz="0" w:space="0" w:color="auto"/>
              </w:divBdr>
            </w:div>
            <w:div w:id="1203324504">
              <w:marLeft w:val="0"/>
              <w:marRight w:val="0"/>
              <w:marTop w:val="0"/>
              <w:marBottom w:val="0"/>
              <w:divBdr>
                <w:top w:val="none" w:sz="0" w:space="0" w:color="auto"/>
                <w:left w:val="none" w:sz="0" w:space="0" w:color="auto"/>
                <w:bottom w:val="none" w:sz="0" w:space="0" w:color="auto"/>
                <w:right w:val="none" w:sz="0" w:space="0" w:color="auto"/>
              </w:divBdr>
            </w:div>
            <w:div w:id="1458983349">
              <w:marLeft w:val="0"/>
              <w:marRight w:val="0"/>
              <w:marTop w:val="0"/>
              <w:marBottom w:val="0"/>
              <w:divBdr>
                <w:top w:val="none" w:sz="0" w:space="0" w:color="auto"/>
                <w:left w:val="none" w:sz="0" w:space="0" w:color="auto"/>
                <w:bottom w:val="none" w:sz="0" w:space="0" w:color="auto"/>
                <w:right w:val="none" w:sz="0" w:space="0" w:color="auto"/>
              </w:divBdr>
            </w:div>
            <w:div w:id="1530101205">
              <w:marLeft w:val="0"/>
              <w:marRight w:val="0"/>
              <w:marTop w:val="0"/>
              <w:marBottom w:val="0"/>
              <w:divBdr>
                <w:top w:val="none" w:sz="0" w:space="0" w:color="auto"/>
                <w:left w:val="none" w:sz="0" w:space="0" w:color="auto"/>
                <w:bottom w:val="none" w:sz="0" w:space="0" w:color="auto"/>
                <w:right w:val="none" w:sz="0" w:space="0" w:color="auto"/>
              </w:divBdr>
            </w:div>
            <w:div w:id="20732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46718">
      <w:bodyDiv w:val="1"/>
      <w:marLeft w:val="0"/>
      <w:marRight w:val="0"/>
      <w:marTop w:val="0"/>
      <w:marBottom w:val="0"/>
      <w:divBdr>
        <w:top w:val="none" w:sz="0" w:space="0" w:color="auto"/>
        <w:left w:val="none" w:sz="0" w:space="0" w:color="auto"/>
        <w:bottom w:val="none" w:sz="0" w:space="0" w:color="auto"/>
        <w:right w:val="none" w:sz="0" w:space="0" w:color="auto"/>
      </w:divBdr>
    </w:div>
    <w:div w:id="1092240332">
      <w:bodyDiv w:val="1"/>
      <w:marLeft w:val="0"/>
      <w:marRight w:val="0"/>
      <w:marTop w:val="0"/>
      <w:marBottom w:val="0"/>
      <w:divBdr>
        <w:top w:val="none" w:sz="0" w:space="0" w:color="auto"/>
        <w:left w:val="none" w:sz="0" w:space="0" w:color="auto"/>
        <w:bottom w:val="none" w:sz="0" w:space="0" w:color="auto"/>
        <w:right w:val="none" w:sz="0" w:space="0" w:color="auto"/>
      </w:divBdr>
      <w:divsChild>
        <w:div w:id="1082725019">
          <w:marLeft w:val="0"/>
          <w:marRight w:val="0"/>
          <w:marTop w:val="0"/>
          <w:marBottom w:val="0"/>
          <w:divBdr>
            <w:top w:val="none" w:sz="0" w:space="0" w:color="auto"/>
            <w:left w:val="none" w:sz="0" w:space="0" w:color="auto"/>
            <w:bottom w:val="none" w:sz="0" w:space="0" w:color="auto"/>
            <w:right w:val="none" w:sz="0" w:space="0" w:color="auto"/>
          </w:divBdr>
          <w:divsChild>
            <w:div w:id="169819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56863">
      <w:bodyDiv w:val="1"/>
      <w:marLeft w:val="0"/>
      <w:marRight w:val="0"/>
      <w:marTop w:val="0"/>
      <w:marBottom w:val="0"/>
      <w:divBdr>
        <w:top w:val="none" w:sz="0" w:space="0" w:color="auto"/>
        <w:left w:val="none" w:sz="0" w:space="0" w:color="auto"/>
        <w:bottom w:val="none" w:sz="0" w:space="0" w:color="auto"/>
        <w:right w:val="none" w:sz="0" w:space="0" w:color="auto"/>
      </w:divBdr>
    </w:div>
    <w:div w:id="1096293216">
      <w:bodyDiv w:val="1"/>
      <w:marLeft w:val="0"/>
      <w:marRight w:val="0"/>
      <w:marTop w:val="0"/>
      <w:marBottom w:val="0"/>
      <w:divBdr>
        <w:top w:val="none" w:sz="0" w:space="0" w:color="auto"/>
        <w:left w:val="none" w:sz="0" w:space="0" w:color="auto"/>
        <w:bottom w:val="none" w:sz="0" w:space="0" w:color="auto"/>
        <w:right w:val="none" w:sz="0" w:space="0" w:color="auto"/>
      </w:divBdr>
    </w:div>
    <w:div w:id="1144590856">
      <w:bodyDiv w:val="1"/>
      <w:marLeft w:val="0"/>
      <w:marRight w:val="0"/>
      <w:marTop w:val="0"/>
      <w:marBottom w:val="0"/>
      <w:divBdr>
        <w:top w:val="none" w:sz="0" w:space="0" w:color="auto"/>
        <w:left w:val="none" w:sz="0" w:space="0" w:color="auto"/>
        <w:bottom w:val="none" w:sz="0" w:space="0" w:color="auto"/>
        <w:right w:val="none" w:sz="0" w:space="0" w:color="auto"/>
      </w:divBdr>
    </w:div>
    <w:div w:id="1151020318">
      <w:bodyDiv w:val="1"/>
      <w:marLeft w:val="0"/>
      <w:marRight w:val="0"/>
      <w:marTop w:val="0"/>
      <w:marBottom w:val="0"/>
      <w:divBdr>
        <w:top w:val="none" w:sz="0" w:space="0" w:color="auto"/>
        <w:left w:val="none" w:sz="0" w:space="0" w:color="auto"/>
        <w:bottom w:val="none" w:sz="0" w:space="0" w:color="auto"/>
        <w:right w:val="none" w:sz="0" w:space="0" w:color="auto"/>
      </w:divBdr>
    </w:div>
    <w:div w:id="1165439755">
      <w:bodyDiv w:val="1"/>
      <w:marLeft w:val="0"/>
      <w:marRight w:val="0"/>
      <w:marTop w:val="0"/>
      <w:marBottom w:val="0"/>
      <w:divBdr>
        <w:top w:val="none" w:sz="0" w:space="0" w:color="auto"/>
        <w:left w:val="none" w:sz="0" w:space="0" w:color="auto"/>
        <w:bottom w:val="none" w:sz="0" w:space="0" w:color="auto"/>
        <w:right w:val="none" w:sz="0" w:space="0" w:color="auto"/>
      </w:divBdr>
      <w:divsChild>
        <w:div w:id="1063526391">
          <w:marLeft w:val="0"/>
          <w:marRight w:val="0"/>
          <w:marTop w:val="0"/>
          <w:marBottom w:val="0"/>
          <w:divBdr>
            <w:top w:val="none" w:sz="0" w:space="0" w:color="auto"/>
            <w:left w:val="none" w:sz="0" w:space="0" w:color="auto"/>
            <w:bottom w:val="none" w:sz="0" w:space="0" w:color="auto"/>
            <w:right w:val="none" w:sz="0" w:space="0" w:color="auto"/>
          </w:divBdr>
          <w:divsChild>
            <w:div w:id="5005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6247">
      <w:bodyDiv w:val="1"/>
      <w:marLeft w:val="0"/>
      <w:marRight w:val="0"/>
      <w:marTop w:val="0"/>
      <w:marBottom w:val="0"/>
      <w:divBdr>
        <w:top w:val="none" w:sz="0" w:space="0" w:color="auto"/>
        <w:left w:val="none" w:sz="0" w:space="0" w:color="auto"/>
        <w:bottom w:val="none" w:sz="0" w:space="0" w:color="auto"/>
        <w:right w:val="none" w:sz="0" w:space="0" w:color="auto"/>
      </w:divBdr>
    </w:div>
    <w:div w:id="1183740274">
      <w:bodyDiv w:val="1"/>
      <w:marLeft w:val="0"/>
      <w:marRight w:val="0"/>
      <w:marTop w:val="0"/>
      <w:marBottom w:val="0"/>
      <w:divBdr>
        <w:top w:val="none" w:sz="0" w:space="0" w:color="auto"/>
        <w:left w:val="none" w:sz="0" w:space="0" w:color="auto"/>
        <w:bottom w:val="none" w:sz="0" w:space="0" w:color="auto"/>
        <w:right w:val="none" w:sz="0" w:space="0" w:color="auto"/>
      </w:divBdr>
    </w:div>
    <w:div w:id="1187789231">
      <w:bodyDiv w:val="1"/>
      <w:marLeft w:val="0"/>
      <w:marRight w:val="0"/>
      <w:marTop w:val="0"/>
      <w:marBottom w:val="0"/>
      <w:divBdr>
        <w:top w:val="none" w:sz="0" w:space="0" w:color="auto"/>
        <w:left w:val="none" w:sz="0" w:space="0" w:color="auto"/>
        <w:bottom w:val="none" w:sz="0" w:space="0" w:color="auto"/>
        <w:right w:val="none" w:sz="0" w:space="0" w:color="auto"/>
      </w:divBdr>
    </w:div>
    <w:div w:id="1199466020">
      <w:bodyDiv w:val="1"/>
      <w:marLeft w:val="0"/>
      <w:marRight w:val="0"/>
      <w:marTop w:val="0"/>
      <w:marBottom w:val="0"/>
      <w:divBdr>
        <w:top w:val="none" w:sz="0" w:space="0" w:color="auto"/>
        <w:left w:val="none" w:sz="0" w:space="0" w:color="auto"/>
        <w:bottom w:val="none" w:sz="0" w:space="0" w:color="auto"/>
        <w:right w:val="none" w:sz="0" w:space="0" w:color="auto"/>
      </w:divBdr>
      <w:divsChild>
        <w:div w:id="2132285420">
          <w:marLeft w:val="0"/>
          <w:marRight w:val="0"/>
          <w:marTop w:val="0"/>
          <w:marBottom w:val="0"/>
          <w:divBdr>
            <w:top w:val="none" w:sz="0" w:space="0" w:color="auto"/>
            <w:left w:val="none" w:sz="0" w:space="0" w:color="auto"/>
            <w:bottom w:val="none" w:sz="0" w:space="0" w:color="auto"/>
            <w:right w:val="none" w:sz="0" w:space="0" w:color="auto"/>
          </w:divBdr>
          <w:divsChild>
            <w:div w:id="64959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5032">
      <w:bodyDiv w:val="1"/>
      <w:marLeft w:val="0"/>
      <w:marRight w:val="0"/>
      <w:marTop w:val="0"/>
      <w:marBottom w:val="0"/>
      <w:divBdr>
        <w:top w:val="none" w:sz="0" w:space="0" w:color="auto"/>
        <w:left w:val="none" w:sz="0" w:space="0" w:color="auto"/>
        <w:bottom w:val="none" w:sz="0" w:space="0" w:color="auto"/>
        <w:right w:val="none" w:sz="0" w:space="0" w:color="auto"/>
      </w:divBdr>
    </w:div>
    <w:div w:id="1219126924">
      <w:bodyDiv w:val="1"/>
      <w:marLeft w:val="0"/>
      <w:marRight w:val="0"/>
      <w:marTop w:val="0"/>
      <w:marBottom w:val="0"/>
      <w:divBdr>
        <w:top w:val="none" w:sz="0" w:space="0" w:color="auto"/>
        <w:left w:val="none" w:sz="0" w:space="0" w:color="auto"/>
        <w:bottom w:val="none" w:sz="0" w:space="0" w:color="auto"/>
        <w:right w:val="none" w:sz="0" w:space="0" w:color="auto"/>
      </w:divBdr>
      <w:divsChild>
        <w:div w:id="588346895">
          <w:marLeft w:val="0"/>
          <w:marRight w:val="0"/>
          <w:marTop w:val="0"/>
          <w:marBottom w:val="0"/>
          <w:divBdr>
            <w:top w:val="none" w:sz="0" w:space="0" w:color="auto"/>
            <w:left w:val="none" w:sz="0" w:space="0" w:color="auto"/>
            <w:bottom w:val="none" w:sz="0" w:space="0" w:color="auto"/>
            <w:right w:val="none" w:sz="0" w:space="0" w:color="auto"/>
          </w:divBdr>
          <w:divsChild>
            <w:div w:id="2241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5814">
      <w:bodyDiv w:val="1"/>
      <w:marLeft w:val="0"/>
      <w:marRight w:val="0"/>
      <w:marTop w:val="0"/>
      <w:marBottom w:val="0"/>
      <w:divBdr>
        <w:top w:val="none" w:sz="0" w:space="0" w:color="auto"/>
        <w:left w:val="none" w:sz="0" w:space="0" w:color="auto"/>
        <w:bottom w:val="none" w:sz="0" w:space="0" w:color="auto"/>
        <w:right w:val="none" w:sz="0" w:space="0" w:color="auto"/>
      </w:divBdr>
    </w:div>
    <w:div w:id="1228154364">
      <w:bodyDiv w:val="1"/>
      <w:marLeft w:val="0"/>
      <w:marRight w:val="0"/>
      <w:marTop w:val="0"/>
      <w:marBottom w:val="0"/>
      <w:divBdr>
        <w:top w:val="none" w:sz="0" w:space="0" w:color="auto"/>
        <w:left w:val="none" w:sz="0" w:space="0" w:color="auto"/>
        <w:bottom w:val="none" w:sz="0" w:space="0" w:color="auto"/>
        <w:right w:val="none" w:sz="0" w:space="0" w:color="auto"/>
      </w:divBdr>
    </w:div>
    <w:div w:id="1237398516">
      <w:bodyDiv w:val="1"/>
      <w:marLeft w:val="0"/>
      <w:marRight w:val="0"/>
      <w:marTop w:val="0"/>
      <w:marBottom w:val="0"/>
      <w:divBdr>
        <w:top w:val="none" w:sz="0" w:space="0" w:color="auto"/>
        <w:left w:val="none" w:sz="0" w:space="0" w:color="auto"/>
        <w:bottom w:val="none" w:sz="0" w:space="0" w:color="auto"/>
        <w:right w:val="none" w:sz="0" w:space="0" w:color="auto"/>
      </w:divBdr>
    </w:div>
    <w:div w:id="1242568606">
      <w:bodyDiv w:val="1"/>
      <w:marLeft w:val="0"/>
      <w:marRight w:val="0"/>
      <w:marTop w:val="0"/>
      <w:marBottom w:val="0"/>
      <w:divBdr>
        <w:top w:val="none" w:sz="0" w:space="0" w:color="auto"/>
        <w:left w:val="none" w:sz="0" w:space="0" w:color="auto"/>
        <w:bottom w:val="none" w:sz="0" w:space="0" w:color="auto"/>
        <w:right w:val="none" w:sz="0" w:space="0" w:color="auto"/>
      </w:divBdr>
    </w:div>
    <w:div w:id="1254434576">
      <w:bodyDiv w:val="1"/>
      <w:marLeft w:val="0"/>
      <w:marRight w:val="0"/>
      <w:marTop w:val="0"/>
      <w:marBottom w:val="0"/>
      <w:divBdr>
        <w:top w:val="none" w:sz="0" w:space="0" w:color="auto"/>
        <w:left w:val="none" w:sz="0" w:space="0" w:color="auto"/>
        <w:bottom w:val="none" w:sz="0" w:space="0" w:color="auto"/>
        <w:right w:val="none" w:sz="0" w:space="0" w:color="auto"/>
      </w:divBdr>
      <w:divsChild>
        <w:div w:id="377241376">
          <w:marLeft w:val="0"/>
          <w:marRight w:val="0"/>
          <w:marTop w:val="0"/>
          <w:marBottom w:val="0"/>
          <w:divBdr>
            <w:top w:val="none" w:sz="0" w:space="0" w:color="auto"/>
            <w:left w:val="none" w:sz="0" w:space="0" w:color="auto"/>
            <w:bottom w:val="none" w:sz="0" w:space="0" w:color="auto"/>
            <w:right w:val="none" w:sz="0" w:space="0" w:color="auto"/>
          </w:divBdr>
          <w:divsChild>
            <w:div w:id="15621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3002">
      <w:bodyDiv w:val="1"/>
      <w:marLeft w:val="0"/>
      <w:marRight w:val="0"/>
      <w:marTop w:val="0"/>
      <w:marBottom w:val="0"/>
      <w:divBdr>
        <w:top w:val="none" w:sz="0" w:space="0" w:color="auto"/>
        <w:left w:val="none" w:sz="0" w:space="0" w:color="auto"/>
        <w:bottom w:val="none" w:sz="0" w:space="0" w:color="auto"/>
        <w:right w:val="none" w:sz="0" w:space="0" w:color="auto"/>
      </w:divBdr>
    </w:div>
    <w:div w:id="1276793208">
      <w:bodyDiv w:val="1"/>
      <w:marLeft w:val="0"/>
      <w:marRight w:val="0"/>
      <w:marTop w:val="0"/>
      <w:marBottom w:val="0"/>
      <w:divBdr>
        <w:top w:val="none" w:sz="0" w:space="0" w:color="auto"/>
        <w:left w:val="none" w:sz="0" w:space="0" w:color="auto"/>
        <w:bottom w:val="none" w:sz="0" w:space="0" w:color="auto"/>
        <w:right w:val="none" w:sz="0" w:space="0" w:color="auto"/>
      </w:divBdr>
    </w:div>
    <w:div w:id="1288244394">
      <w:bodyDiv w:val="1"/>
      <w:marLeft w:val="0"/>
      <w:marRight w:val="0"/>
      <w:marTop w:val="0"/>
      <w:marBottom w:val="0"/>
      <w:divBdr>
        <w:top w:val="none" w:sz="0" w:space="0" w:color="auto"/>
        <w:left w:val="none" w:sz="0" w:space="0" w:color="auto"/>
        <w:bottom w:val="none" w:sz="0" w:space="0" w:color="auto"/>
        <w:right w:val="none" w:sz="0" w:space="0" w:color="auto"/>
      </w:divBdr>
      <w:divsChild>
        <w:div w:id="193227805">
          <w:marLeft w:val="0"/>
          <w:marRight w:val="0"/>
          <w:marTop w:val="0"/>
          <w:marBottom w:val="0"/>
          <w:divBdr>
            <w:top w:val="none" w:sz="0" w:space="0" w:color="auto"/>
            <w:left w:val="none" w:sz="0" w:space="0" w:color="auto"/>
            <w:bottom w:val="none" w:sz="0" w:space="0" w:color="auto"/>
            <w:right w:val="none" w:sz="0" w:space="0" w:color="auto"/>
          </w:divBdr>
          <w:divsChild>
            <w:div w:id="55293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14879">
      <w:bodyDiv w:val="1"/>
      <w:marLeft w:val="0"/>
      <w:marRight w:val="0"/>
      <w:marTop w:val="0"/>
      <w:marBottom w:val="0"/>
      <w:divBdr>
        <w:top w:val="none" w:sz="0" w:space="0" w:color="auto"/>
        <w:left w:val="none" w:sz="0" w:space="0" w:color="auto"/>
        <w:bottom w:val="none" w:sz="0" w:space="0" w:color="auto"/>
        <w:right w:val="none" w:sz="0" w:space="0" w:color="auto"/>
      </w:divBdr>
    </w:div>
    <w:div w:id="1307971483">
      <w:bodyDiv w:val="1"/>
      <w:marLeft w:val="0"/>
      <w:marRight w:val="0"/>
      <w:marTop w:val="0"/>
      <w:marBottom w:val="0"/>
      <w:divBdr>
        <w:top w:val="none" w:sz="0" w:space="0" w:color="auto"/>
        <w:left w:val="none" w:sz="0" w:space="0" w:color="auto"/>
        <w:bottom w:val="none" w:sz="0" w:space="0" w:color="auto"/>
        <w:right w:val="none" w:sz="0" w:space="0" w:color="auto"/>
      </w:divBdr>
      <w:divsChild>
        <w:div w:id="1546866575">
          <w:marLeft w:val="0"/>
          <w:marRight w:val="0"/>
          <w:marTop w:val="0"/>
          <w:marBottom w:val="0"/>
          <w:divBdr>
            <w:top w:val="none" w:sz="0" w:space="0" w:color="auto"/>
            <w:left w:val="none" w:sz="0" w:space="0" w:color="auto"/>
            <w:bottom w:val="none" w:sz="0" w:space="0" w:color="auto"/>
            <w:right w:val="none" w:sz="0" w:space="0" w:color="auto"/>
          </w:divBdr>
          <w:divsChild>
            <w:div w:id="228999945">
              <w:marLeft w:val="0"/>
              <w:marRight w:val="0"/>
              <w:marTop w:val="0"/>
              <w:marBottom w:val="0"/>
              <w:divBdr>
                <w:top w:val="none" w:sz="0" w:space="0" w:color="auto"/>
                <w:left w:val="none" w:sz="0" w:space="0" w:color="auto"/>
                <w:bottom w:val="none" w:sz="0" w:space="0" w:color="auto"/>
                <w:right w:val="none" w:sz="0" w:space="0" w:color="auto"/>
              </w:divBdr>
            </w:div>
            <w:div w:id="3196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492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66">
          <w:marLeft w:val="0"/>
          <w:marRight w:val="0"/>
          <w:marTop w:val="0"/>
          <w:marBottom w:val="0"/>
          <w:divBdr>
            <w:top w:val="none" w:sz="0" w:space="0" w:color="auto"/>
            <w:left w:val="none" w:sz="0" w:space="0" w:color="auto"/>
            <w:bottom w:val="none" w:sz="0" w:space="0" w:color="auto"/>
            <w:right w:val="none" w:sz="0" w:space="0" w:color="auto"/>
          </w:divBdr>
          <w:divsChild>
            <w:div w:id="18088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19967">
      <w:bodyDiv w:val="1"/>
      <w:marLeft w:val="0"/>
      <w:marRight w:val="0"/>
      <w:marTop w:val="0"/>
      <w:marBottom w:val="0"/>
      <w:divBdr>
        <w:top w:val="none" w:sz="0" w:space="0" w:color="auto"/>
        <w:left w:val="none" w:sz="0" w:space="0" w:color="auto"/>
        <w:bottom w:val="none" w:sz="0" w:space="0" w:color="auto"/>
        <w:right w:val="none" w:sz="0" w:space="0" w:color="auto"/>
      </w:divBdr>
    </w:div>
    <w:div w:id="1321352491">
      <w:bodyDiv w:val="1"/>
      <w:marLeft w:val="0"/>
      <w:marRight w:val="0"/>
      <w:marTop w:val="0"/>
      <w:marBottom w:val="0"/>
      <w:divBdr>
        <w:top w:val="none" w:sz="0" w:space="0" w:color="auto"/>
        <w:left w:val="none" w:sz="0" w:space="0" w:color="auto"/>
        <w:bottom w:val="none" w:sz="0" w:space="0" w:color="auto"/>
        <w:right w:val="none" w:sz="0" w:space="0" w:color="auto"/>
      </w:divBdr>
    </w:div>
    <w:div w:id="1352342832">
      <w:bodyDiv w:val="1"/>
      <w:marLeft w:val="0"/>
      <w:marRight w:val="0"/>
      <w:marTop w:val="0"/>
      <w:marBottom w:val="0"/>
      <w:divBdr>
        <w:top w:val="none" w:sz="0" w:space="0" w:color="auto"/>
        <w:left w:val="none" w:sz="0" w:space="0" w:color="auto"/>
        <w:bottom w:val="none" w:sz="0" w:space="0" w:color="auto"/>
        <w:right w:val="none" w:sz="0" w:space="0" w:color="auto"/>
      </w:divBdr>
    </w:div>
    <w:div w:id="1355616023">
      <w:bodyDiv w:val="1"/>
      <w:marLeft w:val="0"/>
      <w:marRight w:val="0"/>
      <w:marTop w:val="0"/>
      <w:marBottom w:val="0"/>
      <w:divBdr>
        <w:top w:val="none" w:sz="0" w:space="0" w:color="auto"/>
        <w:left w:val="none" w:sz="0" w:space="0" w:color="auto"/>
        <w:bottom w:val="none" w:sz="0" w:space="0" w:color="auto"/>
        <w:right w:val="none" w:sz="0" w:space="0" w:color="auto"/>
      </w:divBdr>
    </w:div>
    <w:div w:id="1358891141">
      <w:marLeft w:val="0"/>
      <w:marRight w:val="0"/>
      <w:marTop w:val="0"/>
      <w:marBottom w:val="0"/>
      <w:divBdr>
        <w:top w:val="none" w:sz="0" w:space="0" w:color="auto"/>
        <w:left w:val="none" w:sz="0" w:space="0" w:color="auto"/>
        <w:bottom w:val="none" w:sz="0" w:space="0" w:color="auto"/>
        <w:right w:val="none" w:sz="0" w:space="0" w:color="auto"/>
      </w:divBdr>
    </w:div>
    <w:div w:id="1363555208">
      <w:bodyDiv w:val="1"/>
      <w:marLeft w:val="0"/>
      <w:marRight w:val="0"/>
      <w:marTop w:val="0"/>
      <w:marBottom w:val="0"/>
      <w:divBdr>
        <w:top w:val="none" w:sz="0" w:space="0" w:color="auto"/>
        <w:left w:val="none" w:sz="0" w:space="0" w:color="auto"/>
        <w:bottom w:val="none" w:sz="0" w:space="0" w:color="auto"/>
        <w:right w:val="none" w:sz="0" w:space="0" w:color="auto"/>
      </w:divBdr>
    </w:div>
    <w:div w:id="1378699083">
      <w:bodyDiv w:val="1"/>
      <w:marLeft w:val="0"/>
      <w:marRight w:val="0"/>
      <w:marTop w:val="0"/>
      <w:marBottom w:val="0"/>
      <w:divBdr>
        <w:top w:val="none" w:sz="0" w:space="0" w:color="auto"/>
        <w:left w:val="none" w:sz="0" w:space="0" w:color="auto"/>
        <w:bottom w:val="none" w:sz="0" w:space="0" w:color="auto"/>
        <w:right w:val="none" w:sz="0" w:space="0" w:color="auto"/>
      </w:divBdr>
    </w:div>
    <w:div w:id="1379086119">
      <w:bodyDiv w:val="1"/>
      <w:marLeft w:val="0"/>
      <w:marRight w:val="0"/>
      <w:marTop w:val="0"/>
      <w:marBottom w:val="0"/>
      <w:divBdr>
        <w:top w:val="none" w:sz="0" w:space="0" w:color="auto"/>
        <w:left w:val="none" w:sz="0" w:space="0" w:color="auto"/>
        <w:bottom w:val="none" w:sz="0" w:space="0" w:color="auto"/>
        <w:right w:val="none" w:sz="0" w:space="0" w:color="auto"/>
      </w:divBdr>
    </w:div>
    <w:div w:id="1384796042">
      <w:bodyDiv w:val="1"/>
      <w:marLeft w:val="0"/>
      <w:marRight w:val="0"/>
      <w:marTop w:val="0"/>
      <w:marBottom w:val="0"/>
      <w:divBdr>
        <w:top w:val="none" w:sz="0" w:space="0" w:color="auto"/>
        <w:left w:val="none" w:sz="0" w:space="0" w:color="auto"/>
        <w:bottom w:val="none" w:sz="0" w:space="0" w:color="auto"/>
        <w:right w:val="none" w:sz="0" w:space="0" w:color="auto"/>
      </w:divBdr>
    </w:div>
    <w:div w:id="1396053568">
      <w:bodyDiv w:val="1"/>
      <w:marLeft w:val="0"/>
      <w:marRight w:val="0"/>
      <w:marTop w:val="0"/>
      <w:marBottom w:val="0"/>
      <w:divBdr>
        <w:top w:val="none" w:sz="0" w:space="0" w:color="auto"/>
        <w:left w:val="none" w:sz="0" w:space="0" w:color="auto"/>
        <w:bottom w:val="none" w:sz="0" w:space="0" w:color="auto"/>
        <w:right w:val="none" w:sz="0" w:space="0" w:color="auto"/>
      </w:divBdr>
      <w:divsChild>
        <w:div w:id="1792936853">
          <w:marLeft w:val="0"/>
          <w:marRight w:val="0"/>
          <w:marTop w:val="0"/>
          <w:marBottom w:val="0"/>
          <w:divBdr>
            <w:top w:val="none" w:sz="0" w:space="0" w:color="auto"/>
            <w:left w:val="none" w:sz="0" w:space="0" w:color="auto"/>
            <w:bottom w:val="none" w:sz="0" w:space="0" w:color="auto"/>
            <w:right w:val="none" w:sz="0" w:space="0" w:color="auto"/>
          </w:divBdr>
          <w:divsChild>
            <w:div w:id="1358195002">
              <w:marLeft w:val="0"/>
              <w:marRight w:val="0"/>
              <w:marTop w:val="0"/>
              <w:marBottom w:val="0"/>
              <w:divBdr>
                <w:top w:val="none" w:sz="0" w:space="0" w:color="auto"/>
                <w:left w:val="none" w:sz="0" w:space="0" w:color="auto"/>
                <w:bottom w:val="none" w:sz="0" w:space="0" w:color="auto"/>
                <w:right w:val="none" w:sz="0" w:space="0" w:color="auto"/>
              </w:divBdr>
              <w:divsChild>
                <w:div w:id="2018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16328">
      <w:bodyDiv w:val="1"/>
      <w:marLeft w:val="0"/>
      <w:marRight w:val="0"/>
      <w:marTop w:val="0"/>
      <w:marBottom w:val="0"/>
      <w:divBdr>
        <w:top w:val="none" w:sz="0" w:space="0" w:color="auto"/>
        <w:left w:val="none" w:sz="0" w:space="0" w:color="auto"/>
        <w:bottom w:val="none" w:sz="0" w:space="0" w:color="auto"/>
        <w:right w:val="none" w:sz="0" w:space="0" w:color="auto"/>
      </w:divBdr>
    </w:div>
    <w:div w:id="1411199049">
      <w:bodyDiv w:val="1"/>
      <w:marLeft w:val="0"/>
      <w:marRight w:val="0"/>
      <w:marTop w:val="0"/>
      <w:marBottom w:val="0"/>
      <w:divBdr>
        <w:top w:val="none" w:sz="0" w:space="0" w:color="auto"/>
        <w:left w:val="none" w:sz="0" w:space="0" w:color="auto"/>
        <w:bottom w:val="none" w:sz="0" w:space="0" w:color="auto"/>
        <w:right w:val="none" w:sz="0" w:space="0" w:color="auto"/>
      </w:divBdr>
    </w:div>
    <w:div w:id="1417550915">
      <w:bodyDiv w:val="1"/>
      <w:marLeft w:val="0"/>
      <w:marRight w:val="0"/>
      <w:marTop w:val="0"/>
      <w:marBottom w:val="0"/>
      <w:divBdr>
        <w:top w:val="none" w:sz="0" w:space="0" w:color="auto"/>
        <w:left w:val="none" w:sz="0" w:space="0" w:color="auto"/>
        <w:bottom w:val="none" w:sz="0" w:space="0" w:color="auto"/>
        <w:right w:val="none" w:sz="0" w:space="0" w:color="auto"/>
      </w:divBdr>
    </w:div>
    <w:div w:id="1435713979">
      <w:bodyDiv w:val="1"/>
      <w:marLeft w:val="0"/>
      <w:marRight w:val="0"/>
      <w:marTop w:val="0"/>
      <w:marBottom w:val="0"/>
      <w:divBdr>
        <w:top w:val="none" w:sz="0" w:space="0" w:color="auto"/>
        <w:left w:val="none" w:sz="0" w:space="0" w:color="auto"/>
        <w:bottom w:val="none" w:sz="0" w:space="0" w:color="auto"/>
        <w:right w:val="none" w:sz="0" w:space="0" w:color="auto"/>
      </w:divBdr>
    </w:div>
    <w:div w:id="1437210566">
      <w:bodyDiv w:val="1"/>
      <w:marLeft w:val="0"/>
      <w:marRight w:val="0"/>
      <w:marTop w:val="0"/>
      <w:marBottom w:val="0"/>
      <w:divBdr>
        <w:top w:val="none" w:sz="0" w:space="0" w:color="auto"/>
        <w:left w:val="none" w:sz="0" w:space="0" w:color="auto"/>
        <w:bottom w:val="none" w:sz="0" w:space="0" w:color="auto"/>
        <w:right w:val="none" w:sz="0" w:space="0" w:color="auto"/>
      </w:divBdr>
    </w:div>
    <w:div w:id="1444154218">
      <w:bodyDiv w:val="1"/>
      <w:marLeft w:val="0"/>
      <w:marRight w:val="0"/>
      <w:marTop w:val="0"/>
      <w:marBottom w:val="0"/>
      <w:divBdr>
        <w:top w:val="none" w:sz="0" w:space="0" w:color="auto"/>
        <w:left w:val="none" w:sz="0" w:space="0" w:color="auto"/>
        <w:bottom w:val="none" w:sz="0" w:space="0" w:color="auto"/>
        <w:right w:val="none" w:sz="0" w:space="0" w:color="auto"/>
      </w:divBdr>
    </w:div>
    <w:div w:id="1448547442">
      <w:bodyDiv w:val="1"/>
      <w:marLeft w:val="0"/>
      <w:marRight w:val="0"/>
      <w:marTop w:val="0"/>
      <w:marBottom w:val="0"/>
      <w:divBdr>
        <w:top w:val="none" w:sz="0" w:space="0" w:color="auto"/>
        <w:left w:val="none" w:sz="0" w:space="0" w:color="auto"/>
        <w:bottom w:val="none" w:sz="0" w:space="0" w:color="auto"/>
        <w:right w:val="none" w:sz="0" w:space="0" w:color="auto"/>
      </w:divBdr>
    </w:div>
    <w:div w:id="1456369769">
      <w:bodyDiv w:val="1"/>
      <w:marLeft w:val="0"/>
      <w:marRight w:val="0"/>
      <w:marTop w:val="0"/>
      <w:marBottom w:val="0"/>
      <w:divBdr>
        <w:top w:val="none" w:sz="0" w:space="0" w:color="auto"/>
        <w:left w:val="none" w:sz="0" w:space="0" w:color="auto"/>
        <w:bottom w:val="none" w:sz="0" w:space="0" w:color="auto"/>
        <w:right w:val="none" w:sz="0" w:space="0" w:color="auto"/>
      </w:divBdr>
    </w:div>
    <w:div w:id="1464805307">
      <w:bodyDiv w:val="1"/>
      <w:marLeft w:val="0"/>
      <w:marRight w:val="0"/>
      <w:marTop w:val="0"/>
      <w:marBottom w:val="0"/>
      <w:divBdr>
        <w:top w:val="none" w:sz="0" w:space="0" w:color="auto"/>
        <w:left w:val="none" w:sz="0" w:space="0" w:color="auto"/>
        <w:bottom w:val="none" w:sz="0" w:space="0" w:color="auto"/>
        <w:right w:val="none" w:sz="0" w:space="0" w:color="auto"/>
      </w:divBdr>
      <w:divsChild>
        <w:div w:id="1476678928">
          <w:marLeft w:val="0"/>
          <w:marRight w:val="0"/>
          <w:marTop w:val="0"/>
          <w:marBottom w:val="0"/>
          <w:divBdr>
            <w:top w:val="none" w:sz="0" w:space="0" w:color="auto"/>
            <w:left w:val="none" w:sz="0" w:space="0" w:color="auto"/>
            <w:bottom w:val="none" w:sz="0" w:space="0" w:color="auto"/>
            <w:right w:val="none" w:sz="0" w:space="0" w:color="auto"/>
          </w:divBdr>
          <w:divsChild>
            <w:div w:id="18772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3834">
      <w:bodyDiv w:val="1"/>
      <w:marLeft w:val="0"/>
      <w:marRight w:val="0"/>
      <w:marTop w:val="0"/>
      <w:marBottom w:val="0"/>
      <w:divBdr>
        <w:top w:val="none" w:sz="0" w:space="0" w:color="auto"/>
        <w:left w:val="none" w:sz="0" w:space="0" w:color="auto"/>
        <w:bottom w:val="none" w:sz="0" w:space="0" w:color="auto"/>
        <w:right w:val="none" w:sz="0" w:space="0" w:color="auto"/>
      </w:divBdr>
    </w:div>
    <w:div w:id="1485392730">
      <w:bodyDiv w:val="1"/>
      <w:marLeft w:val="0"/>
      <w:marRight w:val="0"/>
      <w:marTop w:val="0"/>
      <w:marBottom w:val="0"/>
      <w:divBdr>
        <w:top w:val="none" w:sz="0" w:space="0" w:color="auto"/>
        <w:left w:val="none" w:sz="0" w:space="0" w:color="auto"/>
        <w:bottom w:val="none" w:sz="0" w:space="0" w:color="auto"/>
        <w:right w:val="none" w:sz="0" w:space="0" w:color="auto"/>
      </w:divBdr>
    </w:div>
    <w:div w:id="1491559500">
      <w:bodyDiv w:val="1"/>
      <w:marLeft w:val="0"/>
      <w:marRight w:val="0"/>
      <w:marTop w:val="0"/>
      <w:marBottom w:val="0"/>
      <w:divBdr>
        <w:top w:val="none" w:sz="0" w:space="0" w:color="auto"/>
        <w:left w:val="none" w:sz="0" w:space="0" w:color="auto"/>
        <w:bottom w:val="none" w:sz="0" w:space="0" w:color="auto"/>
        <w:right w:val="none" w:sz="0" w:space="0" w:color="auto"/>
      </w:divBdr>
    </w:div>
    <w:div w:id="1501234737">
      <w:bodyDiv w:val="1"/>
      <w:marLeft w:val="0"/>
      <w:marRight w:val="0"/>
      <w:marTop w:val="0"/>
      <w:marBottom w:val="0"/>
      <w:divBdr>
        <w:top w:val="none" w:sz="0" w:space="0" w:color="auto"/>
        <w:left w:val="none" w:sz="0" w:space="0" w:color="auto"/>
        <w:bottom w:val="none" w:sz="0" w:space="0" w:color="auto"/>
        <w:right w:val="none" w:sz="0" w:space="0" w:color="auto"/>
      </w:divBdr>
    </w:div>
    <w:div w:id="1502574892">
      <w:bodyDiv w:val="1"/>
      <w:marLeft w:val="0"/>
      <w:marRight w:val="0"/>
      <w:marTop w:val="0"/>
      <w:marBottom w:val="0"/>
      <w:divBdr>
        <w:top w:val="none" w:sz="0" w:space="0" w:color="auto"/>
        <w:left w:val="none" w:sz="0" w:space="0" w:color="auto"/>
        <w:bottom w:val="none" w:sz="0" w:space="0" w:color="auto"/>
        <w:right w:val="none" w:sz="0" w:space="0" w:color="auto"/>
      </w:divBdr>
    </w:div>
    <w:div w:id="1504320387">
      <w:bodyDiv w:val="1"/>
      <w:marLeft w:val="0"/>
      <w:marRight w:val="0"/>
      <w:marTop w:val="0"/>
      <w:marBottom w:val="0"/>
      <w:divBdr>
        <w:top w:val="none" w:sz="0" w:space="0" w:color="auto"/>
        <w:left w:val="none" w:sz="0" w:space="0" w:color="auto"/>
        <w:bottom w:val="none" w:sz="0" w:space="0" w:color="auto"/>
        <w:right w:val="none" w:sz="0" w:space="0" w:color="auto"/>
      </w:divBdr>
    </w:div>
    <w:div w:id="1505586692">
      <w:bodyDiv w:val="1"/>
      <w:marLeft w:val="0"/>
      <w:marRight w:val="0"/>
      <w:marTop w:val="0"/>
      <w:marBottom w:val="0"/>
      <w:divBdr>
        <w:top w:val="none" w:sz="0" w:space="0" w:color="auto"/>
        <w:left w:val="none" w:sz="0" w:space="0" w:color="auto"/>
        <w:bottom w:val="none" w:sz="0" w:space="0" w:color="auto"/>
        <w:right w:val="none" w:sz="0" w:space="0" w:color="auto"/>
      </w:divBdr>
      <w:divsChild>
        <w:div w:id="784886374">
          <w:marLeft w:val="0"/>
          <w:marRight w:val="0"/>
          <w:marTop w:val="0"/>
          <w:marBottom w:val="0"/>
          <w:divBdr>
            <w:top w:val="none" w:sz="0" w:space="0" w:color="auto"/>
            <w:left w:val="none" w:sz="0" w:space="0" w:color="auto"/>
            <w:bottom w:val="none" w:sz="0" w:space="0" w:color="auto"/>
            <w:right w:val="none" w:sz="0" w:space="0" w:color="auto"/>
          </w:divBdr>
          <w:divsChild>
            <w:div w:id="3572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6166">
      <w:bodyDiv w:val="1"/>
      <w:marLeft w:val="0"/>
      <w:marRight w:val="0"/>
      <w:marTop w:val="0"/>
      <w:marBottom w:val="0"/>
      <w:divBdr>
        <w:top w:val="none" w:sz="0" w:space="0" w:color="auto"/>
        <w:left w:val="none" w:sz="0" w:space="0" w:color="auto"/>
        <w:bottom w:val="none" w:sz="0" w:space="0" w:color="auto"/>
        <w:right w:val="none" w:sz="0" w:space="0" w:color="auto"/>
      </w:divBdr>
    </w:div>
    <w:div w:id="1524248640">
      <w:bodyDiv w:val="1"/>
      <w:marLeft w:val="0"/>
      <w:marRight w:val="0"/>
      <w:marTop w:val="0"/>
      <w:marBottom w:val="0"/>
      <w:divBdr>
        <w:top w:val="none" w:sz="0" w:space="0" w:color="auto"/>
        <w:left w:val="none" w:sz="0" w:space="0" w:color="auto"/>
        <w:bottom w:val="none" w:sz="0" w:space="0" w:color="auto"/>
        <w:right w:val="none" w:sz="0" w:space="0" w:color="auto"/>
      </w:divBdr>
      <w:divsChild>
        <w:div w:id="280763573">
          <w:marLeft w:val="0"/>
          <w:marRight w:val="0"/>
          <w:marTop w:val="0"/>
          <w:marBottom w:val="0"/>
          <w:divBdr>
            <w:top w:val="none" w:sz="0" w:space="0" w:color="auto"/>
            <w:left w:val="none" w:sz="0" w:space="0" w:color="auto"/>
            <w:bottom w:val="none" w:sz="0" w:space="0" w:color="auto"/>
            <w:right w:val="none" w:sz="0" w:space="0" w:color="auto"/>
          </w:divBdr>
          <w:divsChild>
            <w:div w:id="194441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58117">
      <w:bodyDiv w:val="1"/>
      <w:marLeft w:val="0"/>
      <w:marRight w:val="0"/>
      <w:marTop w:val="0"/>
      <w:marBottom w:val="0"/>
      <w:divBdr>
        <w:top w:val="none" w:sz="0" w:space="0" w:color="auto"/>
        <w:left w:val="none" w:sz="0" w:space="0" w:color="auto"/>
        <w:bottom w:val="none" w:sz="0" w:space="0" w:color="auto"/>
        <w:right w:val="none" w:sz="0" w:space="0" w:color="auto"/>
      </w:divBdr>
    </w:div>
    <w:div w:id="1543248401">
      <w:bodyDiv w:val="1"/>
      <w:marLeft w:val="0"/>
      <w:marRight w:val="0"/>
      <w:marTop w:val="0"/>
      <w:marBottom w:val="0"/>
      <w:divBdr>
        <w:top w:val="none" w:sz="0" w:space="0" w:color="auto"/>
        <w:left w:val="none" w:sz="0" w:space="0" w:color="auto"/>
        <w:bottom w:val="none" w:sz="0" w:space="0" w:color="auto"/>
        <w:right w:val="none" w:sz="0" w:space="0" w:color="auto"/>
      </w:divBdr>
    </w:div>
    <w:div w:id="1543979616">
      <w:bodyDiv w:val="1"/>
      <w:marLeft w:val="0"/>
      <w:marRight w:val="0"/>
      <w:marTop w:val="0"/>
      <w:marBottom w:val="0"/>
      <w:divBdr>
        <w:top w:val="none" w:sz="0" w:space="0" w:color="auto"/>
        <w:left w:val="none" w:sz="0" w:space="0" w:color="auto"/>
        <w:bottom w:val="none" w:sz="0" w:space="0" w:color="auto"/>
        <w:right w:val="none" w:sz="0" w:space="0" w:color="auto"/>
      </w:divBdr>
      <w:divsChild>
        <w:div w:id="1783644697">
          <w:marLeft w:val="0"/>
          <w:marRight w:val="0"/>
          <w:marTop w:val="0"/>
          <w:marBottom w:val="0"/>
          <w:divBdr>
            <w:top w:val="none" w:sz="0" w:space="0" w:color="auto"/>
            <w:left w:val="none" w:sz="0" w:space="0" w:color="auto"/>
            <w:bottom w:val="none" w:sz="0" w:space="0" w:color="auto"/>
            <w:right w:val="none" w:sz="0" w:space="0" w:color="auto"/>
          </w:divBdr>
          <w:divsChild>
            <w:div w:id="207809">
              <w:marLeft w:val="0"/>
              <w:marRight w:val="0"/>
              <w:marTop w:val="0"/>
              <w:marBottom w:val="0"/>
              <w:divBdr>
                <w:top w:val="none" w:sz="0" w:space="0" w:color="auto"/>
                <w:left w:val="none" w:sz="0" w:space="0" w:color="auto"/>
                <w:bottom w:val="none" w:sz="0" w:space="0" w:color="auto"/>
                <w:right w:val="none" w:sz="0" w:space="0" w:color="auto"/>
              </w:divBdr>
            </w:div>
            <w:div w:id="6372146">
              <w:marLeft w:val="0"/>
              <w:marRight w:val="0"/>
              <w:marTop w:val="0"/>
              <w:marBottom w:val="0"/>
              <w:divBdr>
                <w:top w:val="none" w:sz="0" w:space="0" w:color="auto"/>
                <w:left w:val="none" w:sz="0" w:space="0" w:color="auto"/>
                <w:bottom w:val="none" w:sz="0" w:space="0" w:color="auto"/>
                <w:right w:val="none" w:sz="0" w:space="0" w:color="auto"/>
              </w:divBdr>
            </w:div>
            <w:div w:id="53243931">
              <w:marLeft w:val="0"/>
              <w:marRight w:val="0"/>
              <w:marTop w:val="0"/>
              <w:marBottom w:val="0"/>
              <w:divBdr>
                <w:top w:val="none" w:sz="0" w:space="0" w:color="auto"/>
                <w:left w:val="none" w:sz="0" w:space="0" w:color="auto"/>
                <w:bottom w:val="none" w:sz="0" w:space="0" w:color="auto"/>
                <w:right w:val="none" w:sz="0" w:space="0" w:color="auto"/>
              </w:divBdr>
            </w:div>
            <w:div w:id="67532835">
              <w:marLeft w:val="0"/>
              <w:marRight w:val="0"/>
              <w:marTop w:val="0"/>
              <w:marBottom w:val="0"/>
              <w:divBdr>
                <w:top w:val="none" w:sz="0" w:space="0" w:color="auto"/>
                <w:left w:val="none" w:sz="0" w:space="0" w:color="auto"/>
                <w:bottom w:val="none" w:sz="0" w:space="0" w:color="auto"/>
                <w:right w:val="none" w:sz="0" w:space="0" w:color="auto"/>
              </w:divBdr>
            </w:div>
            <w:div w:id="88938899">
              <w:marLeft w:val="0"/>
              <w:marRight w:val="0"/>
              <w:marTop w:val="0"/>
              <w:marBottom w:val="0"/>
              <w:divBdr>
                <w:top w:val="none" w:sz="0" w:space="0" w:color="auto"/>
                <w:left w:val="none" w:sz="0" w:space="0" w:color="auto"/>
                <w:bottom w:val="none" w:sz="0" w:space="0" w:color="auto"/>
                <w:right w:val="none" w:sz="0" w:space="0" w:color="auto"/>
              </w:divBdr>
            </w:div>
            <w:div w:id="90202103">
              <w:marLeft w:val="0"/>
              <w:marRight w:val="0"/>
              <w:marTop w:val="0"/>
              <w:marBottom w:val="0"/>
              <w:divBdr>
                <w:top w:val="none" w:sz="0" w:space="0" w:color="auto"/>
                <w:left w:val="none" w:sz="0" w:space="0" w:color="auto"/>
                <w:bottom w:val="none" w:sz="0" w:space="0" w:color="auto"/>
                <w:right w:val="none" w:sz="0" w:space="0" w:color="auto"/>
              </w:divBdr>
            </w:div>
            <w:div w:id="97339807">
              <w:marLeft w:val="0"/>
              <w:marRight w:val="0"/>
              <w:marTop w:val="0"/>
              <w:marBottom w:val="0"/>
              <w:divBdr>
                <w:top w:val="none" w:sz="0" w:space="0" w:color="auto"/>
                <w:left w:val="none" w:sz="0" w:space="0" w:color="auto"/>
                <w:bottom w:val="none" w:sz="0" w:space="0" w:color="auto"/>
                <w:right w:val="none" w:sz="0" w:space="0" w:color="auto"/>
              </w:divBdr>
            </w:div>
            <w:div w:id="104277728">
              <w:marLeft w:val="0"/>
              <w:marRight w:val="0"/>
              <w:marTop w:val="0"/>
              <w:marBottom w:val="0"/>
              <w:divBdr>
                <w:top w:val="none" w:sz="0" w:space="0" w:color="auto"/>
                <w:left w:val="none" w:sz="0" w:space="0" w:color="auto"/>
                <w:bottom w:val="none" w:sz="0" w:space="0" w:color="auto"/>
                <w:right w:val="none" w:sz="0" w:space="0" w:color="auto"/>
              </w:divBdr>
            </w:div>
            <w:div w:id="116875163">
              <w:marLeft w:val="0"/>
              <w:marRight w:val="0"/>
              <w:marTop w:val="0"/>
              <w:marBottom w:val="0"/>
              <w:divBdr>
                <w:top w:val="none" w:sz="0" w:space="0" w:color="auto"/>
                <w:left w:val="none" w:sz="0" w:space="0" w:color="auto"/>
                <w:bottom w:val="none" w:sz="0" w:space="0" w:color="auto"/>
                <w:right w:val="none" w:sz="0" w:space="0" w:color="auto"/>
              </w:divBdr>
            </w:div>
            <w:div w:id="154415110">
              <w:marLeft w:val="0"/>
              <w:marRight w:val="0"/>
              <w:marTop w:val="0"/>
              <w:marBottom w:val="0"/>
              <w:divBdr>
                <w:top w:val="none" w:sz="0" w:space="0" w:color="auto"/>
                <w:left w:val="none" w:sz="0" w:space="0" w:color="auto"/>
                <w:bottom w:val="none" w:sz="0" w:space="0" w:color="auto"/>
                <w:right w:val="none" w:sz="0" w:space="0" w:color="auto"/>
              </w:divBdr>
            </w:div>
            <w:div w:id="213516451">
              <w:marLeft w:val="0"/>
              <w:marRight w:val="0"/>
              <w:marTop w:val="0"/>
              <w:marBottom w:val="0"/>
              <w:divBdr>
                <w:top w:val="none" w:sz="0" w:space="0" w:color="auto"/>
                <w:left w:val="none" w:sz="0" w:space="0" w:color="auto"/>
                <w:bottom w:val="none" w:sz="0" w:space="0" w:color="auto"/>
                <w:right w:val="none" w:sz="0" w:space="0" w:color="auto"/>
              </w:divBdr>
            </w:div>
            <w:div w:id="216473269">
              <w:marLeft w:val="0"/>
              <w:marRight w:val="0"/>
              <w:marTop w:val="0"/>
              <w:marBottom w:val="0"/>
              <w:divBdr>
                <w:top w:val="none" w:sz="0" w:space="0" w:color="auto"/>
                <w:left w:val="none" w:sz="0" w:space="0" w:color="auto"/>
                <w:bottom w:val="none" w:sz="0" w:space="0" w:color="auto"/>
                <w:right w:val="none" w:sz="0" w:space="0" w:color="auto"/>
              </w:divBdr>
            </w:div>
            <w:div w:id="222525448">
              <w:marLeft w:val="0"/>
              <w:marRight w:val="0"/>
              <w:marTop w:val="0"/>
              <w:marBottom w:val="0"/>
              <w:divBdr>
                <w:top w:val="none" w:sz="0" w:space="0" w:color="auto"/>
                <w:left w:val="none" w:sz="0" w:space="0" w:color="auto"/>
                <w:bottom w:val="none" w:sz="0" w:space="0" w:color="auto"/>
                <w:right w:val="none" w:sz="0" w:space="0" w:color="auto"/>
              </w:divBdr>
            </w:div>
            <w:div w:id="227495139">
              <w:marLeft w:val="0"/>
              <w:marRight w:val="0"/>
              <w:marTop w:val="0"/>
              <w:marBottom w:val="0"/>
              <w:divBdr>
                <w:top w:val="none" w:sz="0" w:space="0" w:color="auto"/>
                <w:left w:val="none" w:sz="0" w:space="0" w:color="auto"/>
                <w:bottom w:val="none" w:sz="0" w:space="0" w:color="auto"/>
                <w:right w:val="none" w:sz="0" w:space="0" w:color="auto"/>
              </w:divBdr>
            </w:div>
            <w:div w:id="238565652">
              <w:marLeft w:val="0"/>
              <w:marRight w:val="0"/>
              <w:marTop w:val="0"/>
              <w:marBottom w:val="0"/>
              <w:divBdr>
                <w:top w:val="none" w:sz="0" w:space="0" w:color="auto"/>
                <w:left w:val="none" w:sz="0" w:space="0" w:color="auto"/>
                <w:bottom w:val="none" w:sz="0" w:space="0" w:color="auto"/>
                <w:right w:val="none" w:sz="0" w:space="0" w:color="auto"/>
              </w:divBdr>
            </w:div>
            <w:div w:id="245963504">
              <w:marLeft w:val="0"/>
              <w:marRight w:val="0"/>
              <w:marTop w:val="0"/>
              <w:marBottom w:val="0"/>
              <w:divBdr>
                <w:top w:val="none" w:sz="0" w:space="0" w:color="auto"/>
                <w:left w:val="none" w:sz="0" w:space="0" w:color="auto"/>
                <w:bottom w:val="none" w:sz="0" w:space="0" w:color="auto"/>
                <w:right w:val="none" w:sz="0" w:space="0" w:color="auto"/>
              </w:divBdr>
            </w:div>
            <w:div w:id="292643148">
              <w:marLeft w:val="0"/>
              <w:marRight w:val="0"/>
              <w:marTop w:val="0"/>
              <w:marBottom w:val="0"/>
              <w:divBdr>
                <w:top w:val="none" w:sz="0" w:space="0" w:color="auto"/>
                <w:left w:val="none" w:sz="0" w:space="0" w:color="auto"/>
                <w:bottom w:val="none" w:sz="0" w:space="0" w:color="auto"/>
                <w:right w:val="none" w:sz="0" w:space="0" w:color="auto"/>
              </w:divBdr>
            </w:div>
            <w:div w:id="296490262">
              <w:marLeft w:val="0"/>
              <w:marRight w:val="0"/>
              <w:marTop w:val="0"/>
              <w:marBottom w:val="0"/>
              <w:divBdr>
                <w:top w:val="none" w:sz="0" w:space="0" w:color="auto"/>
                <w:left w:val="none" w:sz="0" w:space="0" w:color="auto"/>
                <w:bottom w:val="none" w:sz="0" w:space="0" w:color="auto"/>
                <w:right w:val="none" w:sz="0" w:space="0" w:color="auto"/>
              </w:divBdr>
            </w:div>
            <w:div w:id="300892586">
              <w:marLeft w:val="0"/>
              <w:marRight w:val="0"/>
              <w:marTop w:val="0"/>
              <w:marBottom w:val="0"/>
              <w:divBdr>
                <w:top w:val="none" w:sz="0" w:space="0" w:color="auto"/>
                <w:left w:val="none" w:sz="0" w:space="0" w:color="auto"/>
                <w:bottom w:val="none" w:sz="0" w:space="0" w:color="auto"/>
                <w:right w:val="none" w:sz="0" w:space="0" w:color="auto"/>
              </w:divBdr>
            </w:div>
            <w:div w:id="304432418">
              <w:marLeft w:val="0"/>
              <w:marRight w:val="0"/>
              <w:marTop w:val="0"/>
              <w:marBottom w:val="0"/>
              <w:divBdr>
                <w:top w:val="none" w:sz="0" w:space="0" w:color="auto"/>
                <w:left w:val="none" w:sz="0" w:space="0" w:color="auto"/>
                <w:bottom w:val="none" w:sz="0" w:space="0" w:color="auto"/>
                <w:right w:val="none" w:sz="0" w:space="0" w:color="auto"/>
              </w:divBdr>
            </w:div>
            <w:div w:id="344213323">
              <w:marLeft w:val="0"/>
              <w:marRight w:val="0"/>
              <w:marTop w:val="0"/>
              <w:marBottom w:val="0"/>
              <w:divBdr>
                <w:top w:val="none" w:sz="0" w:space="0" w:color="auto"/>
                <w:left w:val="none" w:sz="0" w:space="0" w:color="auto"/>
                <w:bottom w:val="none" w:sz="0" w:space="0" w:color="auto"/>
                <w:right w:val="none" w:sz="0" w:space="0" w:color="auto"/>
              </w:divBdr>
            </w:div>
            <w:div w:id="383139025">
              <w:marLeft w:val="0"/>
              <w:marRight w:val="0"/>
              <w:marTop w:val="0"/>
              <w:marBottom w:val="0"/>
              <w:divBdr>
                <w:top w:val="none" w:sz="0" w:space="0" w:color="auto"/>
                <w:left w:val="none" w:sz="0" w:space="0" w:color="auto"/>
                <w:bottom w:val="none" w:sz="0" w:space="0" w:color="auto"/>
                <w:right w:val="none" w:sz="0" w:space="0" w:color="auto"/>
              </w:divBdr>
            </w:div>
            <w:div w:id="394472758">
              <w:marLeft w:val="0"/>
              <w:marRight w:val="0"/>
              <w:marTop w:val="0"/>
              <w:marBottom w:val="0"/>
              <w:divBdr>
                <w:top w:val="none" w:sz="0" w:space="0" w:color="auto"/>
                <w:left w:val="none" w:sz="0" w:space="0" w:color="auto"/>
                <w:bottom w:val="none" w:sz="0" w:space="0" w:color="auto"/>
                <w:right w:val="none" w:sz="0" w:space="0" w:color="auto"/>
              </w:divBdr>
            </w:div>
            <w:div w:id="414321452">
              <w:marLeft w:val="0"/>
              <w:marRight w:val="0"/>
              <w:marTop w:val="0"/>
              <w:marBottom w:val="0"/>
              <w:divBdr>
                <w:top w:val="none" w:sz="0" w:space="0" w:color="auto"/>
                <w:left w:val="none" w:sz="0" w:space="0" w:color="auto"/>
                <w:bottom w:val="none" w:sz="0" w:space="0" w:color="auto"/>
                <w:right w:val="none" w:sz="0" w:space="0" w:color="auto"/>
              </w:divBdr>
            </w:div>
            <w:div w:id="422842288">
              <w:marLeft w:val="0"/>
              <w:marRight w:val="0"/>
              <w:marTop w:val="0"/>
              <w:marBottom w:val="0"/>
              <w:divBdr>
                <w:top w:val="none" w:sz="0" w:space="0" w:color="auto"/>
                <w:left w:val="none" w:sz="0" w:space="0" w:color="auto"/>
                <w:bottom w:val="none" w:sz="0" w:space="0" w:color="auto"/>
                <w:right w:val="none" w:sz="0" w:space="0" w:color="auto"/>
              </w:divBdr>
            </w:div>
            <w:div w:id="435946131">
              <w:marLeft w:val="0"/>
              <w:marRight w:val="0"/>
              <w:marTop w:val="0"/>
              <w:marBottom w:val="0"/>
              <w:divBdr>
                <w:top w:val="none" w:sz="0" w:space="0" w:color="auto"/>
                <w:left w:val="none" w:sz="0" w:space="0" w:color="auto"/>
                <w:bottom w:val="none" w:sz="0" w:space="0" w:color="auto"/>
                <w:right w:val="none" w:sz="0" w:space="0" w:color="auto"/>
              </w:divBdr>
            </w:div>
            <w:div w:id="509219461">
              <w:marLeft w:val="0"/>
              <w:marRight w:val="0"/>
              <w:marTop w:val="0"/>
              <w:marBottom w:val="0"/>
              <w:divBdr>
                <w:top w:val="none" w:sz="0" w:space="0" w:color="auto"/>
                <w:left w:val="none" w:sz="0" w:space="0" w:color="auto"/>
                <w:bottom w:val="none" w:sz="0" w:space="0" w:color="auto"/>
                <w:right w:val="none" w:sz="0" w:space="0" w:color="auto"/>
              </w:divBdr>
            </w:div>
            <w:div w:id="561908526">
              <w:marLeft w:val="0"/>
              <w:marRight w:val="0"/>
              <w:marTop w:val="0"/>
              <w:marBottom w:val="0"/>
              <w:divBdr>
                <w:top w:val="none" w:sz="0" w:space="0" w:color="auto"/>
                <w:left w:val="none" w:sz="0" w:space="0" w:color="auto"/>
                <w:bottom w:val="none" w:sz="0" w:space="0" w:color="auto"/>
                <w:right w:val="none" w:sz="0" w:space="0" w:color="auto"/>
              </w:divBdr>
            </w:div>
            <w:div w:id="562835476">
              <w:marLeft w:val="0"/>
              <w:marRight w:val="0"/>
              <w:marTop w:val="0"/>
              <w:marBottom w:val="0"/>
              <w:divBdr>
                <w:top w:val="none" w:sz="0" w:space="0" w:color="auto"/>
                <w:left w:val="none" w:sz="0" w:space="0" w:color="auto"/>
                <w:bottom w:val="none" w:sz="0" w:space="0" w:color="auto"/>
                <w:right w:val="none" w:sz="0" w:space="0" w:color="auto"/>
              </w:divBdr>
            </w:div>
            <w:div w:id="575744283">
              <w:marLeft w:val="0"/>
              <w:marRight w:val="0"/>
              <w:marTop w:val="0"/>
              <w:marBottom w:val="0"/>
              <w:divBdr>
                <w:top w:val="none" w:sz="0" w:space="0" w:color="auto"/>
                <w:left w:val="none" w:sz="0" w:space="0" w:color="auto"/>
                <w:bottom w:val="none" w:sz="0" w:space="0" w:color="auto"/>
                <w:right w:val="none" w:sz="0" w:space="0" w:color="auto"/>
              </w:divBdr>
            </w:div>
            <w:div w:id="581259518">
              <w:marLeft w:val="0"/>
              <w:marRight w:val="0"/>
              <w:marTop w:val="0"/>
              <w:marBottom w:val="0"/>
              <w:divBdr>
                <w:top w:val="none" w:sz="0" w:space="0" w:color="auto"/>
                <w:left w:val="none" w:sz="0" w:space="0" w:color="auto"/>
                <w:bottom w:val="none" w:sz="0" w:space="0" w:color="auto"/>
                <w:right w:val="none" w:sz="0" w:space="0" w:color="auto"/>
              </w:divBdr>
            </w:div>
            <w:div w:id="588320468">
              <w:marLeft w:val="0"/>
              <w:marRight w:val="0"/>
              <w:marTop w:val="0"/>
              <w:marBottom w:val="0"/>
              <w:divBdr>
                <w:top w:val="none" w:sz="0" w:space="0" w:color="auto"/>
                <w:left w:val="none" w:sz="0" w:space="0" w:color="auto"/>
                <w:bottom w:val="none" w:sz="0" w:space="0" w:color="auto"/>
                <w:right w:val="none" w:sz="0" w:space="0" w:color="auto"/>
              </w:divBdr>
            </w:div>
            <w:div w:id="598760917">
              <w:marLeft w:val="0"/>
              <w:marRight w:val="0"/>
              <w:marTop w:val="0"/>
              <w:marBottom w:val="0"/>
              <w:divBdr>
                <w:top w:val="none" w:sz="0" w:space="0" w:color="auto"/>
                <w:left w:val="none" w:sz="0" w:space="0" w:color="auto"/>
                <w:bottom w:val="none" w:sz="0" w:space="0" w:color="auto"/>
                <w:right w:val="none" w:sz="0" w:space="0" w:color="auto"/>
              </w:divBdr>
            </w:div>
            <w:div w:id="647561550">
              <w:marLeft w:val="0"/>
              <w:marRight w:val="0"/>
              <w:marTop w:val="0"/>
              <w:marBottom w:val="0"/>
              <w:divBdr>
                <w:top w:val="none" w:sz="0" w:space="0" w:color="auto"/>
                <w:left w:val="none" w:sz="0" w:space="0" w:color="auto"/>
                <w:bottom w:val="none" w:sz="0" w:space="0" w:color="auto"/>
                <w:right w:val="none" w:sz="0" w:space="0" w:color="auto"/>
              </w:divBdr>
            </w:div>
            <w:div w:id="684861596">
              <w:marLeft w:val="0"/>
              <w:marRight w:val="0"/>
              <w:marTop w:val="0"/>
              <w:marBottom w:val="0"/>
              <w:divBdr>
                <w:top w:val="none" w:sz="0" w:space="0" w:color="auto"/>
                <w:left w:val="none" w:sz="0" w:space="0" w:color="auto"/>
                <w:bottom w:val="none" w:sz="0" w:space="0" w:color="auto"/>
                <w:right w:val="none" w:sz="0" w:space="0" w:color="auto"/>
              </w:divBdr>
            </w:div>
            <w:div w:id="719867291">
              <w:marLeft w:val="0"/>
              <w:marRight w:val="0"/>
              <w:marTop w:val="0"/>
              <w:marBottom w:val="0"/>
              <w:divBdr>
                <w:top w:val="none" w:sz="0" w:space="0" w:color="auto"/>
                <w:left w:val="none" w:sz="0" w:space="0" w:color="auto"/>
                <w:bottom w:val="none" w:sz="0" w:space="0" w:color="auto"/>
                <w:right w:val="none" w:sz="0" w:space="0" w:color="auto"/>
              </w:divBdr>
            </w:div>
            <w:div w:id="734621526">
              <w:marLeft w:val="0"/>
              <w:marRight w:val="0"/>
              <w:marTop w:val="0"/>
              <w:marBottom w:val="0"/>
              <w:divBdr>
                <w:top w:val="none" w:sz="0" w:space="0" w:color="auto"/>
                <w:left w:val="none" w:sz="0" w:space="0" w:color="auto"/>
                <w:bottom w:val="none" w:sz="0" w:space="0" w:color="auto"/>
                <w:right w:val="none" w:sz="0" w:space="0" w:color="auto"/>
              </w:divBdr>
            </w:div>
            <w:div w:id="759107538">
              <w:marLeft w:val="0"/>
              <w:marRight w:val="0"/>
              <w:marTop w:val="0"/>
              <w:marBottom w:val="0"/>
              <w:divBdr>
                <w:top w:val="none" w:sz="0" w:space="0" w:color="auto"/>
                <w:left w:val="none" w:sz="0" w:space="0" w:color="auto"/>
                <w:bottom w:val="none" w:sz="0" w:space="0" w:color="auto"/>
                <w:right w:val="none" w:sz="0" w:space="0" w:color="auto"/>
              </w:divBdr>
            </w:div>
            <w:div w:id="776565439">
              <w:marLeft w:val="0"/>
              <w:marRight w:val="0"/>
              <w:marTop w:val="0"/>
              <w:marBottom w:val="0"/>
              <w:divBdr>
                <w:top w:val="none" w:sz="0" w:space="0" w:color="auto"/>
                <w:left w:val="none" w:sz="0" w:space="0" w:color="auto"/>
                <w:bottom w:val="none" w:sz="0" w:space="0" w:color="auto"/>
                <w:right w:val="none" w:sz="0" w:space="0" w:color="auto"/>
              </w:divBdr>
            </w:div>
            <w:div w:id="777716241">
              <w:marLeft w:val="0"/>
              <w:marRight w:val="0"/>
              <w:marTop w:val="0"/>
              <w:marBottom w:val="0"/>
              <w:divBdr>
                <w:top w:val="none" w:sz="0" w:space="0" w:color="auto"/>
                <w:left w:val="none" w:sz="0" w:space="0" w:color="auto"/>
                <w:bottom w:val="none" w:sz="0" w:space="0" w:color="auto"/>
                <w:right w:val="none" w:sz="0" w:space="0" w:color="auto"/>
              </w:divBdr>
            </w:div>
            <w:div w:id="852571293">
              <w:marLeft w:val="0"/>
              <w:marRight w:val="0"/>
              <w:marTop w:val="0"/>
              <w:marBottom w:val="0"/>
              <w:divBdr>
                <w:top w:val="none" w:sz="0" w:space="0" w:color="auto"/>
                <w:left w:val="none" w:sz="0" w:space="0" w:color="auto"/>
                <w:bottom w:val="none" w:sz="0" w:space="0" w:color="auto"/>
                <w:right w:val="none" w:sz="0" w:space="0" w:color="auto"/>
              </w:divBdr>
            </w:div>
            <w:div w:id="886719910">
              <w:marLeft w:val="0"/>
              <w:marRight w:val="0"/>
              <w:marTop w:val="0"/>
              <w:marBottom w:val="0"/>
              <w:divBdr>
                <w:top w:val="none" w:sz="0" w:space="0" w:color="auto"/>
                <w:left w:val="none" w:sz="0" w:space="0" w:color="auto"/>
                <w:bottom w:val="none" w:sz="0" w:space="0" w:color="auto"/>
                <w:right w:val="none" w:sz="0" w:space="0" w:color="auto"/>
              </w:divBdr>
            </w:div>
            <w:div w:id="903105343">
              <w:marLeft w:val="0"/>
              <w:marRight w:val="0"/>
              <w:marTop w:val="0"/>
              <w:marBottom w:val="0"/>
              <w:divBdr>
                <w:top w:val="none" w:sz="0" w:space="0" w:color="auto"/>
                <w:left w:val="none" w:sz="0" w:space="0" w:color="auto"/>
                <w:bottom w:val="none" w:sz="0" w:space="0" w:color="auto"/>
                <w:right w:val="none" w:sz="0" w:space="0" w:color="auto"/>
              </w:divBdr>
            </w:div>
            <w:div w:id="904681661">
              <w:marLeft w:val="0"/>
              <w:marRight w:val="0"/>
              <w:marTop w:val="0"/>
              <w:marBottom w:val="0"/>
              <w:divBdr>
                <w:top w:val="none" w:sz="0" w:space="0" w:color="auto"/>
                <w:left w:val="none" w:sz="0" w:space="0" w:color="auto"/>
                <w:bottom w:val="none" w:sz="0" w:space="0" w:color="auto"/>
                <w:right w:val="none" w:sz="0" w:space="0" w:color="auto"/>
              </w:divBdr>
            </w:div>
            <w:div w:id="909847801">
              <w:marLeft w:val="0"/>
              <w:marRight w:val="0"/>
              <w:marTop w:val="0"/>
              <w:marBottom w:val="0"/>
              <w:divBdr>
                <w:top w:val="none" w:sz="0" w:space="0" w:color="auto"/>
                <w:left w:val="none" w:sz="0" w:space="0" w:color="auto"/>
                <w:bottom w:val="none" w:sz="0" w:space="0" w:color="auto"/>
                <w:right w:val="none" w:sz="0" w:space="0" w:color="auto"/>
              </w:divBdr>
            </w:div>
            <w:div w:id="926306497">
              <w:marLeft w:val="0"/>
              <w:marRight w:val="0"/>
              <w:marTop w:val="0"/>
              <w:marBottom w:val="0"/>
              <w:divBdr>
                <w:top w:val="none" w:sz="0" w:space="0" w:color="auto"/>
                <w:left w:val="none" w:sz="0" w:space="0" w:color="auto"/>
                <w:bottom w:val="none" w:sz="0" w:space="0" w:color="auto"/>
                <w:right w:val="none" w:sz="0" w:space="0" w:color="auto"/>
              </w:divBdr>
            </w:div>
            <w:div w:id="941453673">
              <w:marLeft w:val="0"/>
              <w:marRight w:val="0"/>
              <w:marTop w:val="0"/>
              <w:marBottom w:val="0"/>
              <w:divBdr>
                <w:top w:val="none" w:sz="0" w:space="0" w:color="auto"/>
                <w:left w:val="none" w:sz="0" w:space="0" w:color="auto"/>
                <w:bottom w:val="none" w:sz="0" w:space="0" w:color="auto"/>
                <w:right w:val="none" w:sz="0" w:space="0" w:color="auto"/>
              </w:divBdr>
            </w:div>
            <w:div w:id="955601362">
              <w:marLeft w:val="0"/>
              <w:marRight w:val="0"/>
              <w:marTop w:val="0"/>
              <w:marBottom w:val="0"/>
              <w:divBdr>
                <w:top w:val="none" w:sz="0" w:space="0" w:color="auto"/>
                <w:left w:val="none" w:sz="0" w:space="0" w:color="auto"/>
                <w:bottom w:val="none" w:sz="0" w:space="0" w:color="auto"/>
                <w:right w:val="none" w:sz="0" w:space="0" w:color="auto"/>
              </w:divBdr>
            </w:div>
            <w:div w:id="970012636">
              <w:marLeft w:val="0"/>
              <w:marRight w:val="0"/>
              <w:marTop w:val="0"/>
              <w:marBottom w:val="0"/>
              <w:divBdr>
                <w:top w:val="none" w:sz="0" w:space="0" w:color="auto"/>
                <w:left w:val="none" w:sz="0" w:space="0" w:color="auto"/>
                <w:bottom w:val="none" w:sz="0" w:space="0" w:color="auto"/>
                <w:right w:val="none" w:sz="0" w:space="0" w:color="auto"/>
              </w:divBdr>
            </w:div>
            <w:div w:id="980379747">
              <w:marLeft w:val="0"/>
              <w:marRight w:val="0"/>
              <w:marTop w:val="0"/>
              <w:marBottom w:val="0"/>
              <w:divBdr>
                <w:top w:val="none" w:sz="0" w:space="0" w:color="auto"/>
                <w:left w:val="none" w:sz="0" w:space="0" w:color="auto"/>
                <w:bottom w:val="none" w:sz="0" w:space="0" w:color="auto"/>
                <w:right w:val="none" w:sz="0" w:space="0" w:color="auto"/>
              </w:divBdr>
            </w:div>
            <w:div w:id="995693895">
              <w:marLeft w:val="0"/>
              <w:marRight w:val="0"/>
              <w:marTop w:val="0"/>
              <w:marBottom w:val="0"/>
              <w:divBdr>
                <w:top w:val="none" w:sz="0" w:space="0" w:color="auto"/>
                <w:left w:val="none" w:sz="0" w:space="0" w:color="auto"/>
                <w:bottom w:val="none" w:sz="0" w:space="0" w:color="auto"/>
                <w:right w:val="none" w:sz="0" w:space="0" w:color="auto"/>
              </w:divBdr>
            </w:div>
            <w:div w:id="1006244753">
              <w:marLeft w:val="0"/>
              <w:marRight w:val="0"/>
              <w:marTop w:val="0"/>
              <w:marBottom w:val="0"/>
              <w:divBdr>
                <w:top w:val="none" w:sz="0" w:space="0" w:color="auto"/>
                <w:left w:val="none" w:sz="0" w:space="0" w:color="auto"/>
                <w:bottom w:val="none" w:sz="0" w:space="0" w:color="auto"/>
                <w:right w:val="none" w:sz="0" w:space="0" w:color="auto"/>
              </w:divBdr>
            </w:div>
            <w:div w:id="1027874547">
              <w:marLeft w:val="0"/>
              <w:marRight w:val="0"/>
              <w:marTop w:val="0"/>
              <w:marBottom w:val="0"/>
              <w:divBdr>
                <w:top w:val="none" w:sz="0" w:space="0" w:color="auto"/>
                <w:left w:val="none" w:sz="0" w:space="0" w:color="auto"/>
                <w:bottom w:val="none" w:sz="0" w:space="0" w:color="auto"/>
                <w:right w:val="none" w:sz="0" w:space="0" w:color="auto"/>
              </w:divBdr>
            </w:div>
            <w:div w:id="1037389246">
              <w:marLeft w:val="0"/>
              <w:marRight w:val="0"/>
              <w:marTop w:val="0"/>
              <w:marBottom w:val="0"/>
              <w:divBdr>
                <w:top w:val="none" w:sz="0" w:space="0" w:color="auto"/>
                <w:left w:val="none" w:sz="0" w:space="0" w:color="auto"/>
                <w:bottom w:val="none" w:sz="0" w:space="0" w:color="auto"/>
                <w:right w:val="none" w:sz="0" w:space="0" w:color="auto"/>
              </w:divBdr>
            </w:div>
            <w:div w:id="1057163324">
              <w:marLeft w:val="0"/>
              <w:marRight w:val="0"/>
              <w:marTop w:val="0"/>
              <w:marBottom w:val="0"/>
              <w:divBdr>
                <w:top w:val="none" w:sz="0" w:space="0" w:color="auto"/>
                <w:left w:val="none" w:sz="0" w:space="0" w:color="auto"/>
                <w:bottom w:val="none" w:sz="0" w:space="0" w:color="auto"/>
                <w:right w:val="none" w:sz="0" w:space="0" w:color="auto"/>
              </w:divBdr>
            </w:div>
            <w:div w:id="1082289400">
              <w:marLeft w:val="0"/>
              <w:marRight w:val="0"/>
              <w:marTop w:val="0"/>
              <w:marBottom w:val="0"/>
              <w:divBdr>
                <w:top w:val="none" w:sz="0" w:space="0" w:color="auto"/>
                <w:left w:val="none" w:sz="0" w:space="0" w:color="auto"/>
                <w:bottom w:val="none" w:sz="0" w:space="0" w:color="auto"/>
                <w:right w:val="none" w:sz="0" w:space="0" w:color="auto"/>
              </w:divBdr>
            </w:div>
            <w:div w:id="1093743263">
              <w:marLeft w:val="0"/>
              <w:marRight w:val="0"/>
              <w:marTop w:val="0"/>
              <w:marBottom w:val="0"/>
              <w:divBdr>
                <w:top w:val="none" w:sz="0" w:space="0" w:color="auto"/>
                <w:left w:val="none" w:sz="0" w:space="0" w:color="auto"/>
                <w:bottom w:val="none" w:sz="0" w:space="0" w:color="auto"/>
                <w:right w:val="none" w:sz="0" w:space="0" w:color="auto"/>
              </w:divBdr>
            </w:div>
            <w:div w:id="1119909328">
              <w:marLeft w:val="0"/>
              <w:marRight w:val="0"/>
              <w:marTop w:val="0"/>
              <w:marBottom w:val="0"/>
              <w:divBdr>
                <w:top w:val="none" w:sz="0" w:space="0" w:color="auto"/>
                <w:left w:val="none" w:sz="0" w:space="0" w:color="auto"/>
                <w:bottom w:val="none" w:sz="0" w:space="0" w:color="auto"/>
                <w:right w:val="none" w:sz="0" w:space="0" w:color="auto"/>
              </w:divBdr>
            </w:div>
            <w:div w:id="1152018631">
              <w:marLeft w:val="0"/>
              <w:marRight w:val="0"/>
              <w:marTop w:val="0"/>
              <w:marBottom w:val="0"/>
              <w:divBdr>
                <w:top w:val="none" w:sz="0" w:space="0" w:color="auto"/>
                <w:left w:val="none" w:sz="0" w:space="0" w:color="auto"/>
                <w:bottom w:val="none" w:sz="0" w:space="0" w:color="auto"/>
                <w:right w:val="none" w:sz="0" w:space="0" w:color="auto"/>
              </w:divBdr>
            </w:div>
            <w:div w:id="1189375355">
              <w:marLeft w:val="0"/>
              <w:marRight w:val="0"/>
              <w:marTop w:val="0"/>
              <w:marBottom w:val="0"/>
              <w:divBdr>
                <w:top w:val="none" w:sz="0" w:space="0" w:color="auto"/>
                <w:left w:val="none" w:sz="0" w:space="0" w:color="auto"/>
                <w:bottom w:val="none" w:sz="0" w:space="0" w:color="auto"/>
                <w:right w:val="none" w:sz="0" w:space="0" w:color="auto"/>
              </w:divBdr>
            </w:div>
            <w:div w:id="1197962059">
              <w:marLeft w:val="0"/>
              <w:marRight w:val="0"/>
              <w:marTop w:val="0"/>
              <w:marBottom w:val="0"/>
              <w:divBdr>
                <w:top w:val="none" w:sz="0" w:space="0" w:color="auto"/>
                <w:left w:val="none" w:sz="0" w:space="0" w:color="auto"/>
                <w:bottom w:val="none" w:sz="0" w:space="0" w:color="auto"/>
                <w:right w:val="none" w:sz="0" w:space="0" w:color="auto"/>
              </w:divBdr>
            </w:div>
            <w:div w:id="1199470918">
              <w:marLeft w:val="0"/>
              <w:marRight w:val="0"/>
              <w:marTop w:val="0"/>
              <w:marBottom w:val="0"/>
              <w:divBdr>
                <w:top w:val="none" w:sz="0" w:space="0" w:color="auto"/>
                <w:left w:val="none" w:sz="0" w:space="0" w:color="auto"/>
                <w:bottom w:val="none" w:sz="0" w:space="0" w:color="auto"/>
                <w:right w:val="none" w:sz="0" w:space="0" w:color="auto"/>
              </w:divBdr>
            </w:div>
            <w:div w:id="1234044365">
              <w:marLeft w:val="0"/>
              <w:marRight w:val="0"/>
              <w:marTop w:val="0"/>
              <w:marBottom w:val="0"/>
              <w:divBdr>
                <w:top w:val="none" w:sz="0" w:space="0" w:color="auto"/>
                <w:left w:val="none" w:sz="0" w:space="0" w:color="auto"/>
                <w:bottom w:val="none" w:sz="0" w:space="0" w:color="auto"/>
                <w:right w:val="none" w:sz="0" w:space="0" w:color="auto"/>
              </w:divBdr>
            </w:div>
            <w:div w:id="1242566217">
              <w:marLeft w:val="0"/>
              <w:marRight w:val="0"/>
              <w:marTop w:val="0"/>
              <w:marBottom w:val="0"/>
              <w:divBdr>
                <w:top w:val="none" w:sz="0" w:space="0" w:color="auto"/>
                <w:left w:val="none" w:sz="0" w:space="0" w:color="auto"/>
                <w:bottom w:val="none" w:sz="0" w:space="0" w:color="auto"/>
                <w:right w:val="none" w:sz="0" w:space="0" w:color="auto"/>
              </w:divBdr>
            </w:div>
            <w:div w:id="1262033609">
              <w:marLeft w:val="0"/>
              <w:marRight w:val="0"/>
              <w:marTop w:val="0"/>
              <w:marBottom w:val="0"/>
              <w:divBdr>
                <w:top w:val="none" w:sz="0" w:space="0" w:color="auto"/>
                <w:left w:val="none" w:sz="0" w:space="0" w:color="auto"/>
                <w:bottom w:val="none" w:sz="0" w:space="0" w:color="auto"/>
                <w:right w:val="none" w:sz="0" w:space="0" w:color="auto"/>
              </w:divBdr>
            </w:div>
            <w:div w:id="1269433585">
              <w:marLeft w:val="0"/>
              <w:marRight w:val="0"/>
              <w:marTop w:val="0"/>
              <w:marBottom w:val="0"/>
              <w:divBdr>
                <w:top w:val="none" w:sz="0" w:space="0" w:color="auto"/>
                <w:left w:val="none" w:sz="0" w:space="0" w:color="auto"/>
                <w:bottom w:val="none" w:sz="0" w:space="0" w:color="auto"/>
                <w:right w:val="none" w:sz="0" w:space="0" w:color="auto"/>
              </w:divBdr>
            </w:div>
            <w:div w:id="1280068854">
              <w:marLeft w:val="0"/>
              <w:marRight w:val="0"/>
              <w:marTop w:val="0"/>
              <w:marBottom w:val="0"/>
              <w:divBdr>
                <w:top w:val="none" w:sz="0" w:space="0" w:color="auto"/>
                <w:left w:val="none" w:sz="0" w:space="0" w:color="auto"/>
                <w:bottom w:val="none" w:sz="0" w:space="0" w:color="auto"/>
                <w:right w:val="none" w:sz="0" w:space="0" w:color="auto"/>
              </w:divBdr>
            </w:div>
            <w:div w:id="1332637473">
              <w:marLeft w:val="0"/>
              <w:marRight w:val="0"/>
              <w:marTop w:val="0"/>
              <w:marBottom w:val="0"/>
              <w:divBdr>
                <w:top w:val="none" w:sz="0" w:space="0" w:color="auto"/>
                <w:left w:val="none" w:sz="0" w:space="0" w:color="auto"/>
                <w:bottom w:val="none" w:sz="0" w:space="0" w:color="auto"/>
                <w:right w:val="none" w:sz="0" w:space="0" w:color="auto"/>
              </w:divBdr>
            </w:div>
            <w:div w:id="1344287021">
              <w:marLeft w:val="0"/>
              <w:marRight w:val="0"/>
              <w:marTop w:val="0"/>
              <w:marBottom w:val="0"/>
              <w:divBdr>
                <w:top w:val="none" w:sz="0" w:space="0" w:color="auto"/>
                <w:left w:val="none" w:sz="0" w:space="0" w:color="auto"/>
                <w:bottom w:val="none" w:sz="0" w:space="0" w:color="auto"/>
                <w:right w:val="none" w:sz="0" w:space="0" w:color="auto"/>
              </w:divBdr>
            </w:div>
            <w:div w:id="1346247425">
              <w:marLeft w:val="0"/>
              <w:marRight w:val="0"/>
              <w:marTop w:val="0"/>
              <w:marBottom w:val="0"/>
              <w:divBdr>
                <w:top w:val="none" w:sz="0" w:space="0" w:color="auto"/>
                <w:left w:val="none" w:sz="0" w:space="0" w:color="auto"/>
                <w:bottom w:val="none" w:sz="0" w:space="0" w:color="auto"/>
                <w:right w:val="none" w:sz="0" w:space="0" w:color="auto"/>
              </w:divBdr>
            </w:div>
            <w:div w:id="1359619040">
              <w:marLeft w:val="0"/>
              <w:marRight w:val="0"/>
              <w:marTop w:val="0"/>
              <w:marBottom w:val="0"/>
              <w:divBdr>
                <w:top w:val="none" w:sz="0" w:space="0" w:color="auto"/>
                <w:left w:val="none" w:sz="0" w:space="0" w:color="auto"/>
                <w:bottom w:val="none" w:sz="0" w:space="0" w:color="auto"/>
                <w:right w:val="none" w:sz="0" w:space="0" w:color="auto"/>
              </w:divBdr>
            </w:div>
            <w:div w:id="1367565339">
              <w:marLeft w:val="0"/>
              <w:marRight w:val="0"/>
              <w:marTop w:val="0"/>
              <w:marBottom w:val="0"/>
              <w:divBdr>
                <w:top w:val="none" w:sz="0" w:space="0" w:color="auto"/>
                <w:left w:val="none" w:sz="0" w:space="0" w:color="auto"/>
                <w:bottom w:val="none" w:sz="0" w:space="0" w:color="auto"/>
                <w:right w:val="none" w:sz="0" w:space="0" w:color="auto"/>
              </w:divBdr>
            </w:div>
            <w:div w:id="1400832582">
              <w:marLeft w:val="0"/>
              <w:marRight w:val="0"/>
              <w:marTop w:val="0"/>
              <w:marBottom w:val="0"/>
              <w:divBdr>
                <w:top w:val="none" w:sz="0" w:space="0" w:color="auto"/>
                <w:left w:val="none" w:sz="0" w:space="0" w:color="auto"/>
                <w:bottom w:val="none" w:sz="0" w:space="0" w:color="auto"/>
                <w:right w:val="none" w:sz="0" w:space="0" w:color="auto"/>
              </w:divBdr>
            </w:div>
            <w:div w:id="1402482128">
              <w:marLeft w:val="0"/>
              <w:marRight w:val="0"/>
              <w:marTop w:val="0"/>
              <w:marBottom w:val="0"/>
              <w:divBdr>
                <w:top w:val="none" w:sz="0" w:space="0" w:color="auto"/>
                <w:left w:val="none" w:sz="0" w:space="0" w:color="auto"/>
                <w:bottom w:val="none" w:sz="0" w:space="0" w:color="auto"/>
                <w:right w:val="none" w:sz="0" w:space="0" w:color="auto"/>
              </w:divBdr>
            </w:div>
            <w:div w:id="1450734735">
              <w:marLeft w:val="0"/>
              <w:marRight w:val="0"/>
              <w:marTop w:val="0"/>
              <w:marBottom w:val="0"/>
              <w:divBdr>
                <w:top w:val="none" w:sz="0" w:space="0" w:color="auto"/>
                <w:left w:val="none" w:sz="0" w:space="0" w:color="auto"/>
                <w:bottom w:val="none" w:sz="0" w:space="0" w:color="auto"/>
                <w:right w:val="none" w:sz="0" w:space="0" w:color="auto"/>
              </w:divBdr>
            </w:div>
            <w:div w:id="1452435491">
              <w:marLeft w:val="0"/>
              <w:marRight w:val="0"/>
              <w:marTop w:val="0"/>
              <w:marBottom w:val="0"/>
              <w:divBdr>
                <w:top w:val="none" w:sz="0" w:space="0" w:color="auto"/>
                <w:left w:val="none" w:sz="0" w:space="0" w:color="auto"/>
                <w:bottom w:val="none" w:sz="0" w:space="0" w:color="auto"/>
                <w:right w:val="none" w:sz="0" w:space="0" w:color="auto"/>
              </w:divBdr>
            </w:div>
            <w:div w:id="1457721775">
              <w:marLeft w:val="0"/>
              <w:marRight w:val="0"/>
              <w:marTop w:val="0"/>
              <w:marBottom w:val="0"/>
              <w:divBdr>
                <w:top w:val="none" w:sz="0" w:space="0" w:color="auto"/>
                <w:left w:val="none" w:sz="0" w:space="0" w:color="auto"/>
                <w:bottom w:val="none" w:sz="0" w:space="0" w:color="auto"/>
                <w:right w:val="none" w:sz="0" w:space="0" w:color="auto"/>
              </w:divBdr>
            </w:div>
            <w:div w:id="1467049128">
              <w:marLeft w:val="0"/>
              <w:marRight w:val="0"/>
              <w:marTop w:val="0"/>
              <w:marBottom w:val="0"/>
              <w:divBdr>
                <w:top w:val="none" w:sz="0" w:space="0" w:color="auto"/>
                <w:left w:val="none" w:sz="0" w:space="0" w:color="auto"/>
                <w:bottom w:val="none" w:sz="0" w:space="0" w:color="auto"/>
                <w:right w:val="none" w:sz="0" w:space="0" w:color="auto"/>
              </w:divBdr>
            </w:div>
            <w:div w:id="1473019768">
              <w:marLeft w:val="0"/>
              <w:marRight w:val="0"/>
              <w:marTop w:val="0"/>
              <w:marBottom w:val="0"/>
              <w:divBdr>
                <w:top w:val="none" w:sz="0" w:space="0" w:color="auto"/>
                <w:left w:val="none" w:sz="0" w:space="0" w:color="auto"/>
                <w:bottom w:val="none" w:sz="0" w:space="0" w:color="auto"/>
                <w:right w:val="none" w:sz="0" w:space="0" w:color="auto"/>
              </w:divBdr>
            </w:div>
            <w:div w:id="1486243873">
              <w:marLeft w:val="0"/>
              <w:marRight w:val="0"/>
              <w:marTop w:val="0"/>
              <w:marBottom w:val="0"/>
              <w:divBdr>
                <w:top w:val="none" w:sz="0" w:space="0" w:color="auto"/>
                <w:left w:val="none" w:sz="0" w:space="0" w:color="auto"/>
                <w:bottom w:val="none" w:sz="0" w:space="0" w:color="auto"/>
                <w:right w:val="none" w:sz="0" w:space="0" w:color="auto"/>
              </w:divBdr>
            </w:div>
            <w:div w:id="1502433525">
              <w:marLeft w:val="0"/>
              <w:marRight w:val="0"/>
              <w:marTop w:val="0"/>
              <w:marBottom w:val="0"/>
              <w:divBdr>
                <w:top w:val="none" w:sz="0" w:space="0" w:color="auto"/>
                <w:left w:val="none" w:sz="0" w:space="0" w:color="auto"/>
                <w:bottom w:val="none" w:sz="0" w:space="0" w:color="auto"/>
                <w:right w:val="none" w:sz="0" w:space="0" w:color="auto"/>
              </w:divBdr>
            </w:div>
            <w:div w:id="1539856232">
              <w:marLeft w:val="0"/>
              <w:marRight w:val="0"/>
              <w:marTop w:val="0"/>
              <w:marBottom w:val="0"/>
              <w:divBdr>
                <w:top w:val="none" w:sz="0" w:space="0" w:color="auto"/>
                <w:left w:val="none" w:sz="0" w:space="0" w:color="auto"/>
                <w:bottom w:val="none" w:sz="0" w:space="0" w:color="auto"/>
                <w:right w:val="none" w:sz="0" w:space="0" w:color="auto"/>
              </w:divBdr>
            </w:div>
            <w:div w:id="1601403281">
              <w:marLeft w:val="0"/>
              <w:marRight w:val="0"/>
              <w:marTop w:val="0"/>
              <w:marBottom w:val="0"/>
              <w:divBdr>
                <w:top w:val="none" w:sz="0" w:space="0" w:color="auto"/>
                <w:left w:val="none" w:sz="0" w:space="0" w:color="auto"/>
                <w:bottom w:val="none" w:sz="0" w:space="0" w:color="auto"/>
                <w:right w:val="none" w:sz="0" w:space="0" w:color="auto"/>
              </w:divBdr>
            </w:div>
            <w:div w:id="1607469479">
              <w:marLeft w:val="0"/>
              <w:marRight w:val="0"/>
              <w:marTop w:val="0"/>
              <w:marBottom w:val="0"/>
              <w:divBdr>
                <w:top w:val="none" w:sz="0" w:space="0" w:color="auto"/>
                <w:left w:val="none" w:sz="0" w:space="0" w:color="auto"/>
                <w:bottom w:val="none" w:sz="0" w:space="0" w:color="auto"/>
                <w:right w:val="none" w:sz="0" w:space="0" w:color="auto"/>
              </w:divBdr>
            </w:div>
            <w:div w:id="1639452313">
              <w:marLeft w:val="0"/>
              <w:marRight w:val="0"/>
              <w:marTop w:val="0"/>
              <w:marBottom w:val="0"/>
              <w:divBdr>
                <w:top w:val="none" w:sz="0" w:space="0" w:color="auto"/>
                <w:left w:val="none" w:sz="0" w:space="0" w:color="auto"/>
                <w:bottom w:val="none" w:sz="0" w:space="0" w:color="auto"/>
                <w:right w:val="none" w:sz="0" w:space="0" w:color="auto"/>
              </w:divBdr>
            </w:div>
            <w:div w:id="1657151767">
              <w:marLeft w:val="0"/>
              <w:marRight w:val="0"/>
              <w:marTop w:val="0"/>
              <w:marBottom w:val="0"/>
              <w:divBdr>
                <w:top w:val="none" w:sz="0" w:space="0" w:color="auto"/>
                <w:left w:val="none" w:sz="0" w:space="0" w:color="auto"/>
                <w:bottom w:val="none" w:sz="0" w:space="0" w:color="auto"/>
                <w:right w:val="none" w:sz="0" w:space="0" w:color="auto"/>
              </w:divBdr>
            </w:div>
            <w:div w:id="1657682410">
              <w:marLeft w:val="0"/>
              <w:marRight w:val="0"/>
              <w:marTop w:val="0"/>
              <w:marBottom w:val="0"/>
              <w:divBdr>
                <w:top w:val="none" w:sz="0" w:space="0" w:color="auto"/>
                <w:left w:val="none" w:sz="0" w:space="0" w:color="auto"/>
                <w:bottom w:val="none" w:sz="0" w:space="0" w:color="auto"/>
                <w:right w:val="none" w:sz="0" w:space="0" w:color="auto"/>
              </w:divBdr>
            </w:div>
            <w:div w:id="1665737812">
              <w:marLeft w:val="0"/>
              <w:marRight w:val="0"/>
              <w:marTop w:val="0"/>
              <w:marBottom w:val="0"/>
              <w:divBdr>
                <w:top w:val="none" w:sz="0" w:space="0" w:color="auto"/>
                <w:left w:val="none" w:sz="0" w:space="0" w:color="auto"/>
                <w:bottom w:val="none" w:sz="0" w:space="0" w:color="auto"/>
                <w:right w:val="none" w:sz="0" w:space="0" w:color="auto"/>
              </w:divBdr>
            </w:div>
            <w:div w:id="1665812193">
              <w:marLeft w:val="0"/>
              <w:marRight w:val="0"/>
              <w:marTop w:val="0"/>
              <w:marBottom w:val="0"/>
              <w:divBdr>
                <w:top w:val="none" w:sz="0" w:space="0" w:color="auto"/>
                <w:left w:val="none" w:sz="0" w:space="0" w:color="auto"/>
                <w:bottom w:val="none" w:sz="0" w:space="0" w:color="auto"/>
                <w:right w:val="none" w:sz="0" w:space="0" w:color="auto"/>
              </w:divBdr>
            </w:div>
            <w:div w:id="1699162074">
              <w:marLeft w:val="0"/>
              <w:marRight w:val="0"/>
              <w:marTop w:val="0"/>
              <w:marBottom w:val="0"/>
              <w:divBdr>
                <w:top w:val="none" w:sz="0" w:space="0" w:color="auto"/>
                <w:left w:val="none" w:sz="0" w:space="0" w:color="auto"/>
                <w:bottom w:val="none" w:sz="0" w:space="0" w:color="auto"/>
                <w:right w:val="none" w:sz="0" w:space="0" w:color="auto"/>
              </w:divBdr>
            </w:div>
            <w:div w:id="1731687727">
              <w:marLeft w:val="0"/>
              <w:marRight w:val="0"/>
              <w:marTop w:val="0"/>
              <w:marBottom w:val="0"/>
              <w:divBdr>
                <w:top w:val="none" w:sz="0" w:space="0" w:color="auto"/>
                <w:left w:val="none" w:sz="0" w:space="0" w:color="auto"/>
                <w:bottom w:val="none" w:sz="0" w:space="0" w:color="auto"/>
                <w:right w:val="none" w:sz="0" w:space="0" w:color="auto"/>
              </w:divBdr>
            </w:div>
            <w:div w:id="1751847904">
              <w:marLeft w:val="0"/>
              <w:marRight w:val="0"/>
              <w:marTop w:val="0"/>
              <w:marBottom w:val="0"/>
              <w:divBdr>
                <w:top w:val="none" w:sz="0" w:space="0" w:color="auto"/>
                <w:left w:val="none" w:sz="0" w:space="0" w:color="auto"/>
                <w:bottom w:val="none" w:sz="0" w:space="0" w:color="auto"/>
                <w:right w:val="none" w:sz="0" w:space="0" w:color="auto"/>
              </w:divBdr>
            </w:div>
            <w:div w:id="1756898640">
              <w:marLeft w:val="0"/>
              <w:marRight w:val="0"/>
              <w:marTop w:val="0"/>
              <w:marBottom w:val="0"/>
              <w:divBdr>
                <w:top w:val="none" w:sz="0" w:space="0" w:color="auto"/>
                <w:left w:val="none" w:sz="0" w:space="0" w:color="auto"/>
                <w:bottom w:val="none" w:sz="0" w:space="0" w:color="auto"/>
                <w:right w:val="none" w:sz="0" w:space="0" w:color="auto"/>
              </w:divBdr>
            </w:div>
            <w:div w:id="1773208074">
              <w:marLeft w:val="0"/>
              <w:marRight w:val="0"/>
              <w:marTop w:val="0"/>
              <w:marBottom w:val="0"/>
              <w:divBdr>
                <w:top w:val="none" w:sz="0" w:space="0" w:color="auto"/>
                <w:left w:val="none" w:sz="0" w:space="0" w:color="auto"/>
                <w:bottom w:val="none" w:sz="0" w:space="0" w:color="auto"/>
                <w:right w:val="none" w:sz="0" w:space="0" w:color="auto"/>
              </w:divBdr>
            </w:div>
            <w:div w:id="1860895887">
              <w:marLeft w:val="0"/>
              <w:marRight w:val="0"/>
              <w:marTop w:val="0"/>
              <w:marBottom w:val="0"/>
              <w:divBdr>
                <w:top w:val="none" w:sz="0" w:space="0" w:color="auto"/>
                <w:left w:val="none" w:sz="0" w:space="0" w:color="auto"/>
                <w:bottom w:val="none" w:sz="0" w:space="0" w:color="auto"/>
                <w:right w:val="none" w:sz="0" w:space="0" w:color="auto"/>
              </w:divBdr>
            </w:div>
            <w:div w:id="1880704381">
              <w:marLeft w:val="0"/>
              <w:marRight w:val="0"/>
              <w:marTop w:val="0"/>
              <w:marBottom w:val="0"/>
              <w:divBdr>
                <w:top w:val="none" w:sz="0" w:space="0" w:color="auto"/>
                <w:left w:val="none" w:sz="0" w:space="0" w:color="auto"/>
                <w:bottom w:val="none" w:sz="0" w:space="0" w:color="auto"/>
                <w:right w:val="none" w:sz="0" w:space="0" w:color="auto"/>
              </w:divBdr>
            </w:div>
            <w:div w:id="1886525985">
              <w:marLeft w:val="0"/>
              <w:marRight w:val="0"/>
              <w:marTop w:val="0"/>
              <w:marBottom w:val="0"/>
              <w:divBdr>
                <w:top w:val="none" w:sz="0" w:space="0" w:color="auto"/>
                <w:left w:val="none" w:sz="0" w:space="0" w:color="auto"/>
                <w:bottom w:val="none" w:sz="0" w:space="0" w:color="auto"/>
                <w:right w:val="none" w:sz="0" w:space="0" w:color="auto"/>
              </w:divBdr>
            </w:div>
            <w:div w:id="1887788768">
              <w:marLeft w:val="0"/>
              <w:marRight w:val="0"/>
              <w:marTop w:val="0"/>
              <w:marBottom w:val="0"/>
              <w:divBdr>
                <w:top w:val="none" w:sz="0" w:space="0" w:color="auto"/>
                <w:left w:val="none" w:sz="0" w:space="0" w:color="auto"/>
                <w:bottom w:val="none" w:sz="0" w:space="0" w:color="auto"/>
                <w:right w:val="none" w:sz="0" w:space="0" w:color="auto"/>
              </w:divBdr>
            </w:div>
            <w:div w:id="1905211997">
              <w:marLeft w:val="0"/>
              <w:marRight w:val="0"/>
              <w:marTop w:val="0"/>
              <w:marBottom w:val="0"/>
              <w:divBdr>
                <w:top w:val="none" w:sz="0" w:space="0" w:color="auto"/>
                <w:left w:val="none" w:sz="0" w:space="0" w:color="auto"/>
                <w:bottom w:val="none" w:sz="0" w:space="0" w:color="auto"/>
                <w:right w:val="none" w:sz="0" w:space="0" w:color="auto"/>
              </w:divBdr>
            </w:div>
            <w:div w:id="1929658677">
              <w:marLeft w:val="0"/>
              <w:marRight w:val="0"/>
              <w:marTop w:val="0"/>
              <w:marBottom w:val="0"/>
              <w:divBdr>
                <w:top w:val="none" w:sz="0" w:space="0" w:color="auto"/>
                <w:left w:val="none" w:sz="0" w:space="0" w:color="auto"/>
                <w:bottom w:val="none" w:sz="0" w:space="0" w:color="auto"/>
                <w:right w:val="none" w:sz="0" w:space="0" w:color="auto"/>
              </w:divBdr>
            </w:div>
            <w:div w:id="1958441246">
              <w:marLeft w:val="0"/>
              <w:marRight w:val="0"/>
              <w:marTop w:val="0"/>
              <w:marBottom w:val="0"/>
              <w:divBdr>
                <w:top w:val="none" w:sz="0" w:space="0" w:color="auto"/>
                <w:left w:val="none" w:sz="0" w:space="0" w:color="auto"/>
                <w:bottom w:val="none" w:sz="0" w:space="0" w:color="auto"/>
                <w:right w:val="none" w:sz="0" w:space="0" w:color="auto"/>
              </w:divBdr>
            </w:div>
            <w:div w:id="1969435678">
              <w:marLeft w:val="0"/>
              <w:marRight w:val="0"/>
              <w:marTop w:val="0"/>
              <w:marBottom w:val="0"/>
              <w:divBdr>
                <w:top w:val="none" w:sz="0" w:space="0" w:color="auto"/>
                <w:left w:val="none" w:sz="0" w:space="0" w:color="auto"/>
                <w:bottom w:val="none" w:sz="0" w:space="0" w:color="auto"/>
                <w:right w:val="none" w:sz="0" w:space="0" w:color="auto"/>
              </w:divBdr>
            </w:div>
            <w:div w:id="1971813864">
              <w:marLeft w:val="0"/>
              <w:marRight w:val="0"/>
              <w:marTop w:val="0"/>
              <w:marBottom w:val="0"/>
              <w:divBdr>
                <w:top w:val="none" w:sz="0" w:space="0" w:color="auto"/>
                <w:left w:val="none" w:sz="0" w:space="0" w:color="auto"/>
                <w:bottom w:val="none" w:sz="0" w:space="0" w:color="auto"/>
                <w:right w:val="none" w:sz="0" w:space="0" w:color="auto"/>
              </w:divBdr>
            </w:div>
            <w:div w:id="2044672781">
              <w:marLeft w:val="0"/>
              <w:marRight w:val="0"/>
              <w:marTop w:val="0"/>
              <w:marBottom w:val="0"/>
              <w:divBdr>
                <w:top w:val="none" w:sz="0" w:space="0" w:color="auto"/>
                <w:left w:val="none" w:sz="0" w:space="0" w:color="auto"/>
                <w:bottom w:val="none" w:sz="0" w:space="0" w:color="auto"/>
                <w:right w:val="none" w:sz="0" w:space="0" w:color="auto"/>
              </w:divBdr>
            </w:div>
            <w:div w:id="2048942270">
              <w:marLeft w:val="0"/>
              <w:marRight w:val="0"/>
              <w:marTop w:val="0"/>
              <w:marBottom w:val="0"/>
              <w:divBdr>
                <w:top w:val="none" w:sz="0" w:space="0" w:color="auto"/>
                <w:left w:val="none" w:sz="0" w:space="0" w:color="auto"/>
                <w:bottom w:val="none" w:sz="0" w:space="0" w:color="auto"/>
                <w:right w:val="none" w:sz="0" w:space="0" w:color="auto"/>
              </w:divBdr>
            </w:div>
            <w:div w:id="2067295438">
              <w:marLeft w:val="0"/>
              <w:marRight w:val="0"/>
              <w:marTop w:val="0"/>
              <w:marBottom w:val="0"/>
              <w:divBdr>
                <w:top w:val="none" w:sz="0" w:space="0" w:color="auto"/>
                <w:left w:val="none" w:sz="0" w:space="0" w:color="auto"/>
                <w:bottom w:val="none" w:sz="0" w:space="0" w:color="auto"/>
                <w:right w:val="none" w:sz="0" w:space="0" w:color="auto"/>
              </w:divBdr>
            </w:div>
            <w:div w:id="2087266264">
              <w:marLeft w:val="0"/>
              <w:marRight w:val="0"/>
              <w:marTop w:val="0"/>
              <w:marBottom w:val="0"/>
              <w:divBdr>
                <w:top w:val="none" w:sz="0" w:space="0" w:color="auto"/>
                <w:left w:val="none" w:sz="0" w:space="0" w:color="auto"/>
                <w:bottom w:val="none" w:sz="0" w:space="0" w:color="auto"/>
                <w:right w:val="none" w:sz="0" w:space="0" w:color="auto"/>
              </w:divBdr>
            </w:div>
            <w:div w:id="2100758408">
              <w:marLeft w:val="0"/>
              <w:marRight w:val="0"/>
              <w:marTop w:val="0"/>
              <w:marBottom w:val="0"/>
              <w:divBdr>
                <w:top w:val="none" w:sz="0" w:space="0" w:color="auto"/>
                <w:left w:val="none" w:sz="0" w:space="0" w:color="auto"/>
                <w:bottom w:val="none" w:sz="0" w:space="0" w:color="auto"/>
                <w:right w:val="none" w:sz="0" w:space="0" w:color="auto"/>
              </w:divBdr>
            </w:div>
            <w:div w:id="2102068752">
              <w:marLeft w:val="0"/>
              <w:marRight w:val="0"/>
              <w:marTop w:val="0"/>
              <w:marBottom w:val="0"/>
              <w:divBdr>
                <w:top w:val="none" w:sz="0" w:space="0" w:color="auto"/>
                <w:left w:val="none" w:sz="0" w:space="0" w:color="auto"/>
                <w:bottom w:val="none" w:sz="0" w:space="0" w:color="auto"/>
                <w:right w:val="none" w:sz="0" w:space="0" w:color="auto"/>
              </w:divBdr>
            </w:div>
            <w:div w:id="2111779923">
              <w:marLeft w:val="0"/>
              <w:marRight w:val="0"/>
              <w:marTop w:val="0"/>
              <w:marBottom w:val="0"/>
              <w:divBdr>
                <w:top w:val="none" w:sz="0" w:space="0" w:color="auto"/>
                <w:left w:val="none" w:sz="0" w:space="0" w:color="auto"/>
                <w:bottom w:val="none" w:sz="0" w:space="0" w:color="auto"/>
                <w:right w:val="none" w:sz="0" w:space="0" w:color="auto"/>
              </w:divBdr>
            </w:div>
            <w:div w:id="2122146201">
              <w:marLeft w:val="0"/>
              <w:marRight w:val="0"/>
              <w:marTop w:val="0"/>
              <w:marBottom w:val="0"/>
              <w:divBdr>
                <w:top w:val="none" w:sz="0" w:space="0" w:color="auto"/>
                <w:left w:val="none" w:sz="0" w:space="0" w:color="auto"/>
                <w:bottom w:val="none" w:sz="0" w:space="0" w:color="auto"/>
                <w:right w:val="none" w:sz="0" w:space="0" w:color="auto"/>
              </w:divBdr>
            </w:div>
            <w:div w:id="2133399270">
              <w:marLeft w:val="0"/>
              <w:marRight w:val="0"/>
              <w:marTop w:val="0"/>
              <w:marBottom w:val="0"/>
              <w:divBdr>
                <w:top w:val="none" w:sz="0" w:space="0" w:color="auto"/>
                <w:left w:val="none" w:sz="0" w:space="0" w:color="auto"/>
                <w:bottom w:val="none" w:sz="0" w:space="0" w:color="auto"/>
                <w:right w:val="none" w:sz="0" w:space="0" w:color="auto"/>
              </w:divBdr>
            </w:div>
            <w:div w:id="21445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3483">
      <w:bodyDiv w:val="1"/>
      <w:marLeft w:val="0"/>
      <w:marRight w:val="0"/>
      <w:marTop w:val="0"/>
      <w:marBottom w:val="0"/>
      <w:divBdr>
        <w:top w:val="none" w:sz="0" w:space="0" w:color="auto"/>
        <w:left w:val="none" w:sz="0" w:space="0" w:color="auto"/>
        <w:bottom w:val="none" w:sz="0" w:space="0" w:color="auto"/>
        <w:right w:val="none" w:sz="0" w:space="0" w:color="auto"/>
      </w:divBdr>
    </w:div>
    <w:div w:id="1553927276">
      <w:bodyDiv w:val="1"/>
      <w:marLeft w:val="0"/>
      <w:marRight w:val="0"/>
      <w:marTop w:val="0"/>
      <w:marBottom w:val="0"/>
      <w:divBdr>
        <w:top w:val="none" w:sz="0" w:space="0" w:color="auto"/>
        <w:left w:val="none" w:sz="0" w:space="0" w:color="auto"/>
        <w:bottom w:val="none" w:sz="0" w:space="0" w:color="auto"/>
        <w:right w:val="none" w:sz="0" w:space="0" w:color="auto"/>
      </w:divBdr>
      <w:divsChild>
        <w:div w:id="1928922458">
          <w:marLeft w:val="0"/>
          <w:marRight w:val="0"/>
          <w:marTop w:val="0"/>
          <w:marBottom w:val="0"/>
          <w:divBdr>
            <w:top w:val="none" w:sz="0" w:space="0" w:color="auto"/>
            <w:left w:val="none" w:sz="0" w:space="0" w:color="auto"/>
            <w:bottom w:val="none" w:sz="0" w:space="0" w:color="auto"/>
            <w:right w:val="none" w:sz="0" w:space="0" w:color="auto"/>
          </w:divBdr>
          <w:divsChild>
            <w:div w:id="123759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1368">
      <w:bodyDiv w:val="1"/>
      <w:marLeft w:val="0"/>
      <w:marRight w:val="0"/>
      <w:marTop w:val="0"/>
      <w:marBottom w:val="0"/>
      <w:divBdr>
        <w:top w:val="none" w:sz="0" w:space="0" w:color="auto"/>
        <w:left w:val="none" w:sz="0" w:space="0" w:color="auto"/>
        <w:bottom w:val="none" w:sz="0" w:space="0" w:color="auto"/>
        <w:right w:val="none" w:sz="0" w:space="0" w:color="auto"/>
      </w:divBdr>
    </w:div>
    <w:div w:id="1572354023">
      <w:bodyDiv w:val="1"/>
      <w:marLeft w:val="0"/>
      <w:marRight w:val="0"/>
      <w:marTop w:val="0"/>
      <w:marBottom w:val="0"/>
      <w:divBdr>
        <w:top w:val="none" w:sz="0" w:space="0" w:color="auto"/>
        <w:left w:val="none" w:sz="0" w:space="0" w:color="auto"/>
        <w:bottom w:val="none" w:sz="0" w:space="0" w:color="auto"/>
        <w:right w:val="none" w:sz="0" w:space="0" w:color="auto"/>
      </w:divBdr>
    </w:div>
    <w:div w:id="1587113153">
      <w:bodyDiv w:val="1"/>
      <w:marLeft w:val="0"/>
      <w:marRight w:val="0"/>
      <w:marTop w:val="0"/>
      <w:marBottom w:val="0"/>
      <w:divBdr>
        <w:top w:val="none" w:sz="0" w:space="0" w:color="auto"/>
        <w:left w:val="none" w:sz="0" w:space="0" w:color="auto"/>
        <w:bottom w:val="none" w:sz="0" w:space="0" w:color="auto"/>
        <w:right w:val="none" w:sz="0" w:space="0" w:color="auto"/>
      </w:divBdr>
    </w:div>
    <w:div w:id="1602295781">
      <w:bodyDiv w:val="1"/>
      <w:marLeft w:val="0"/>
      <w:marRight w:val="0"/>
      <w:marTop w:val="0"/>
      <w:marBottom w:val="0"/>
      <w:divBdr>
        <w:top w:val="none" w:sz="0" w:space="0" w:color="auto"/>
        <w:left w:val="none" w:sz="0" w:space="0" w:color="auto"/>
        <w:bottom w:val="none" w:sz="0" w:space="0" w:color="auto"/>
        <w:right w:val="none" w:sz="0" w:space="0" w:color="auto"/>
      </w:divBdr>
    </w:div>
    <w:div w:id="1602488137">
      <w:bodyDiv w:val="1"/>
      <w:marLeft w:val="0"/>
      <w:marRight w:val="0"/>
      <w:marTop w:val="0"/>
      <w:marBottom w:val="0"/>
      <w:divBdr>
        <w:top w:val="none" w:sz="0" w:space="0" w:color="auto"/>
        <w:left w:val="none" w:sz="0" w:space="0" w:color="auto"/>
        <w:bottom w:val="none" w:sz="0" w:space="0" w:color="auto"/>
        <w:right w:val="none" w:sz="0" w:space="0" w:color="auto"/>
      </w:divBdr>
      <w:divsChild>
        <w:div w:id="1297836339">
          <w:marLeft w:val="0"/>
          <w:marRight w:val="0"/>
          <w:marTop w:val="0"/>
          <w:marBottom w:val="0"/>
          <w:divBdr>
            <w:top w:val="none" w:sz="0" w:space="0" w:color="auto"/>
            <w:left w:val="none" w:sz="0" w:space="0" w:color="auto"/>
            <w:bottom w:val="none" w:sz="0" w:space="0" w:color="auto"/>
            <w:right w:val="none" w:sz="0" w:space="0" w:color="auto"/>
          </w:divBdr>
          <w:divsChild>
            <w:div w:id="4969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60499">
      <w:bodyDiv w:val="1"/>
      <w:marLeft w:val="0"/>
      <w:marRight w:val="0"/>
      <w:marTop w:val="0"/>
      <w:marBottom w:val="0"/>
      <w:divBdr>
        <w:top w:val="none" w:sz="0" w:space="0" w:color="auto"/>
        <w:left w:val="none" w:sz="0" w:space="0" w:color="auto"/>
        <w:bottom w:val="none" w:sz="0" w:space="0" w:color="auto"/>
        <w:right w:val="none" w:sz="0" w:space="0" w:color="auto"/>
      </w:divBdr>
    </w:div>
    <w:div w:id="1617299277">
      <w:bodyDiv w:val="1"/>
      <w:marLeft w:val="0"/>
      <w:marRight w:val="0"/>
      <w:marTop w:val="0"/>
      <w:marBottom w:val="0"/>
      <w:divBdr>
        <w:top w:val="none" w:sz="0" w:space="0" w:color="auto"/>
        <w:left w:val="none" w:sz="0" w:space="0" w:color="auto"/>
        <w:bottom w:val="none" w:sz="0" w:space="0" w:color="auto"/>
        <w:right w:val="none" w:sz="0" w:space="0" w:color="auto"/>
      </w:divBdr>
    </w:div>
    <w:div w:id="1630431435">
      <w:bodyDiv w:val="1"/>
      <w:marLeft w:val="0"/>
      <w:marRight w:val="0"/>
      <w:marTop w:val="0"/>
      <w:marBottom w:val="0"/>
      <w:divBdr>
        <w:top w:val="none" w:sz="0" w:space="0" w:color="auto"/>
        <w:left w:val="none" w:sz="0" w:space="0" w:color="auto"/>
        <w:bottom w:val="none" w:sz="0" w:space="0" w:color="auto"/>
        <w:right w:val="none" w:sz="0" w:space="0" w:color="auto"/>
      </w:divBdr>
    </w:div>
    <w:div w:id="1636370739">
      <w:bodyDiv w:val="1"/>
      <w:marLeft w:val="0"/>
      <w:marRight w:val="0"/>
      <w:marTop w:val="0"/>
      <w:marBottom w:val="0"/>
      <w:divBdr>
        <w:top w:val="none" w:sz="0" w:space="0" w:color="auto"/>
        <w:left w:val="none" w:sz="0" w:space="0" w:color="auto"/>
        <w:bottom w:val="none" w:sz="0" w:space="0" w:color="auto"/>
        <w:right w:val="none" w:sz="0" w:space="0" w:color="auto"/>
      </w:divBdr>
    </w:div>
    <w:div w:id="1640765715">
      <w:bodyDiv w:val="1"/>
      <w:marLeft w:val="0"/>
      <w:marRight w:val="0"/>
      <w:marTop w:val="0"/>
      <w:marBottom w:val="0"/>
      <w:divBdr>
        <w:top w:val="none" w:sz="0" w:space="0" w:color="auto"/>
        <w:left w:val="none" w:sz="0" w:space="0" w:color="auto"/>
        <w:bottom w:val="none" w:sz="0" w:space="0" w:color="auto"/>
        <w:right w:val="none" w:sz="0" w:space="0" w:color="auto"/>
      </w:divBdr>
    </w:div>
    <w:div w:id="1642615720">
      <w:bodyDiv w:val="1"/>
      <w:marLeft w:val="0"/>
      <w:marRight w:val="0"/>
      <w:marTop w:val="0"/>
      <w:marBottom w:val="0"/>
      <w:divBdr>
        <w:top w:val="none" w:sz="0" w:space="0" w:color="auto"/>
        <w:left w:val="none" w:sz="0" w:space="0" w:color="auto"/>
        <w:bottom w:val="none" w:sz="0" w:space="0" w:color="auto"/>
        <w:right w:val="none" w:sz="0" w:space="0" w:color="auto"/>
      </w:divBdr>
    </w:div>
    <w:div w:id="1643195290">
      <w:bodyDiv w:val="1"/>
      <w:marLeft w:val="0"/>
      <w:marRight w:val="0"/>
      <w:marTop w:val="0"/>
      <w:marBottom w:val="0"/>
      <w:divBdr>
        <w:top w:val="none" w:sz="0" w:space="0" w:color="auto"/>
        <w:left w:val="none" w:sz="0" w:space="0" w:color="auto"/>
        <w:bottom w:val="none" w:sz="0" w:space="0" w:color="auto"/>
        <w:right w:val="none" w:sz="0" w:space="0" w:color="auto"/>
      </w:divBdr>
    </w:div>
    <w:div w:id="1644432011">
      <w:bodyDiv w:val="1"/>
      <w:marLeft w:val="0"/>
      <w:marRight w:val="0"/>
      <w:marTop w:val="0"/>
      <w:marBottom w:val="0"/>
      <w:divBdr>
        <w:top w:val="none" w:sz="0" w:space="0" w:color="auto"/>
        <w:left w:val="none" w:sz="0" w:space="0" w:color="auto"/>
        <w:bottom w:val="none" w:sz="0" w:space="0" w:color="auto"/>
        <w:right w:val="none" w:sz="0" w:space="0" w:color="auto"/>
      </w:divBdr>
    </w:div>
    <w:div w:id="1650095325">
      <w:bodyDiv w:val="1"/>
      <w:marLeft w:val="0"/>
      <w:marRight w:val="0"/>
      <w:marTop w:val="0"/>
      <w:marBottom w:val="0"/>
      <w:divBdr>
        <w:top w:val="none" w:sz="0" w:space="0" w:color="auto"/>
        <w:left w:val="none" w:sz="0" w:space="0" w:color="auto"/>
        <w:bottom w:val="none" w:sz="0" w:space="0" w:color="auto"/>
        <w:right w:val="none" w:sz="0" w:space="0" w:color="auto"/>
      </w:divBdr>
      <w:divsChild>
        <w:div w:id="1181158804">
          <w:marLeft w:val="0"/>
          <w:marRight w:val="0"/>
          <w:marTop w:val="0"/>
          <w:marBottom w:val="0"/>
          <w:divBdr>
            <w:top w:val="none" w:sz="0" w:space="0" w:color="auto"/>
            <w:left w:val="none" w:sz="0" w:space="0" w:color="auto"/>
            <w:bottom w:val="none" w:sz="0" w:space="0" w:color="auto"/>
            <w:right w:val="none" w:sz="0" w:space="0" w:color="auto"/>
          </w:divBdr>
          <w:divsChild>
            <w:div w:id="17931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298">
      <w:bodyDiv w:val="1"/>
      <w:marLeft w:val="0"/>
      <w:marRight w:val="0"/>
      <w:marTop w:val="0"/>
      <w:marBottom w:val="0"/>
      <w:divBdr>
        <w:top w:val="none" w:sz="0" w:space="0" w:color="auto"/>
        <w:left w:val="none" w:sz="0" w:space="0" w:color="auto"/>
        <w:bottom w:val="none" w:sz="0" w:space="0" w:color="auto"/>
        <w:right w:val="none" w:sz="0" w:space="0" w:color="auto"/>
      </w:divBdr>
    </w:div>
    <w:div w:id="1699820355">
      <w:bodyDiv w:val="1"/>
      <w:marLeft w:val="0"/>
      <w:marRight w:val="0"/>
      <w:marTop w:val="0"/>
      <w:marBottom w:val="0"/>
      <w:divBdr>
        <w:top w:val="none" w:sz="0" w:space="0" w:color="auto"/>
        <w:left w:val="none" w:sz="0" w:space="0" w:color="auto"/>
        <w:bottom w:val="none" w:sz="0" w:space="0" w:color="auto"/>
        <w:right w:val="none" w:sz="0" w:space="0" w:color="auto"/>
      </w:divBdr>
    </w:div>
    <w:div w:id="1702394924">
      <w:bodyDiv w:val="1"/>
      <w:marLeft w:val="0"/>
      <w:marRight w:val="0"/>
      <w:marTop w:val="0"/>
      <w:marBottom w:val="0"/>
      <w:divBdr>
        <w:top w:val="none" w:sz="0" w:space="0" w:color="auto"/>
        <w:left w:val="none" w:sz="0" w:space="0" w:color="auto"/>
        <w:bottom w:val="none" w:sz="0" w:space="0" w:color="auto"/>
        <w:right w:val="none" w:sz="0" w:space="0" w:color="auto"/>
      </w:divBdr>
    </w:div>
    <w:div w:id="1707094497">
      <w:bodyDiv w:val="1"/>
      <w:marLeft w:val="0"/>
      <w:marRight w:val="0"/>
      <w:marTop w:val="0"/>
      <w:marBottom w:val="0"/>
      <w:divBdr>
        <w:top w:val="none" w:sz="0" w:space="0" w:color="auto"/>
        <w:left w:val="none" w:sz="0" w:space="0" w:color="auto"/>
        <w:bottom w:val="none" w:sz="0" w:space="0" w:color="auto"/>
        <w:right w:val="none" w:sz="0" w:space="0" w:color="auto"/>
      </w:divBdr>
    </w:div>
    <w:div w:id="1708406842">
      <w:bodyDiv w:val="1"/>
      <w:marLeft w:val="0"/>
      <w:marRight w:val="0"/>
      <w:marTop w:val="0"/>
      <w:marBottom w:val="0"/>
      <w:divBdr>
        <w:top w:val="none" w:sz="0" w:space="0" w:color="auto"/>
        <w:left w:val="none" w:sz="0" w:space="0" w:color="auto"/>
        <w:bottom w:val="none" w:sz="0" w:space="0" w:color="auto"/>
        <w:right w:val="none" w:sz="0" w:space="0" w:color="auto"/>
      </w:divBdr>
    </w:div>
    <w:div w:id="1710641571">
      <w:marLeft w:val="0"/>
      <w:marRight w:val="0"/>
      <w:marTop w:val="0"/>
      <w:marBottom w:val="0"/>
      <w:divBdr>
        <w:top w:val="none" w:sz="0" w:space="0" w:color="auto"/>
        <w:left w:val="none" w:sz="0" w:space="0" w:color="auto"/>
        <w:bottom w:val="none" w:sz="0" w:space="0" w:color="auto"/>
        <w:right w:val="none" w:sz="0" w:space="0" w:color="auto"/>
      </w:divBdr>
    </w:div>
    <w:div w:id="1717850364">
      <w:bodyDiv w:val="1"/>
      <w:marLeft w:val="0"/>
      <w:marRight w:val="0"/>
      <w:marTop w:val="0"/>
      <w:marBottom w:val="0"/>
      <w:divBdr>
        <w:top w:val="none" w:sz="0" w:space="0" w:color="auto"/>
        <w:left w:val="none" w:sz="0" w:space="0" w:color="auto"/>
        <w:bottom w:val="none" w:sz="0" w:space="0" w:color="auto"/>
        <w:right w:val="none" w:sz="0" w:space="0" w:color="auto"/>
      </w:divBdr>
    </w:div>
    <w:div w:id="1717851673">
      <w:bodyDiv w:val="1"/>
      <w:marLeft w:val="0"/>
      <w:marRight w:val="0"/>
      <w:marTop w:val="0"/>
      <w:marBottom w:val="0"/>
      <w:divBdr>
        <w:top w:val="none" w:sz="0" w:space="0" w:color="auto"/>
        <w:left w:val="none" w:sz="0" w:space="0" w:color="auto"/>
        <w:bottom w:val="none" w:sz="0" w:space="0" w:color="auto"/>
        <w:right w:val="none" w:sz="0" w:space="0" w:color="auto"/>
      </w:divBdr>
    </w:div>
    <w:div w:id="1718316460">
      <w:bodyDiv w:val="1"/>
      <w:marLeft w:val="0"/>
      <w:marRight w:val="0"/>
      <w:marTop w:val="0"/>
      <w:marBottom w:val="0"/>
      <w:divBdr>
        <w:top w:val="none" w:sz="0" w:space="0" w:color="auto"/>
        <w:left w:val="none" w:sz="0" w:space="0" w:color="auto"/>
        <w:bottom w:val="none" w:sz="0" w:space="0" w:color="auto"/>
        <w:right w:val="none" w:sz="0" w:space="0" w:color="auto"/>
      </w:divBdr>
      <w:divsChild>
        <w:div w:id="483816629">
          <w:marLeft w:val="0"/>
          <w:marRight w:val="0"/>
          <w:marTop w:val="0"/>
          <w:marBottom w:val="0"/>
          <w:divBdr>
            <w:top w:val="none" w:sz="0" w:space="0" w:color="auto"/>
            <w:left w:val="none" w:sz="0" w:space="0" w:color="auto"/>
            <w:bottom w:val="none" w:sz="0" w:space="0" w:color="auto"/>
            <w:right w:val="none" w:sz="0" w:space="0" w:color="auto"/>
          </w:divBdr>
          <w:divsChild>
            <w:div w:id="12480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9355">
      <w:bodyDiv w:val="1"/>
      <w:marLeft w:val="0"/>
      <w:marRight w:val="0"/>
      <w:marTop w:val="0"/>
      <w:marBottom w:val="0"/>
      <w:divBdr>
        <w:top w:val="none" w:sz="0" w:space="0" w:color="auto"/>
        <w:left w:val="none" w:sz="0" w:space="0" w:color="auto"/>
        <w:bottom w:val="none" w:sz="0" w:space="0" w:color="auto"/>
        <w:right w:val="none" w:sz="0" w:space="0" w:color="auto"/>
      </w:divBdr>
    </w:div>
    <w:div w:id="1747602898">
      <w:bodyDiv w:val="1"/>
      <w:marLeft w:val="0"/>
      <w:marRight w:val="0"/>
      <w:marTop w:val="0"/>
      <w:marBottom w:val="0"/>
      <w:divBdr>
        <w:top w:val="none" w:sz="0" w:space="0" w:color="auto"/>
        <w:left w:val="none" w:sz="0" w:space="0" w:color="auto"/>
        <w:bottom w:val="none" w:sz="0" w:space="0" w:color="auto"/>
        <w:right w:val="none" w:sz="0" w:space="0" w:color="auto"/>
      </w:divBdr>
    </w:div>
    <w:div w:id="1755710866">
      <w:bodyDiv w:val="1"/>
      <w:marLeft w:val="0"/>
      <w:marRight w:val="0"/>
      <w:marTop w:val="0"/>
      <w:marBottom w:val="0"/>
      <w:divBdr>
        <w:top w:val="none" w:sz="0" w:space="0" w:color="auto"/>
        <w:left w:val="none" w:sz="0" w:space="0" w:color="auto"/>
        <w:bottom w:val="none" w:sz="0" w:space="0" w:color="auto"/>
        <w:right w:val="none" w:sz="0" w:space="0" w:color="auto"/>
      </w:divBdr>
      <w:divsChild>
        <w:div w:id="939333733">
          <w:marLeft w:val="0"/>
          <w:marRight w:val="0"/>
          <w:marTop w:val="0"/>
          <w:marBottom w:val="0"/>
          <w:divBdr>
            <w:top w:val="none" w:sz="0" w:space="0" w:color="auto"/>
            <w:left w:val="none" w:sz="0" w:space="0" w:color="auto"/>
            <w:bottom w:val="none" w:sz="0" w:space="0" w:color="auto"/>
            <w:right w:val="none" w:sz="0" w:space="0" w:color="auto"/>
          </w:divBdr>
          <w:divsChild>
            <w:div w:id="1873495483">
              <w:marLeft w:val="0"/>
              <w:marRight w:val="0"/>
              <w:marTop w:val="0"/>
              <w:marBottom w:val="0"/>
              <w:divBdr>
                <w:top w:val="none" w:sz="0" w:space="0" w:color="auto"/>
                <w:left w:val="none" w:sz="0" w:space="0" w:color="auto"/>
                <w:bottom w:val="none" w:sz="0" w:space="0" w:color="auto"/>
                <w:right w:val="none" w:sz="0" w:space="0" w:color="auto"/>
              </w:divBdr>
              <w:divsChild>
                <w:div w:id="48261317">
                  <w:marLeft w:val="0"/>
                  <w:marRight w:val="0"/>
                  <w:marTop w:val="0"/>
                  <w:marBottom w:val="0"/>
                  <w:divBdr>
                    <w:top w:val="none" w:sz="0" w:space="0" w:color="auto"/>
                    <w:left w:val="none" w:sz="0" w:space="0" w:color="auto"/>
                    <w:bottom w:val="none" w:sz="0" w:space="0" w:color="auto"/>
                    <w:right w:val="none" w:sz="0" w:space="0" w:color="auto"/>
                  </w:divBdr>
                  <w:divsChild>
                    <w:div w:id="1467819427">
                      <w:marLeft w:val="0"/>
                      <w:marRight w:val="0"/>
                      <w:marTop w:val="0"/>
                      <w:marBottom w:val="0"/>
                      <w:divBdr>
                        <w:top w:val="none" w:sz="0" w:space="0" w:color="auto"/>
                        <w:left w:val="none" w:sz="0" w:space="0" w:color="auto"/>
                        <w:bottom w:val="none" w:sz="0" w:space="0" w:color="auto"/>
                        <w:right w:val="none" w:sz="0" w:space="0" w:color="auto"/>
                      </w:divBdr>
                      <w:divsChild>
                        <w:div w:id="539786878">
                          <w:marLeft w:val="0"/>
                          <w:marRight w:val="0"/>
                          <w:marTop w:val="0"/>
                          <w:marBottom w:val="0"/>
                          <w:divBdr>
                            <w:top w:val="none" w:sz="0" w:space="0" w:color="auto"/>
                            <w:left w:val="none" w:sz="0" w:space="0" w:color="auto"/>
                            <w:bottom w:val="none" w:sz="0" w:space="0" w:color="auto"/>
                            <w:right w:val="none" w:sz="0" w:space="0" w:color="auto"/>
                          </w:divBdr>
                          <w:divsChild>
                            <w:div w:id="22965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549408">
      <w:bodyDiv w:val="1"/>
      <w:marLeft w:val="0"/>
      <w:marRight w:val="0"/>
      <w:marTop w:val="0"/>
      <w:marBottom w:val="0"/>
      <w:divBdr>
        <w:top w:val="none" w:sz="0" w:space="0" w:color="auto"/>
        <w:left w:val="none" w:sz="0" w:space="0" w:color="auto"/>
        <w:bottom w:val="none" w:sz="0" w:space="0" w:color="auto"/>
        <w:right w:val="none" w:sz="0" w:space="0" w:color="auto"/>
      </w:divBdr>
    </w:div>
    <w:div w:id="1763984883">
      <w:bodyDiv w:val="1"/>
      <w:marLeft w:val="0"/>
      <w:marRight w:val="0"/>
      <w:marTop w:val="0"/>
      <w:marBottom w:val="0"/>
      <w:divBdr>
        <w:top w:val="none" w:sz="0" w:space="0" w:color="auto"/>
        <w:left w:val="none" w:sz="0" w:space="0" w:color="auto"/>
        <w:bottom w:val="none" w:sz="0" w:space="0" w:color="auto"/>
        <w:right w:val="none" w:sz="0" w:space="0" w:color="auto"/>
      </w:divBdr>
      <w:divsChild>
        <w:div w:id="327484599">
          <w:marLeft w:val="0"/>
          <w:marRight w:val="0"/>
          <w:marTop w:val="0"/>
          <w:marBottom w:val="0"/>
          <w:divBdr>
            <w:top w:val="none" w:sz="0" w:space="0" w:color="auto"/>
            <w:left w:val="none" w:sz="0" w:space="0" w:color="auto"/>
            <w:bottom w:val="none" w:sz="0" w:space="0" w:color="auto"/>
            <w:right w:val="none" w:sz="0" w:space="0" w:color="auto"/>
          </w:divBdr>
          <w:divsChild>
            <w:div w:id="2143308415">
              <w:marLeft w:val="0"/>
              <w:marRight w:val="0"/>
              <w:marTop w:val="0"/>
              <w:marBottom w:val="0"/>
              <w:divBdr>
                <w:top w:val="none" w:sz="0" w:space="0" w:color="auto"/>
                <w:left w:val="none" w:sz="0" w:space="0" w:color="auto"/>
                <w:bottom w:val="none" w:sz="0" w:space="0" w:color="auto"/>
                <w:right w:val="none" w:sz="0" w:space="0" w:color="auto"/>
              </w:divBdr>
              <w:divsChild>
                <w:div w:id="1910925306">
                  <w:marLeft w:val="0"/>
                  <w:marRight w:val="0"/>
                  <w:marTop w:val="0"/>
                  <w:marBottom w:val="0"/>
                  <w:divBdr>
                    <w:top w:val="none" w:sz="0" w:space="0" w:color="auto"/>
                    <w:left w:val="none" w:sz="0" w:space="0" w:color="auto"/>
                    <w:bottom w:val="none" w:sz="0" w:space="0" w:color="auto"/>
                    <w:right w:val="none" w:sz="0" w:space="0" w:color="auto"/>
                  </w:divBdr>
                  <w:divsChild>
                    <w:div w:id="859049034">
                      <w:marLeft w:val="0"/>
                      <w:marRight w:val="0"/>
                      <w:marTop w:val="0"/>
                      <w:marBottom w:val="0"/>
                      <w:divBdr>
                        <w:top w:val="none" w:sz="0" w:space="0" w:color="auto"/>
                        <w:left w:val="none" w:sz="0" w:space="0" w:color="auto"/>
                        <w:bottom w:val="none" w:sz="0" w:space="0" w:color="auto"/>
                        <w:right w:val="none" w:sz="0" w:space="0" w:color="auto"/>
                      </w:divBdr>
                      <w:divsChild>
                        <w:div w:id="1263150287">
                          <w:marLeft w:val="0"/>
                          <w:marRight w:val="0"/>
                          <w:marTop w:val="0"/>
                          <w:marBottom w:val="0"/>
                          <w:divBdr>
                            <w:top w:val="none" w:sz="0" w:space="0" w:color="auto"/>
                            <w:left w:val="none" w:sz="0" w:space="0" w:color="auto"/>
                            <w:bottom w:val="none" w:sz="0" w:space="0" w:color="auto"/>
                            <w:right w:val="none" w:sz="0" w:space="0" w:color="auto"/>
                          </w:divBdr>
                          <w:divsChild>
                            <w:div w:id="14487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180197">
          <w:marLeft w:val="0"/>
          <w:marRight w:val="0"/>
          <w:marTop w:val="0"/>
          <w:marBottom w:val="0"/>
          <w:divBdr>
            <w:top w:val="none" w:sz="0" w:space="0" w:color="auto"/>
            <w:left w:val="none" w:sz="0" w:space="0" w:color="auto"/>
            <w:bottom w:val="none" w:sz="0" w:space="0" w:color="auto"/>
            <w:right w:val="none" w:sz="0" w:space="0" w:color="auto"/>
          </w:divBdr>
          <w:divsChild>
            <w:div w:id="271283022">
              <w:marLeft w:val="0"/>
              <w:marRight w:val="0"/>
              <w:marTop w:val="0"/>
              <w:marBottom w:val="0"/>
              <w:divBdr>
                <w:top w:val="none" w:sz="0" w:space="0" w:color="auto"/>
                <w:left w:val="none" w:sz="0" w:space="0" w:color="auto"/>
                <w:bottom w:val="none" w:sz="0" w:space="0" w:color="auto"/>
                <w:right w:val="none" w:sz="0" w:space="0" w:color="auto"/>
              </w:divBdr>
              <w:divsChild>
                <w:div w:id="506485887">
                  <w:marLeft w:val="0"/>
                  <w:marRight w:val="0"/>
                  <w:marTop w:val="0"/>
                  <w:marBottom w:val="0"/>
                  <w:divBdr>
                    <w:top w:val="none" w:sz="0" w:space="0" w:color="auto"/>
                    <w:left w:val="none" w:sz="0" w:space="0" w:color="auto"/>
                    <w:bottom w:val="none" w:sz="0" w:space="0" w:color="auto"/>
                    <w:right w:val="none" w:sz="0" w:space="0" w:color="auto"/>
                  </w:divBdr>
                  <w:divsChild>
                    <w:div w:id="653804663">
                      <w:marLeft w:val="0"/>
                      <w:marRight w:val="0"/>
                      <w:marTop w:val="0"/>
                      <w:marBottom w:val="0"/>
                      <w:divBdr>
                        <w:top w:val="none" w:sz="0" w:space="0" w:color="auto"/>
                        <w:left w:val="none" w:sz="0" w:space="0" w:color="auto"/>
                        <w:bottom w:val="none" w:sz="0" w:space="0" w:color="auto"/>
                        <w:right w:val="none" w:sz="0" w:space="0" w:color="auto"/>
                      </w:divBdr>
                      <w:divsChild>
                        <w:div w:id="1830167469">
                          <w:marLeft w:val="0"/>
                          <w:marRight w:val="0"/>
                          <w:marTop w:val="0"/>
                          <w:marBottom w:val="0"/>
                          <w:divBdr>
                            <w:top w:val="none" w:sz="0" w:space="0" w:color="auto"/>
                            <w:left w:val="none" w:sz="0" w:space="0" w:color="auto"/>
                            <w:bottom w:val="none" w:sz="0" w:space="0" w:color="auto"/>
                            <w:right w:val="none" w:sz="0" w:space="0" w:color="auto"/>
                          </w:divBdr>
                          <w:divsChild>
                            <w:div w:id="193057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953817">
      <w:bodyDiv w:val="1"/>
      <w:marLeft w:val="0"/>
      <w:marRight w:val="0"/>
      <w:marTop w:val="0"/>
      <w:marBottom w:val="0"/>
      <w:divBdr>
        <w:top w:val="none" w:sz="0" w:space="0" w:color="auto"/>
        <w:left w:val="none" w:sz="0" w:space="0" w:color="auto"/>
        <w:bottom w:val="none" w:sz="0" w:space="0" w:color="auto"/>
        <w:right w:val="none" w:sz="0" w:space="0" w:color="auto"/>
      </w:divBdr>
    </w:div>
    <w:div w:id="1766489748">
      <w:bodyDiv w:val="1"/>
      <w:marLeft w:val="0"/>
      <w:marRight w:val="0"/>
      <w:marTop w:val="0"/>
      <w:marBottom w:val="0"/>
      <w:divBdr>
        <w:top w:val="none" w:sz="0" w:space="0" w:color="auto"/>
        <w:left w:val="none" w:sz="0" w:space="0" w:color="auto"/>
        <w:bottom w:val="none" w:sz="0" w:space="0" w:color="auto"/>
        <w:right w:val="none" w:sz="0" w:space="0" w:color="auto"/>
      </w:divBdr>
    </w:div>
    <w:div w:id="1771269119">
      <w:bodyDiv w:val="1"/>
      <w:marLeft w:val="0"/>
      <w:marRight w:val="0"/>
      <w:marTop w:val="0"/>
      <w:marBottom w:val="0"/>
      <w:divBdr>
        <w:top w:val="none" w:sz="0" w:space="0" w:color="auto"/>
        <w:left w:val="none" w:sz="0" w:space="0" w:color="auto"/>
        <w:bottom w:val="none" w:sz="0" w:space="0" w:color="auto"/>
        <w:right w:val="none" w:sz="0" w:space="0" w:color="auto"/>
      </w:divBdr>
    </w:div>
    <w:div w:id="1774520502">
      <w:bodyDiv w:val="1"/>
      <w:marLeft w:val="0"/>
      <w:marRight w:val="0"/>
      <w:marTop w:val="0"/>
      <w:marBottom w:val="0"/>
      <w:divBdr>
        <w:top w:val="none" w:sz="0" w:space="0" w:color="auto"/>
        <w:left w:val="none" w:sz="0" w:space="0" w:color="auto"/>
        <w:bottom w:val="none" w:sz="0" w:space="0" w:color="auto"/>
        <w:right w:val="none" w:sz="0" w:space="0" w:color="auto"/>
      </w:divBdr>
    </w:div>
    <w:div w:id="1788041946">
      <w:bodyDiv w:val="1"/>
      <w:marLeft w:val="0"/>
      <w:marRight w:val="0"/>
      <w:marTop w:val="0"/>
      <w:marBottom w:val="0"/>
      <w:divBdr>
        <w:top w:val="none" w:sz="0" w:space="0" w:color="auto"/>
        <w:left w:val="none" w:sz="0" w:space="0" w:color="auto"/>
        <w:bottom w:val="none" w:sz="0" w:space="0" w:color="auto"/>
        <w:right w:val="none" w:sz="0" w:space="0" w:color="auto"/>
      </w:divBdr>
    </w:div>
    <w:div w:id="1809785928">
      <w:bodyDiv w:val="1"/>
      <w:marLeft w:val="0"/>
      <w:marRight w:val="0"/>
      <w:marTop w:val="0"/>
      <w:marBottom w:val="0"/>
      <w:divBdr>
        <w:top w:val="none" w:sz="0" w:space="0" w:color="auto"/>
        <w:left w:val="none" w:sz="0" w:space="0" w:color="auto"/>
        <w:bottom w:val="none" w:sz="0" w:space="0" w:color="auto"/>
        <w:right w:val="none" w:sz="0" w:space="0" w:color="auto"/>
      </w:divBdr>
      <w:divsChild>
        <w:div w:id="1512911808">
          <w:marLeft w:val="0"/>
          <w:marRight w:val="0"/>
          <w:marTop w:val="0"/>
          <w:marBottom w:val="0"/>
          <w:divBdr>
            <w:top w:val="none" w:sz="0" w:space="0" w:color="auto"/>
            <w:left w:val="none" w:sz="0" w:space="0" w:color="auto"/>
            <w:bottom w:val="none" w:sz="0" w:space="0" w:color="auto"/>
            <w:right w:val="none" w:sz="0" w:space="0" w:color="auto"/>
          </w:divBdr>
          <w:divsChild>
            <w:div w:id="3033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6860">
      <w:bodyDiv w:val="1"/>
      <w:marLeft w:val="0"/>
      <w:marRight w:val="0"/>
      <w:marTop w:val="0"/>
      <w:marBottom w:val="0"/>
      <w:divBdr>
        <w:top w:val="none" w:sz="0" w:space="0" w:color="auto"/>
        <w:left w:val="none" w:sz="0" w:space="0" w:color="auto"/>
        <w:bottom w:val="none" w:sz="0" w:space="0" w:color="auto"/>
        <w:right w:val="none" w:sz="0" w:space="0" w:color="auto"/>
      </w:divBdr>
      <w:divsChild>
        <w:div w:id="171921164">
          <w:marLeft w:val="0"/>
          <w:marRight w:val="0"/>
          <w:marTop w:val="0"/>
          <w:marBottom w:val="0"/>
          <w:divBdr>
            <w:top w:val="none" w:sz="0" w:space="0" w:color="auto"/>
            <w:left w:val="none" w:sz="0" w:space="0" w:color="auto"/>
            <w:bottom w:val="none" w:sz="0" w:space="0" w:color="auto"/>
            <w:right w:val="none" w:sz="0" w:space="0" w:color="auto"/>
          </w:divBdr>
        </w:div>
        <w:div w:id="267086525">
          <w:marLeft w:val="0"/>
          <w:marRight w:val="0"/>
          <w:marTop w:val="0"/>
          <w:marBottom w:val="0"/>
          <w:divBdr>
            <w:top w:val="none" w:sz="0" w:space="0" w:color="auto"/>
            <w:left w:val="none" w:sz="0" w:space="0" w:color="auto"/>
            <w:bottom w:val="none" w:sz="0" w:space="0" w:color="auto"/>
            <w:right w:val="none" w:sz="0" w:space="0" w:color="auto"/>
          </w:divBdr>
        </w:div>
        <w:div w:id="350835443">
          <w:marLeft w:val="0"/>
          <w:marRight w:val="0"/>
          <w:marTop w:val="0"/>
          <w:marBottom w:val="0"/>
          <w:divBdr>
            <w:top w:val="none" w:sz="0" w:space="0" w:color="auto"/>
            <w:left w:val="none" w:sz="0" w:space="0" w:color="auto"/>
            <w:bottom w:val="none" w:sz="0" w:space="0" w:color="auto"/>
            <w:right w:val="none" w:sz="0" w:space="0" w:color="auto"/>
          </w:divBdr>
        </w:div>
        <w:div w:id="448622472">
          <w:marLeft w:val="0"/>
          <w:marRight w:val="0"/>
          <w:marTop w:val="0"/>
          <w:marBottom w:val="0"/>
          <w:divBdr>
            <w:top w:val="none" w:sz="0" w:space="0" w:color="auto"/>
            <w:left w:val="none" w:sz="0" w:space="0" w:color="auto"/>
            <w:bottom w:val="none" w:sz="0" w:space="0" w:color="auto"/>
            <w:right w:val="none" w:sz="0" w:space="0" w:color="auto"/>
          </w:divBdr>
        </w:div>
        <w:div w:id="571082615">
          <w:marLeft w:val="0"/>
          <w:marRight w:val="0"/>
          <w:marTop w:val="0"/>
          <w:marBottom w:val="0"/>
          <w:divBdr>
            <w:top w:val="none" w:sz="0" w:space="0" w:color="auto"/>
            <w:left w:val="none" w:sz="0" w:space="0" w:color="auto"/>
            <w:bottom w:val="none" w:sz="0" w:space="0" w:color="auto"/>
            <w:right w:val="none" w:sz="0" w:space="0" w:color="auto"/>
          </w:divBdr>
        </w:div>
        <w:div w:id="713307345">
          <w:marLeft w:val="0"/>
          <w:marRight w:val="0"/>
          <w:marTop w:val="0"/>
          <w:marBottom w:val="0"/>
          <w:divBdr>
            <w:top w:val="none" w:sz="0" w:space="0" w:color="auto"/>
            <w:left w:val="none" w:sz="0" w:space="0" w:color="auto"/>
            <w:bottom w:val="none" w:sz="0" w:space="0" w:color="auto"/>
            <w:right w:val="none" w:sz="0" w:space="0" w:color="auto"/>
          </w:divBdr>
        </w:div>
        <w:div w:id="762459525">
          <w:marLeft w:val="0"/>
          <w:marRight w:val="0"/>
          <w:marTop w:val="0"/>
          <w:marBottom w:val="0"/>
          <w:divBdr>
            <w:top w:val="none" w:sz="0" w:space="0" w:color="auto"/>
            <w:left w:val="none" w:sz="0" w:space="0" w:color="auto"/>
            <w:bottom w:val="none" w:sz="0" w:space="0" w:color="auto"/>
            <w:right w:val="none" w:sz="0" w:space="0" w:color="auto"/>
          </w:divBdr>
        </w:div>
        <w:div w:id="942998649">
          <w:marLeft w:val="0"/>
          <w:marRight w:val="0"/>
          <w:marTop w:val="0"/>
          <w:marBottom w:val="0"/>
          <w:divBdr>
            <w:top w:val="none" w:sz="0" w:space="0" w:color="auto"/>
            <w:left w:val="none" w:sz="0" w:space="0" w:color="auto"/>
            <w:bottom w:val="none" w:sz="0" w:space="0" w:color="auto"/>
            <w:right w:val="none" w:sz="0" w:space="0" w:color="auto"/>
          </w:divBdr>
        </w:div>
        <w:div w:id="960304290">
          <w:marLeft w:val="0"/>
          <w:marRight w:val="0"/>
          <w:marTop w:val="0"/>
          <w:marBottom w:val="0"/>
          <w:divBdr>
            <w:top w:val="none" w:sz="0" w:space="0" w:color="auto"/>
            <w:left w:val="none" w:sz="0" w:space="0" w:color="auto"/>
            <w:bottom w:val="none" w:sz="0" w:space="0" w:color="auto"/>
            <w:right w:val="none" w:sz="0" w:space="0" w:color="auto"/>
          </w:divBdr>
        </w:div>
        <w:div w:id="1074166058">
          <w:marLeft w:val="0"/>
          <w:marRight w:val="0"/>
          <w:marTop w:val="0"/>
          <w:marBottom w:val="0"/>
          <w:divBdr>
            <w:top w:val="none" w:sz="0" w:space="0" w:color="auto"/>
            <w:left w:val="none" w:sz="0" w:space="0" w:color="auto"/>
            <w:bottom w:val="none" w:sz="0" w:space="0" w:color="auto"/>
            <w:right w:val="none" w:sz="0" w:space="0" w:color="auto"/>
          </w:divBdr>
        </w:div>
        <w:div w:id="1093815077">
          <w:marLeft w:val="0"/>
          <w:marRight w:val="0"/>
          <w:marTop w:val="0"/>
          <w:marBottom w:val="0"/>
          <w:divBdr>
            <w:top w:val="none" w:sz="0" w:space="0" w:color="auto"/>
            <w:left w:val="none" w:sz="0" w:space="0" w:color="auto"/>
            <w:bottom w:val="none" w:sz="0" w:space="0" w:color="auto"/>
            <w:right w:val="none" w:sz="0" w:space="0" w:color="auto"/>
          </w:divBdr>
        </w:div>
        <w:div w:id="1219169907">
          <w:marLeft w:val="0"/>
          <w:marRight w:val="0"/>
          <w:marTop w:val="0"/>
          <w:marBottom w:val="0"/>
          <w:divBdr>
            <w:top w:val="none" w:sz="0" w:space="0" w:color="auto"/>
            <w:left w:val="none" w:sz="0" w:space="0" w:color="auto"/>
            <w:bottom w:val="none" w:sz="0" w:space="0" w:color="auto"/>
            <w:right w:val="none" w:sz="0" w:space="0" w:color="auto"/>
          </w:divBdr>
        </w:div>
        <w:div w:id="1347709497">
          <w:marLeft w:val="0"/>
          <w:marRight w:val="0"/>
          <w:marTop w:val="0"/>
          <w:marBottom w:val="0"/>
          <w:divBdr>
            <w:top w:val="none" w:sz="0" w:space="0" w:color="auto"/>
            <w:left w:val="none" w:sz="0" w:space="0" w:color="auto"/>
            <w:bottom w:val="none" w:sz="0" w:space="0" w:color="auto"/>
            <w:right w:val="none" w:sz="0" w:space="0" w:color="auto"/>
          </w:divBdr>
        </w:div>
        <w:div w:id="1394356997">
          <w:marLeft w:val="0"/>
          <w:marRight w:val="0"/>
          <w:marTop w:val="0"/>
          <w:marBottom w:val="0"/>
          <w:divBdr>
            <w:top w:val="none" w:sz="0" w:space="0" w:color="auto"/>
            <w:left w:val="none" w:sz="0" w:space="0" w:color="auto"/>
            <w:bottom w:val="none" w:sz="0" w:space="0" w:color="auto"/>
            <w:right w:val="none" w:sz="0" w:space="0" w:color="auto"/>
          </w:divBdr>
        </w:div>
        <w:div w:id="1433167881">
          <w:marLeft w:val="0"/>
          <w:marRight w:val="0"/>
          <w:marTop w:val="0"/>
          <w:marBottom w:val="0"/>
          <w:divBdr>
            <w:top w:val="none" w:sz="0" w:space="0" w:color="auto"/>
            <w:left w:val="none" w:sz="0" w:space="0" w:color="auto"/>
            <w:bottom w:val="none" w:sz="0" w:space="0" w:color="auto"/>
            <w:right w:val="none" w:sz="0" w:space="0" w:color="auto"/>
          </w:divBdr>
        </w:div>
        <w:div w:id="1556895945">
          <w:marLeft w:val="0"/>
          <w:marRight w:val="0"/>
          <w:marTop w:val="0"/>
          <w:marBottom w:val="0"/>
          <w:divBdr>
            <w:top w:val="none" w:sz="0" w:space="0" w:color="auto"/>
            <w:left w:val="none" w:sz="0" w:space="0" w:color="auto"/>
            <w:bottom w:val="none" w:sz="0" w:space="0" w:color="auto"/>
            <w:right w:val="none" w:sz="0" w:space="0" w:color="auto"/>
          </w:divBdr>
        </w:div>
        <w:div w:id="1688869499">
          <w:marLeft w:val="0"/>
          <w:marRight w:val="0"/>
          <w:marTop w:val="0"/>
          <w:marBottom w:val="0"/>
          <w:divBdr>
            <w:top w:val="none" w:sz="0" w:space="0" w:color="auto"/>
            <w:left w:val="none" w:sz="0" w:space="0" w:color="auto"/>
            <w:bottom w:val="none" w:sz="0" w:space="0" w:color="auto"/>
            <w:right w:val="none" w:sz="0" w:space="0" w:color="auto"/>
          </w:divBdr>
        </w:div>
        <w:div w:id="1769276376">
          <w:marLeft w:val="0"/>
          <w:marRight w:val="0"/>
          <w:marTop w:val="0"/>
          <w:marBottom w:val="0"/>
          <w:divBdr>
            <w:top w:val="none" w:sz="0" w:space="0" w:color="auto"/>
            <w:left w:val="none" w:sz="0" w:space="0" w:color="auto"/>
            <w:bottom w:val="none" w:sz="0" w:space="0" w:color="auto"/>
            <w:right w:val="none" w:sz="0" w:space="0" w:color="auto"/>
          </w:divBdr>
        </w:div>
        <w:div w:id="1925259651">
          <w:marLeft w:val="0"/>
          <w:marRight w:val="0"/>
          <w:marTop w:val="0"/>
          <w:marBottom w:val="0"/>
          <w:divBdr>
            <w:top w:val="none" w:sz="0" w:space="0" w:color="auto"/>
            <w:left w:val="none" w:sz="0" w:space="0" w:color="auto"/>
            <w:bottom w:val="none" w:sz="0" w:space="0" w:color="auto"/>
            <w:right w:val="none" w:sz="0" w:space="0" w:color="auto"/>
          </w:divBdr>
        </w:div>
        <w:div w:id="1959020435">
          <w:marLeft w:val="0"/>
          <w:marRight w:val="0"/>
          <w:marTop w:val="0"/>
          <w:marBottom w:val="0"/>
          <w:divBdr>
            <w:top w:val="none" w:sz="0" w:space="0" w:color="auto"/>
            <w:left w:val="none" w:sz="0" w:space="0" w:color="auto"/>
            <w:bottom w:val="none" w:sz="0" w:space="0" w:color="auto"/>
            <w:right w:val="none" w:sz="0" w:space="0" w:color="auto"/>
          </w:divBdr>
        </w:div>
        <w:div w:id="2008942217">
          <w:marLeft w:val="0"/>
          <w:marRight w:val="0"/>
          <w:marTop w:val="0"/>
          <w:marBottom w:val="0"/>
          <w:divBdr>
            <w:top w:val="none" w:sz="0" w:space="0" w:color="auto"/>
            <w:left w:val="none" w:sz="0" w:space="0" w:color="auto"/>
            <w:bottom w:val="none" w:sz="0" w:space="0" w:color="auto"/>
            <w:right w:val="none" w:sz="0" w:space="0" w:color="auto"/>
          </w:divBdr>
        </w:div>
        <w:div w:id="2065370052">
          <w:marLeft w:val="0"/>
          <w:marRight w:val="0"/>
          <w:marTop w:val="0"/>
          <w:marBottom w:val="0"/>
          <w:divBdr>
            <w:top w:val="none" w:sz="0" w:space="0" w:color="auto"/>
            <w:left w:val="none" w:sz="0" w:space="0" w:color="auto"/>
            <w:bottom w:val="none" w:sz="0" w:space="0" w:color="auto"/>
            <w:right w:val="none" w:sz="0" w:space="0" w:color="auto"/>
          </w:divBdr>
        </w:div>
      </w:divsChild>
    </w:div>
    <w:div w:id="1850632864">
      <w:bodyDiv w:val="1"/>
      <w:marLeft w:val="0"/>
      <w:marRight w:val="0"/>
      <w:marTop w:val="0"/>
      <w:marBottom w:val="0"/>
      <w:divBdr>
        <w:top w:val="none" w:sz="0" w:space="0" w:color="auto"/>
        <w:left w:val="none" w:sz="0" w:space="0" w:color="auto"/>
        <w:bottom w:val="none" w:sz="0" w:space="0" w:color="auto"/>
        <w:right w:val="none" w:sz="0" w:space="0" w:color="auto"/>
      </w:divBdr>
    </w:div>
    <w:div w:id="1853760372">
      <w:bodyDiv w:val="1"/>
      <w:marLeft w:val="0"/>
      <w:marRight w:val="0"/>
      <w:marTop w:val="0"/>
      <w:marBottom w:val="0"/>
      <w:divBdr>
        <w:top w:val="none" w:sz="0" w:space="0" w:color="auto"/>
        <w:left w:val="none" w:sz="0" w:space="0" w:color="auto"/>
        <w:bottom w:val="none" w:sz="0" w:space="0" w:color="auto"/>
        <w:right w:val="none" w:sz="0" w:space="0" w:color="auto"/>
      </w:divBdr>
    </w:div>
    <w:div w:id="1855724709">
      <w:bodyDiv w:val="1"/>
      <w:marLeft w:val="0"/>
      <w:marRight w:val="0"/>
      <w:marTop w:val="0"/>
      <w:marBottom w:val="0"/>
      <w:divBdr>
        <w:top w:val="none" w:sz="0" w:space="0" w:color="auto"/>
        <w:left w:val="none" w:sz="0" w:space="0" w:color="auto"/>
        <w:bottom w:val="none" w:sz="0" w:space="0" w:color="auto"/>
        <w:right w:val="none" w:sz="0" w:space="0" w:color="auto"/>
      </w:divBdr>
    </w:div>
    <w:div w:id="1860001246">
      <w:bodyDiv w:val="1"/>
      <w:marLeft w:val="0"/>
      <w:marRight w:val="0"/>
      <w:marTop w:val="0"/>
      <w:marBottom w:val="0"/>
      <w:divBdr>
        <w:top w:val="none" w:sz="0" w:space="0" w:color="auto"/>
        <w:left w:val="none" w:sz="0" w:space="0" w:color="auto"/>
        <w:bottom w:val="none" w:sz="0" w:space="0" w:color="auto"/>
        <w:right w:val="none" w:sz="0" w:space="0" w:color="auto"/>
      </w:divBdr>
      <w:divsChild>
        <w:div w:id="1764952341">
          <w:marLeft w:val="0"/>
          <w:marRight w:val="0"/>
          <w:marTop w:val="0"/>
          <w:marBottom w:val="0"/>
          <w:divBdr>
            <w:top w:val="none" w:sz="0" w:space="0" w:color="auto"/>
            <w:left w:val="none" w:sz="0" w:space="0" w:color="auto"/>
            <w:bottom w:val="none" w:sz="0" w:space="0" w:color="auto"/>
            <w:right w:val="none" w:sz="0" w:space="0" w:color="auto"/>
          </w:divBdr>
          <w:divsChild>
            <w:div w:id="59725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4486">
      <w:bodyDiv w:val="1"/>
      <w:marLeft w:val="0"/>
      <w:marRight w:val="0"/>
      <w:marTop w:val="0"/>
      <w:marBottom w:val="0"/>
      <w:divBdr>
        <w:top w:val="none" w:sz="0" w:space="0" w:color="auto"/>
        <w:left w:val="none" w:sz="0" w:space="0" w:color="auto"/>
        <w:bottom w:val="none" w:sz="0" w:space="0" w:color="auto"/>
        <w:right w:val="none" w:sz="0" w:space="0" w:color="auto"/>
      </w:divBdr>
    </w:div>
    <w:div w:id="1881816699">
      <w:bodyDiv w:val="1"/>
      <w:marLeft w:val="0"/>
      <w:marRight w:val="0"/>
      <w:marTop w:val="0"/>
      <w:marBottom w:val="0"/>
      <w:divBdr>
        <w:top w:val="none" w:sz="0" w:space="0" w:color="auto"/>
        <w:left w:val="none" w:sz="0" w:space="0" w:color="auto"/>
        <w:bottom w:val="none" w:sz="0" w:space="0" w:color="auto"/>
        <w:right w:val="none" w:sz="0" w:space="0" w:color="auto"/>
      </w:divBdr>
    </w:div>
    <w:div w:id="1899046538">
      <w:bodyDiv w:val="1"/>
      <w:marLeft w:val="0"/>
      <w:marRight w:val="0"/>
      <w:marTop w:val="0"/>
      <w:marBottom w:val="0"/>
      <w:divBdr>
        <w:top w:val="none" w:sz="0" w:space="0" w:color="auto"/>
        <w:left w:val="none" w:sz="0" w:space="0" w:color="auto"/>
        <w:bottom w:val="none" w:sz="0" w:space="0" w:color="auto"/>
        <w:right w:val="none" w:sz="0" w:space="0" w:color="auto"/>
      </w:divBdr>
    </w:div>
    <w:div w:id="1907062446">
      <w:bodyDiv w:val="1"/>
      <w:marLeft w:val="0"/>
      <w:marRight w:val="0"/>
      <w:marTop w:val="0"/>
      <w:marBottom w:val="0"/>
      <w:divBdr>
        <w:top w:val="none" w:sz="0" w:space="0" w:color="auto"/>
        <w:left w:val="none" w:sz="0" w:space="0" w:color="auto"/>
        <w:bottom w:val="none" w:sz="0" w:space="0" w:color="auto"/>
        <w:right w:val="none" w:sz="0" w:space="0" w:color="auto"/>
      </w:divBdr>
      <w:divsChild>
        <w:div w:id="61488335">
          <w:marLeft w:val="0"/>
          <w:marRight w:val="0"/>
          <w:marTop w:val="0"/>
          <w:marBottom w:val="0"/>
          <w:divBdr>
            <w:top w:val="none" w:sz="0" w:space="0" w:color="auto"/>
            <w:left w:val="none" w:sz="0" w:space="0" w:color="auto"/>
            <w:bottom w:val="none" w:sz="0" w:space="0" w:color="auto"/>
            <w:right w:val="none" w:sz="0" w:space="0" w:color="auto"/>
          </w:divBdr>
          <w:divsChild>
            <w:div w:id="2054811">
              <w:marLeft w:val="0"/>
              <w:marRight w:val="0"/>
              <w:marTop w:val="0"/>
              <w:marBottom w:val="0"/>
              <w:divBdr>
                <w:top w:val="none" w:sz="0" w:space="0" w:color="auto"/>
                <w:left w:val="none" w:sz="0" w:space="0" w:color="auto"/>
                <w:bottom w:val="none" w:sz="0" w:space="0" w:color="auto"/>
                <w:right w:val="none" w:sz="0" w:space="0" w:color="auto"/>
              </w:divBdr>
            </w:div>
            <w:div w:id="44717686">
              <w:marLeft w:val="0"/>
              <w:marRight w:val="0"/>
              <w:marTop w:val="0"/>
              <w:marBottom w:val="0"/>
              <w:divBdr>
                <w:top w:val="none" w:sz="0" w:space="0" w:color="auto"/>
                <w:left w:val="none" w:sz="0" w:space="0" w:color="auto"/>
                <w:bottom w:val="none" w:sz="0" w:space="0" w:color="auto"/>
                <w:right w:val="none" w:sz="0" w:space="0" w:color="auto"/>
              </w:divBdr>
            </w:div>
            <w:div w:id="53630338">
              <w:marLeft w:val="0"/>
              <w:marRight w:val="0"/>
              <w:marTop w:val="0"/>
              <w:marBottom w:val="0"/>
              <w:divBdr>
                <w:top w:val="none" w:sz="0" w:space="0" w:color="auto"/>
                <w:left w:val="none" w:sz="0" w:space="0" w:color="auto"/>
                <w:bottom w:val="none" w:sz="0" w:space="0" w:color="auto"/>
                <w:right w:val="none" w:sz="0" w:space="0" w:color="auto"/>
              </w:divBdr>
            </w:div>
            <w:div w:id="83109106">
              <w:marLeft w:val="0"/>
              <w:marRight w:val="0"/>
              <w:marTop w:val="0"/>
              <w:marBottom w:val="0"/>
              <w:divBdr>
                <w:top w:val="none" w:sz="0" w:space="0" w:color="auto"/>
                <w:left w:val="none" w:sz="0" w:space="0" w:color="auto"/>
                <w:bottom w:val="none" w:sz="0" w:space="0" w:color="auto"/>
                <w:right w:val="none" w:sz="0" w:space="0" w:color="auto"/>
              </w:divBdr>
            </w:div>
            <w:div w:id="126825501">
              <w:marLeft w:val="0"/>
              <w:marRight w:val="0"/>
              <w:marTop w:val="0"/>
              <w:marBottom w:val="0"/>
              <w:divBdr>
                <w:top w:val="none" w:sz="0" w:space="0" w:color="auto"/>
                <w:left w:val="none" w:sz="0" w:space="0" w:color="auto"/>
                <w:bottom w:val="none" w:sz="0" w:space="0" w:color="auto"/>
                <w:right w:val="none" w:sz="0" w:space="0" w:color="auto"/>
              </w:divBdr>
            </w:div>
            <w:div w:id="131605638">
              <w:marLeft w:val="0"/>
              <w:marRight w:val="0"/>
              <w:marTop w:val="0"/>
              <w:marBottom w:val="0"/>
              <w:divBdr>
                <w:top w:val="none" w:sz="0" w:space="0" w:color="auto"/>
                <w:left w:val="none" w:sz="0" w:space="0" w:color="auto"/>
                <w:bottom w:val="none" w:sz="0" w:space="0" w:color="auto"/>
                <w:right w:val="none" w:sz="0" w:space="0" w:color="auto"/>
              </w:divBdr>
            </w:div>
            <w:div w:id="156771786">
              <w:marLeft w:val="0"/>
              <w:marRight w:val="0"/>
              <w:marTop w:val="0"/>
              <w:marBottom w:val="0"/>
              <w:divBdr>
                <w:top w:val="none" w:sz="0" w:space="0" w:color="auto"/>
                <w:left w:val="none" w:sz="0" w:space="0" w:color="auto"/>
                <w:bottom w:val="none" w:sz="0" w:space="0" w:color="auto"/>
                <w:right w:val="none" w:sz="0" w:space="0" w:color="auto"/>
              </w:divBdr>
            </w:div>
            <w:div w:id="159279145">
              <w:marLeft w:val="0"/>
              <w:marRight w:val="0"/>
              <w:marTop w:val="0"/>
              <w:marBottom w:val="0"/>
              <w:divBdr>
                <w:top w:val="none" w:sz="0" w:space="0" w:color="auto"/>
                <w:left w:val="none" w:sz="0" w:space="0" w:color="auto"/>
                <w:bottom w:val="none" w:sz="0" w:space="0" w:color="auto"/>
                <w:right w:val="none" w:sz="0" w:space="0" w:color="auto"/>
              </w:divBdr>
            </w:div>
            <w:div w:id="200556435">
              <w:marLeft w:val="0"/>
              <w:marRight w:val="0"/>
              <w:marTop w:val="0"/>
              <w:marBottom w:val="0"/>
              <w:divBdr>
                <w:top w:val="none" w:sz="0" w:space="0" w:color="auto"/>
                <w:left w:val="none" w:sz="0" w:space="0" w:color="auto"/>
                <w:bottom w:val="none" w:sz="0" w:space="0" w:color="auto"/>
                <w:right w:val="none" w:sz="0" w:space="0" w:color="auto"/>
              </w:divBdr>
            </w:div>
            <w:div w:id="216281503">
              <w:marLeft w:val="0"/>
              <w:marRight w:val="0"/>
              <w:marTop w:val="0"/>
              <w:marBottom w:val="0"/>
              <w:divBdr>
                <w:top w:val="none" w:sz="0" w:space="0" w:color="auto"/>
                <w:left w:val="none" w:sz="0" w:space="0" w:color="auto"/>
                <w:bottom w:val="none" w:sz="0" w:space="0" w:color="auto"/>
                <w:right w:val="none" w:sz="0" w:space="0" w:color="auto"/>
              </w:divBdr>
            </w:div>
            <w:div w:id="221142910">
              <w:marLeft w:val="0"/>
              <w:marRight w:val="0"/>
              <w:marTop w:val="0"/>
              <w:marBottom w:val="0"/>
              <w:divBdr>
                <w:top w:val="none" w:sz="0" w:space="0" w:color="auto"/>
                <w:left w:val="none" w:sz="0" w:space="0" w:color="auto"/>
                <w:bottom w:val="none" w:sz="0" w:space="0" w:color="auto"/>
                <w:right w:val="none" w:sz="0" w:space="0" w:color="auto"/>
              </w:divBdr>
            </w:div>
            <w:div w:id="232006125">
              <w:marLeft w:val="0"/>
              <w:marRight w:val="0"/>
              <w:marTop w:val="0"/>
              <w:marBottom w:val="0"/>
              <w:divBdr>
                <w:top w:val="none" w:sz="0" w:space="0" w:color="auto"/>
                <w:left w:val="none" w:sz="0" w:space="0" w:color="auto"/>
                <w:bottom w:val="none" w:sz="0" w:space="0" w:color="auto"/>
                <w:right w:val="none" w:sz="0" w:space="0" w:color="auto"/>
              </w:divBdr>
            </w:div>
            <w:div w:id="247662571">
              <w:marLeft w:val="0"/>
              <w:marRight w:val="0"/>
              <w:marTop w:val="0"/>
              <w:marBottom w:val="0"/>
              <w:divBdr>
                <w:top w:val="none" w:sz="0" w:space="0" w:color="auto"/>
                <w:left w:val="none" w:sz="0" w:space="0" w:color="auto"/>
                <w:bottom w:val="none" w:sz="0" w:space="0" w:color="auto"/>
                <w:right w:val="none" w:sz="0" w:space="0" w:color="auto"/>
              </w:divBdr>
            </w:div>
            <w:div w:id="264308246">
              <w:marLeft w:val="0"/>
              <w:marRight w:val="0"/>
              <w:marTop w:val="0"/>
              <w:marBottom w:val="0"/>
              <w:divBdr>
                <w:top w:val="none" w:sz="0" w:space="0" w:color="auto"/>
                <w:left w:val="none" w:sz="0" w:space="0" w:color="auto"/>
                <w:bottom w:val="none" w:sz="0" w:space="0" w:color="auto"/>
                <w:right w:val="none" w:sz="0" w:space="0" w:color="auto"/>
              </w:divBdr>
            </w:div>
            <w:div w:id="281890320">
              <w:marLeft w:val="0"/>
              <w:marRight w:val="0"/>
              <w:marTop w:val="0"/>
              <w:marBottom w:val="0"/>
              <w:divBdr>
                <w:top w:val="none" w:sz="0" w:space="0" w:color="auto"/>
                <w:left w:val="none" w:sz="0" w:space="0" w:color="auto"/>
                <w:bottom w:val="none" w:sz="0" w:space="0" w:color="auto"/>
                <w:right w:val="none" w:sz="0" w:space="0" w:color="auto"/>
              </w:divBdr>
            </w:div>
            <w:div w:id="309213753">
              <w:marLeft w:val="0"/>
              <w:marRight w:val="0"/>
              <w:marTop w:val="0"/>
              <w:marBottom w:val="0"/>
              <w:divBdr>
                <w:top w:val="none" w:sz="0" w:space="0" w:color="auto"/>
                <w:left w:val="none" w:sz="0" w:space="0" w:color="auto"/>
                <w:bottom w:val="none" w:sz="0" w:space="0" w:color="auto"/>
                <w:right w:val="none" w:sz="0" w:space="0" w:color="auto"/>
              </w:divBdr>
            </w:div>
            <w:div w:id="334382605">
              <w:marLeft w:val="0"/>
              <w:marRight w:val="0"/>
              <w:marTop w:val="0"/>
              <w:marBottom w:val="0"/>
              <w:divBdr>
                <w:top w:val="none" w:sz="0" w:space="0" w:color="auto"/>
                <w:left w:val="none" w:sz="0" w:space="0" w:color="auto"/>
                <w:bottom w:val="none" w:sz="0" w:space="0" w:color="auto"/>
                <w:right w:val="none" w:sz="0" w:space="0" w:color="auto"/>
              </w:divBdr>
            </w:div>
            <w:div w:id="338239945">
              <w:marLeft w:val="0"/>
              <w:marRight w:val="0"/>
              <w:marTop w:val="0"/>
              <w:marBottom w:val="0"/>
              <w:divBdr>
                <w:top w:val="none" w:sz="0" w:space="0" w:color="auto"/>
                <w:left w:val="none" w:sz="0" w:space="0" w:color="auto"/>
                <w:bottom w:val="none" w:sz="0" w:space="0" w:color="auto"/>
                <w:right w:val="none" w:sz="0" w:space="0" w:color="auto"/>
              </w:divBdr>
            </w:div>
            <w:div w:id="340664457">
              <w:marLeft w:val="0"/>
              <w:marRight w:val="0"/>
              <w:marTop w:val="0"/>
              <w:marBottom w:val="0"/>
              <w:divBdr>
                <w:top w:val="none" w:sz="0" w:space="0" w:color="auto"/>
                <w:left w:val="none" w:sz="0" w:space="0" w:color="auto"/>
                <w:bottom w:val="none" w:sz="0" w:space="0" w:color="auto"/>
                <w:right w:val="none" w:sz="0" w:space="0" w:color="auto"/>
              </w:divBdr>
            </w:div>
            <w:div w:id="353389045">
              <w:marLeft w:val="0"/>
              <w:marRight w:val="0"/>
              <w:marTop w:val="0"/>
              <w:marBottom w:val="0"/>
              <w:divBdr>
                <w:top w:val="none" w:sz="0" w:space="0" w:color="auto"/>
                <w:left w:val="none" w:sz="0" w:space="0" w:color="auto"/>
                <w:bottom w:val="none" w:sz="0" w:space="0" w:color="auto"/>
                <w:right w:val="none" w:sz="0" w:space="0" w:color="auto"/>
              </w:divBdr>
            </w:div>
            <w:div w:id="368267689">
              <w:marLeft w:val="0"/>
              <w:marRight w:val="0"/>
              <w:marTop w:val="0"/>
              <w:marBottom w:val="0"/>
              <w:divBdr>
                <w:top w:val="none" w:sz="0" w:space="0" w:color="auto"/>
                <w:left w:val="none" w:sz="0" w:space="0" w:color="auto"/>
                <w:bottom w:val="none" w:sz="0" w:space="0" w:color="auto"/>
                <w:right w:val="none" w:sz="0" w:space="0" w:color="auto"/>
              </w:divBdr>
            </w:div>
            <w:div w:id="399132393">
              <w:marLeft w:val="0"/>
              <w:marRight w:val="0"/>
              <w:marTop w:val="0"/>
              <w:marBottom w:val="0"/>
              <w:divBdr>
                <w:top w:val="none" w:sz="0" w:space="0" w:color="auto"/>
                <w:left w:val="none" w:sz="0" w:space="0" w:color="auto"/>
                <w:bottom w:val="none" w:sz="0" w:space="0" w:color="auto"/>
                <w:right w:val="none" w:sz="0" w:space="0" w:color="auto"/>
              </w:divBdr>
            </w:div>
            <w:div w:id="420685054">
              <w:marLeft w:val="0"/>
              <w:marRight w:val="0"/>
              <w:marTop w:val="0"/>
              <w:marBottom w:val="0"/>
              <w:divBdr>
                <w:top w:val="none" w:sz="0" w:space="0" w:color="auto"/>
                <w:left w:val="none" w:sz="0" w:space="0" w:color="auto"/>
                <w:bottom w:val="none" w:sz="0" w:space="0" w:color="auto"/>
                <w:right w:val="none" w:sz="0" w:space="0" w:color="auto"/>
              </w:divBdr>
            </w:div>
            <w:div w:id="422533660">
              <w:marLeft w:val="0"/>
              <w:marRight w:val="0"/>
              <w:marTop w:val="0"/>
              <w:marBottom w:val="0"/>
              <w:divBdr>
                <w:top w:val="none" w:sz="0" w:space="0" w:color="auto"/>
                <w:left w:val="none" w:sz="0" w:space="0" w:color="auto"/>
                <w:bottom w:val="none" w:sz="0" w:space="0" w:color="auto"/>
                <w:right w:val="none" w:sz="0" w:space="0" w:color="auto"/>
              </w:divBdr>
            </w:div>
            <w:div w:id="453868554">
              <w:marLeft w:val="0"/>
              <w:marRight w:val="0"/>
              <w:marTop w:val="0"/>
              <w:marBottom w:val="0"/>
              <w:divBdr>
                <w:top w:val="none" w:sz="0" w:space="0" w:color="auto"/>
                <w:left w:val="none" w:sz="0" w:space="0" w:color="auto"/>
                <w:bottom w:val="none" w:sz="0" w:space="0" w:color="auto"/>
                <w:right w:val="none" w:sz="0" w:space="0" w:color="auto"/>
              </w:divBdr>
            </w:div>
            <w:div w:id="516576044">
              <w:marLeft w:val="0"/>
              <w:marRight w:val="0"/>
              <w:marTop w:val="0"/>
              <w:marBottom w:val="0"/>
              <w:divBdr>
                <w:top w:val="none" w:sz="0" w:space="0" w:color="auto"/>
                <w:left w:val="none" w:sz="0" w:space="0" w:color="auto"/>
                <w:bottom w:val="none" w:sz="0" w:space="0" w:color="auto"/>
                <w:right w:val="none" w:sz="0" w:space="0" w:color="auto"/>
              </w:divBdr>
            </w:div>
            <w:div w:id="540748467">
              <w:marLeft w:val="0"/>
              <w:marRight w:val="0"/>
              <w:marTop w:val="0"/>
              <w:marBottom w:val="0"/>
              <w:divBdr>
                <w:top w:val="none" w:sz="0" w:space="0" w:color="auto"/>
                <w:left w:val="none" w:sz="0" w:space="0" w:color="auto"/>
                <w:bottom w:val="none" w:sz="0" w:space="0" w:color="auto"/>
                <w:right w:val="none" w:sz="0" w:space="0" w:color="auto"/>
              </w:divBdr>
            </w:div>
            <w:div w:id="558832883">
              <w:marLeft w:val="0"/>
              <w:marRight w:val="0"/>
              <w:marTop w:val="0"/>
              <w:marBottom w:val="0"/>
              <w:divBdr>
                <w:top w:val="none" w:sz="0" w:space="0" w:color="auto"/>
                <w:left w:val="none" w:sz="0" w:space="0" w:color="auto"/>
                <w:bottom w:val="none" w:sz="0" w:space="0" w:color="auto"/>
                <w:right w:val="none" w:sz="0" w:space="0" w:color="auto"/>
              </w:divBdr>
            </w:div>
            <w:div w:id="571281411">
              <w:marLeft w:val="0"/>
              <w:marRight w:val="0"/>
              <w:marTop w:val="0"/>
              <w:marBottom w:val="0"/>
              <w:divBdr>
                <w:top w:val="none" w:sz="0" w:space="0" w:color="auto"/>
                <w:left w:val="none" w:sz="0" w:space="0" w:color="auto"/>
                <w:bottom w:val="none" w:sz="0" w:space="0" w:color="auto"/>
                <w:right w:val="none" w:sz="0" w:space="0" w:color="auto"/>
              </w:divBdr>
            </w:div>
            <w:div w:id="572659712">
              <w:marLeft w:val="0"/>
              <w:marRight w:val="0"/>
              <w:marTop w:val="0"/>
              <w:marBottom w:val="0"/>
              <w:divBdr>
                <w:top w:val="none" w:sz="0" w:space="0" w:color="auto"/>
                <w:left w:val="none" w:sz="0" w:space="0" w:color="auto"/>
                <w:bottom w:val="none" w:sz="0" w:space="0" w:color="auto"/>
                <w:right w:val="none" w:sz="0" w:space="0" w:color="auto"/>
              </w:divBdr>
            </w:div>
            <w:div w:id="574899573">
              <w:marLeft w:val="0"/>
              <w:marRight w:val="0"/>
              <w:marTop w:val="0"/>
              <w:marBottom w:val="0"/>
              <w:divBdr>
                <w:top w:val="none" w:sz="0" w:space="0" w:color="auto"/>
                <w:left w:val="none" w:sz="0" w:space="0" w:color="auto"/>
                <w:bottom w:val="none" w:sz="0" w:space="0" w:color="auto"/>
                <w:right w:val="none" w:sz="0" w:space="0" w:color="auto"/>
              </w:divBdr>
            </w:div>
            <w:div w:id="576206506">
              <w:marLeft w:val="0"/>
              <w:marRight w:val="0"/>
              <w:marTop w:val="0"/>
              <w:marBottom w:val="0"/>
              <w:divBdr>
                <w:top w:val="none" w:sz="0" w:space="0" w:color="auto"/>
                <w:left w:val="none" w:sz="0" w:space="0" w:color="auto"/>
                <w:bottom w:val="none" w:sz="0" w:space="0" w:color="auto"/>
                <w:right w:val="none" w:sz="0" w:space="0" w:color="auto"/>
              </w:divBdr>
            </w:div>
            <w:div w:id="619724535">
              <w:marLeft w:val="0"/>
              <w:marRight w:val="0"/>
              <w:marTop w:val="0"/>
              <w:marBottom w:val="0"/>
              <w:divBdr>
                <w:top w:val="none" w:sz="0" w:space="0" w:color="auto"/>
                <w:left w:val="none" w:sz="0" w:space="0" w:color="auto"/>
                <w:bottom w:val="none" w:sz="0" w:space="0" w:color="auto"/>
                <w:right w:val="none" w:sz="0" w:space="0" w:color="auto"/>
              </w:divBdr>
            </w:div>
            <w:div w:id="635066677">
              <w:marLeft w:val="0"/>
              <w:marRight w:val="0"/>
              <w:marTop w:val="0"/>
              <w:marBottom w:val="0"/>
              <w:divBdr>
                <w:top w:val="none" w:sz="0" w:space="0" w:color="auto"/>
                <w:left w:val="none" w:sz="0" w:space="0" w:color="auto"/>
                <w:bottom w:val="none" w:sz="0" w:space="0" w:color="auto"/>
                <w:right w:val="none" w:sz="0" w:space="0" w:color="auto"/>
              </w:divBdr>
            </w:div>
            <w:div w:id="635842553">
              <w:marLeft w:val="0"/>
              <w:marRight w:val="0"/>
              <w:marTop w:val="0"/>
              <w:marBottom w:val="0"/>
              <w:divBdr>
                <w:top w:val="none" w:sz="0" w:space="0" w:color="auto"/>
                <w:left w:val="none" w:sz="0" w:space="0" w:color="auto"/>
                <w:bottom w:val="none" w:sz="0" w:space="0" w:color="auto"/>
                <w:right w:val="none" w:sz="0" w:space="0" w:color="auto"/>
              </w:divBdr>
            </w:div>
            <w:div w:id="663121710">
              <w:marLeft w:val="0"/>
              <w:marRight w:val="0"/>
              <w:marTop w:val="0"/>
              <w:marBottom w:val="0"/>
              <w:divBdr>
                <w:top w:val="none" w:sz="0" w:space="0" w:color="auto"/>
                <w:left w:val="none" w:sz="0" w:space="0" w:color="auto"/>
                <w:bottom w:val="none" w:sz="0" w:space="0" w:color="auto"/>
                <w:right w:val="none" w:sz="0" w:space="0" w:color="auto"/>
              </w:divBdr>
            </w:div>
            <w:div w:id="690306293">
              <w:marLeft w:val="0"/>
              <w:marRight w:val="0"/>
              <w:marTop w:val="0"/>
              <w:marBottom w:val="0"/>
              <w:divBdr>
                <w:top w:val="none" w:sz="0" w:space="0" w:color="auto"/>
                <w:left w:val="none" w:sz="0" w:space="0" w:color="auto"/>
                <w:bottom w:val="none" w:sz="0" w:space="0" w:color="auto"/>
                <w:right w:val="none" w:sz="0" w:space="0" w:color="auto"/>
              </w:divBdr>
            </w:div>
            <w:div w:id="704330232">
              <w:marLeft w:val="0"/>
              <w:marRight w:val="0"/>
              <w:marTop w:val="0"/>
              <w:marBottom w:val="0"/>
              <w:divBdr>
                <w:top w:val="none" w:sz="0" w:space="0" w:color="auto"/>
                <w:left w:val="none" w:sz="0" w:space="0" w:color="auto"/>
                <w:bottom w:val="none" w:sz="0" w:space="0" w:color="auto"/>
                <w:right w:val="none" w:sz="0" w:space="0" w:color="auto"/>
              </w:divBdr>
            </w:div>
            <w:div w:id="750854147">
              <w:marLeft w:val="0"/>
              <w:marRight w:val="0"/>
              <w:marTop w:val="0"/>
              <w:marBottom w:val="0"/>
              <w:divBdr>
                <w:top w:val="none" w:sz="0" w:space="0" w:color="auto"/>
                <w:left w:val="none" w:sz="0" w:space="0" w:color="auto"/>
                <w:bottom w:val="none" w:sz="0" w:space="0" w:color="auto"/>
                <w:right w:val="none" w:sz="0" w:space="0" w:color="auto"/>
              </w:divBdr>
            </w:div>
            <w:div w:id="767623893">
              <w:marLeft w:val="0"/>
              <w:marRight w:val="0"/>
              <w:marTop w:val="0"/>
              <w:marBottom w:val="0"/>
              <w:divBdr>
                <w:top w:val="none" w:sz="0" w:space="0" w:color="auto"/>
                <w:left w:val="none" w:sz="0" w:space="0" w:color="auto"/>
                <w:bottom w:val="none" w:sz="0" w:space="0" w:color="auto"/>
                <w:right w:val="none" w:sz="0" w:space="0" w:color="auto"/>
              </w:divBdr>
            </w:div>
            <w:div w:id="768428344">
              <w:marLeft w:val="0"/>
              <w:marRight w:val="0"/>
              <w:marTop w:val="0"/>
              <w:marBottom w:val="0"/>
              <w:divBdr>
                <w:top w:val="none" w:sz="0" w:space="0" w:color="auto"/>
                <w:left w:val="none" w:sz="0" w:space="0" w:color="auto"/>
                <w:bottom w:val="none" w:sz="0" w:space="0" w:color="auto"/>
                <w:right w:val="none" w:sz="0" w:space="0" w:color="auto"/>
              </w:divBdr>
            </w:div>
            <w:div w:id="790323528">
              <w:marLeft w:val="0"/>
              <w:marRight w:val="0"/>
              <w:marTop w:val="0"/>
              <w:marBottom w:val="0"/>
              <w:divBdr>
                <w:top w:val="none" w:sz="0" w:space="0" w:color="auto"/>
                <w:left w:val="none" w:sz="0" w:space="0" w:color="auto"/>
                <w:bottom w:val="none" w:sz="0" w:space="0" w:color="auto"/>
                <w:right w:val="none" w:sz="0" w:space="0" w:color="auto"/>
              </w:divBdr>
            </w:div>
            <w:div w:id="797718702">
              <w:marLeft w:val="0"/>
              <w:marRight w:val="0"/>
              <w:marTop w:val="0"/>
              <w:marBottom w:val="0"/>
              <w:divBdr>
                <w:top w:val="none" w:sz="0" w:space="0" w:color="auto"/>
                <w:left w:val="none" w:sz="0" w:space="0" w:color="auto"/>
                <w:bottom w:val="none" w:sz="0" w:space="0" w:color="auto"/>
                <w:right w:val="none" w:sz="0" w:space="0" w:color="auto"/>
              </w:divBdr>
            </w:div>
            <w:div w:id="815032389">
              <w:marLeft w:val="0"/>
              <w:marRight w:val="0"/>
              <w:marTop w:val="0"/>
              <w:marBottom w:val="0"/>
              <w:divBdr>
                <w:top w:val="none" w:sz="0" w:space="0" w:color="auto"/>
                <w:left w:val="none" w:sz="0" w:space="0" w:color="auto"/>
                <w:bottom w:val="none" w:sz="0" w:space="0" w:color="auto"/>
                <w:right w:val="none" w:sz="0" w:space="0" w:color="auto"/>
              </w:divBdr>
            </w:div>
            <w:div w:id="837117252">
              <w:marLeft w:val="0"/>
              <w:marRight w:val="0"/>
              <w:marTop w:val="0"/>
              <w:marBottom w:val="0"/>
              <w:divBdr>
                <w:top w:val="none" w:sz="0" w:space="0" w:color="auto"/>
                <w:left w:val="none" w:sz="0" w:space="0" w:color="auto"/>
                <w:bottom w:val="none" w:sz="0" w:space="0" w:color="auto"/>
                <w:right w:val="none" w:sz="0" w:space="0" w:color="auto"/>
              </w:divBdr>
            </w:div>
            <w:div w:id="841434503">
              <w:marLeft w:val="0"/>
              <w:marRight w:val="0"/>
              <w:marTop w:val="0"/>
              <w:marBottom w:val="0"/>
              <w:divBdr>
                <w:top w:val="none" w:sz="0" w:space="0" w:color="auto"/>
                <w:left w:val="none" w:sz="0" w:space="0" w:color="auto"/>
                <w:bottom w:val="none" w:sz="0" w:space="0" w:color="auto"/>
                <w:right w:val="none" w:sz="0" w:space="0" w:color="auto"/>
              </w:divBdr>
            </w:div>
            <w:div w:id="883178639">
              <w:marLeft w:val="0"/>
              <w:marRight w:val="0"/>
              <w:marTop w:val="0"/>
              <w:marBottom w:val="0"/>
              <w:divBdr>
                <w:top w:val="none" w:sz="0" w:space="0" w:color="auto"/>
                <w:left w:val="none" w:sz="0" w:space="0" w:color="auto"/>
                <w:bottom w:val="none" w:sz="0" w:space="0" w:color="auto"/>
                <w:right w:val="none" w:sz="0" w:space="0" w:color="auto"/>
              </w:divBdr>
            </w:div>
            <w:div w:id="887104165">
              <w:marLeft w:val="0"/>
              <w:marRight w:val="0"/>
              <w:marTop w:val="0"/>
              <w:marBottom w:val="0"/>
              <w:divBdr>
                <w:top w:val="none" w:sz="0" w:space="0" w:color="auto"/>
                <w:left w:val="none" w:sz="0" w:space="0" w:color="auto"/>
                <w:bottom w:val="none" w:sz="0" w:space="0" w:color="auto"/>
                <w:right w:val="none" w:sz="0" w:space="0" w:color="auto"/>
              </w:divBdr>
            </w:div>
            <w:div w:id="902524431">
              <w:marLeft w:val="0"/>
              <w:marRight w:val="0"/>
              <w:marTop w:val="0"/>
              <w:marBottom w:val="0"/>
              <w:divBdr>
                <w:top w:val="none" w:sz="0" w:space="0" w:color="auto"/>
                <w:left w:val="none" w:sz="0" w:space="0" w:color="auto"/>
                <w:bottom w:val="none" w:sz="0" w:space="0" w:color="auto"/>
                <w:right w:val="none" w:sz="0" w:space="0" w:color="auto"/>
              </w:divBdr>
            </w:div>
            <w:div w:id="925917050">
              <w:marLeft w:val="0"/>
              <w:marRight w:val="0"/>
              <w:marTop w:val="0"/>
              <w:marBottom w:val="0"/>
              <w:divBdr>
                <w:top w:val="none" w:sz="0" w:space="0" w:color="auto"/>
                <w:left w:val="none" w:sz="0" w:space="0" w:color="auto"/>
                <w:bottom w:val="none" w:sz="0" w:space="0" w:color="auto"/>
                <w:right w:val="none" w:sz="0" w:space="0" w:color="auto"/>
              </w:divBdr>
            </w:div>
            <w:div w:id="966741474">
              <w:marLeft w:val="0"/>
              <w:marRight w:val="0"/>
              <w:marTop w:val="0"/>
              <w:marBottom w:val="0"/>
              <w:divBdr>
                <w:top w:val="none" w:sz="0" w:space="0" w:color="auto"/>
                <w:left w:val="none" w:sz="0" w:space="0" w:color="auto"/>
                <w:bottom w:val="none" w:sz="0" w:space="0" w:color="auto"/>
                <w:right w:val="none" w:sz="0" w:space="0" w:color="auto"/>
              </w:divBdr>
            </w:div>
            <w:div w:id="1033921973">
              <w:marLeft w:val="0"/>
              <w:marRight w:val="0"/>
              <w:marTop w:val="0"/>
              <w:marBottom w:val="0"/>
              <w:divBdr>
                <w:top w:val="none" w:sz="0" w:space="0" w:color="auto"/>
                <w:left w:val="none" w:sz="0" w:space="0" w:color="auto"/>
                <w:bottom w:val="none" w:sz="0" w:space="0" w:color="auto"/>
                <w:right w:val="none" w:sz="0" w:space="0" w:color="auto"/>
              </w:divBdr>
            </w:div>
            <w:div w:id="1070932504">
              <w:marLeft w:val="0"/>
              <w:marRight w:val="0"/>
              <w:marTop w:val="0"/>
              <w:marBottom w:val="0"/>
              <w:divBdr>
                <w:top w:val="none" w:sz="0" w:space="0" w:color="auto"/>
                <w:left w:val="none" w:sz="0" w:space="0" w:color="auto"/>
                <w:bottom w:val="none" w:sz="0" w:space="0" w:color="auto"/>
                <w:right w:val="none" w:sz="0" w:space="0" w:color="auto"/>
              </w:divBdr>
            </w:div>
            <w:div w:id="1091511074">
              <w:marLeft w:val="0"/>
              <w:marRight w:val="0"/>
              <w:marTop w:val="0"/>
              <w:marBottom w:val="0"/>
              <w:divBdr>
                <w:top w:val="none" w:sz="0" w:space="0" w:color="auto"/>
                <w:left w:val="none" w:sz="0" w:space="0" w:color="auto"/>
                <w:bottom w:val="none" w:sz="0" w:space="0" w:color="auto"/>
                <w:right w:val="none" w:sz="0" w:space="0" w:color="auto"/>
              </w:divBdr>
            </w:div>
            <w:div w:id="1104153612">
              <w:marLeft w:val="0"/>
              <w:marRight w:val="0"/>
              <w:marTop w:val="0"/>
              <w:marBottom w:val="0"/>
              <w:divBdr>
                <w:top w:val="none" w:sz="0" w:space="0" w:color="auto"/>
                <w:left w:val="none" w:sz="0" w:space="0" w:color="auto"/>
                <w:bottom w:val="none" w:sz="0" w:space="0" w:color="auto"/>
                <w:right w:val="none" w:sz="0" w:space="0" w:color="auto"/>
              </w:divBdr>
            </w:div>
            <w:div w:id="1112361682">
              <w:marLeft w:val="0"/>
              <w:marRight w:val="0"/>
              <w:marTop w:val="0"/>
              <w:marBottom w:val="0"/>
              <w:divBdr>
                <w:top w:val="none" w:sz="0" w:space="0" w:color="auto"/>
                <w:left w:val="none" w:sz="0" w:space="0" w:color="auto"/>
                <w:bottom w:val="none" w:sz="0" w:space="0" w:color="auto"/>
                <w:right w:val="none" w:sz="0" w:space="0" w:color="auto"/>
              </w:divBdr>
            </w:div>
            <w:div w:id="1126193217">
              <w:marLeft w:val="0"/>
              <w:marRight w:val="0"/>
              <w:marTop w:val="0"/>
              <w:marBottom w:val="0"/>
              <w:divBdr>
                <w:top w:val="none" w:sz="0" w:space="0" w:color="auto"/>
                <w:left w:val="none" w:sz="0" w:space="0" w:color="auto"/>
                <w:bottom w:val="none" w:sz="0" w:space="0" w:color="auto"/>
                <w:right w:val="none" w:sz="0" w:space="0" w:color="auto"/>
              </w:divBdr>
            </w:div>
            <w:div w:id="1127356308">
              <w:marLeft w:val="0"/>
              <w:marRight w:val="0"/>
              <w:marTop w:val="0"/>
              <w:marBottom w:val="0"/>
              <w:divBdr>
                <w:top w:val="none" w:sz="0" w:space="0" w:color="auto"/>
                <w:left w:val="none" w:sz="0" w:space="0" w:color="auto"/>
                <w:bottom w:val="none" w:sz="0" w:space="0" w:color="auto"/>
                <w:right w:val="none" w:sz="0" w:space="0" w:color="auto"/>
              </w:divBdr>
            </w:div>
            <w:div w:id="1129126607">
              <w:marLeft w:val="0"/>
              <w:marRight w:val="0"/>
              <w:marTop w:val="0"/>
              <w:marBottom w:val="0"/>
              <w:divBdr>
                <w:top w:val="none" w:sz="0" w:space="0" w:color="auto"/>
                <w:left w:val="none" w:sz="0" w:space="0" w:color="auto"/>
                <w:bottom w:val="none" w:sz="0" w:space="0" w:color="auto"/>
                <w:right w:val="none" w:sz="0" w:space="0" w:color="auto"/>
              </w:divBdr>
            </w:div>
            <w:div w:id="1139300451">
              <w:marLeft w:val="0"/>
              <w:marRight w:val="0"/>
              <w:marTop w:val="0"/>
              <w:marBottom w:val="0"/>
              <w:divBdr>
                <w:top w:val="none" w:sz="0" w:space="0" w:color="auto"/>
                <w:left w:val="none" w:sz="0" w:space="0" w:color="auto"/>
                <w:bottom w:val="none" w:sz="0" w:space="0" w:color="auto"/>
                <w:right w:val="none" w:sz="0" w:space="0" w:color="auto"/>
              </w:divBdr>
            </w:div>
            <w:div w:id="1147086723">
              <w:marLeft w:val="0"/>
              <w:marRight w:val="0"/>
              <w:marTop w:val="0"/>
              <w:marBottom w:val="0"/>
              <w:divBdr>
                <w:top w:val="none" w:sz="0" w:space="0" w:color="auto"/>
                <w:left w:val="none" w:sz="0" w:space="0" w:color="auto"/>
                <w:bottom w:val="none" w:sz="0" w:space="0" w:color="auto"/>
                <w:right w:val="none" w:sz="0" w:space="0" w:color="auto"/>
              </w:divBdr>
            </w:div>
            <w:div w:id="1170632166">
              <w:marLeft w:val="0"/>
              <w:marRight w:val="0"/>
              <w:marTop w:val="0"/>
              <w:marBottom w:val="0"/>
              <w:divBdr>
                <w:top w:val="none" w:sz="0" w:space="0" w:color="auto"/>
                <w:left w:val="none" w:sz="0" w:space="0" w:color="auto"/>
                <w:bottom w:val="none" w:sz="0" w:space="0" w:color="auto"/>
                <w:right w:val="none" w:sz="0" w:space="0" w:color="auto"/>
              </w:divBdr>
            </w:div>
            <w:div w:id="1230728948">
              <w:marLeft w:val="0"/>
              <w:marRight w:val="0"/>
              <w:marTop w:val="0"/>
              <w:marBottom w:val="0"/>
              <w:divBdr>
                <w:top w:val="none" w:sz="0" w:space="0" w:color="auto"/>
                <w:left w:val="none" w:sz="0" w:space="0" w:color="auto"/>
                <w:bottom w:val="none" w:sz="0" w:space="0" w:color="auto"/>
                <w:right w:val="none" w:sz="0" w:space="0" w:color="auto"/>
              </w:divBdr>
            </w:div>
            <w:div w:id="1243831356">
              <w:marLeft w:val="0"/>
              <w:marRight w:val="0"/>
              <w:marTop w:val="0"/>
              <w:marBottom w:val="0"/>
              <w:divBdr>
                <w:top w:val="none" w:sz="0" w:space="0" w:color="auto"/>
                <w:left w:val="none" w:sz="0" w:space="0" w:color="auto"/>
                <w:bottom w:val="none" w:sz="0" w:space="0" w:color="auto"/>
                <w:right w:val="none" w:sz="0" w:space="0" w:color="auto"/>
              </w:divBdr>
            </w:div>
            <w:div w:id="1244215821">
              <w:marLeft w:val="0"/>
              <w:marRight w:val="0"/>
              <w:marTop w:val="0"/>
              <w:marBottom w:val="0"/>
              <w:divBdr>
                <w:top w:val="none" w:sz="0" w:space="0" w:color="auto"/>
                <w:left w:val="none" w:sz="0" w:space="0" w:color="auto"/>
                <w:bottom w:val="none" w:sz="0" w:space="0" w:color="auto"/>
                <w:right w:val="none" w:sz="0" w:space="0" w:color="auto"/>
              </w:divBdr>
            </w:div>
            <w:div w:id="1249541505">
              <w:marLeft w:val="0"/>
              <w:marRight w:val="0"/>
              <w:marTop w:val="0"/>
              <w:marBottom w:val="0"/>
              <w:divBdr>
                <w:top w:val="none" w:sz="0" w:space="0" w:color="auto"/>
                <w:left w:val="none" w:sz="0" w:space="0" w:color="auto"/>
                <w:bottom w:val="none" w:sz="0" w:space="0" w:color="auto"/>
                <w:right w:val="none" w:sz="0" w:space="0" w:color="auto"/>
              </w:divBdr>
            </w:div>
            <w:div w:id="1316685636">
              <w:marLeft w:val="0"/>
              <w:marRight w:val="0"/>
              <w:marTop w:val="0"/>
              <w:marBottom w:val="0"/>
              <w:divBdr>
                <w:top w:val="none" w:sz="0" w:space="0" w:color="auto"/>
                <w:left w:val="none" w:sz="0" w:space="0" w:color="auto"/>
                <w:bottom w:val="none" w:sz="0" w:space="0" w:color="auto"/>
                <w:right w:val="none" w:sz="0" w:space="0" w:color="auto"/>
              </w:divBdr>
            </w:div>
            <w:div w:id="1326545487">
              <w:marLeft w:val="0"/>
              <w:marRight w:val="0"/>
              <w:marTop w:val="0"/>
              <w:marBottom w:val="0"/>
              <w:divBdr>
                <w:top w:val="none" w:sz="0" w:space="0" w:color="auto"/>
                <w:left w:val="none" w:sz="0" w:space="0" w:color="auto"/>
                <w:bottom w:val="none" w:sz="0" w:space="0" w:color="auto"/>
                <w:right w:val="none" w:sz="0" w:space="0" w:color="auto"/>
              </w:divBdr>
            </w:div>
            <w:div w:id="1368220109">
              <w:marLeft w:val="0"/>
              <w:marRight w:val="0"/>
              <w:marTop w:val="0"/>
              <w:marBottom w:val="0"/>
              <w:divBdr>
                <w:top w:val="none" w:sz="0" w:space="0" w:color="auto"/>
                <w:left w:val="none" w:sz="0" w:space="0" w:color="auto"/>
                <w:bottom w:val="none" w:sz="0" w:space="0" w:color="auto"/>
                <w:right w:val="none" w:sz="0" w:space="0" w:color="auto"/>
              </w:divBdr>
            </w:div>
            <w:div w:id="1403455068">
              <w:marLeft w:val="0"/>
              <w:marRight w:val="0"/>
              <w:marTop w:val="0"/>
              <w:marBottom w:val="0"/>
              <w:divBdr>
                <w:top w:val="none" w:sz="0" w:space="0" w:color="auto"/>
                <w:left w:val="none" w:sz="0" w:space="0" w:color="auto"/>
                <w:bottom w:val="none" w:sz="0" w:space="0" w:color="auto"/>
                <w:right w:val="none" w:sz="0" w:space="0" w:color="auto"/>
              </w:divBdr>
            </w:div>
            <w:div w:id="1437871044">
              <w:marLeft w:val="0"/>
              <w:marRight w:val="0"/>
              <w:marTop w:val="0"/>
              <w:marBottom w:val="0"/>
              <w:divBdr>
                <w:top w:val="none" w:sz="0" w:space="0" w:color="auto"/>
                <w:left w:val="none" w:sz="0" w:space="0" w:color="auto"/>
                <w:bottom w:val="none" w:sz="0" w:space="0" w:color="auto"/>
                <w:right w:val="none" w:sz="0" w:space="0" w:color="auto"/>
              </w:divBdr>
            </w:div>
            <w:div w:id="1463615523">
              <w:marLeft w:val="0"/>
              <w:marRight w:val="0"/>
              <w:marTop w:val="0"/>
              <w:marBottom w:val="0"/>
              <w:divBdr>
                <w:top w:val="none" w:sz="0" w:space="0" w:color="auto"/>
                <w:left w:val="none" w:sz="0" w:space="0" w:color="auto"/>
                <w:bottom w:val="none" w:sz="0" w:space="0" w:color="auto"/>
                <w:right w:val="none" w:sz="0" w:space="0" w:color="auto"/>
              </w:divBdr>
            </w:div>
            <w:div w:id="1489327286">
              <w:marLeft w:val="0"/>
              <w:marRight w:val="0"/>
              <w:marTop w:val="0"/>
              <w:marBottom w:val="0"/>
              <w:divBdr>
                <w:top w:val="none" w:sz="0" w:space="0" w:color="auto"/>
                <w:left w:val="none" w:sz="0" w:space="0" w:color="auto"/>
                <w:bottom w:val="none" w:sz="0" w:space="0" w:color="auto"/>
                <w:right w:val="none" w:sz="0" w:space="0" w:color="auto"/>
              </w:divBdr>
            </w:div>
            <w:div w:id="1513490739">
              <w:marLeft w:val="0"/>
              <w:marRight w:val="0"/>
              <w:marTop w:val="0"/>
              <w:marBottom w:val="0"/>
              <w:divBdr>
                <w:top w:val="none" w:sz="0" w:space="0" w:color="auto"/>
                <w:left w:val="none" w:sz="0" w:space="0" w:color="auto"/>
                <w:bottom w:val="none" w:sz="0" w:space="0" w:color="auto"/>
                <w:right w:val="none" w:sz="0" w:space="0" w:color="auto"/>
              </w:divBdr>
            </w:div>
            <w:div w:id="1566185033">
              <w:marLeft w:val="0"/>
              <w:marRight w:val="0"/>
              <w:marTop w:val="0"/>
              <w:marBottom w:val="0"/>
              <w:divBdr>
                <w:top w:val="none" w:sz="0" w:space="0" w:color="auto"/>
                <w:left w:val="none" w:sz="0" w:space="0" w:color="auto"/>
                <w:bottom w:val="none" w:sz="0" w:space="0" w:color="auto"/>
                <w:right w:val="none" w:sz="0" w:space="0" w:color="auto"/>
              </w:divBdr>
            </w:div>
            <w:div w:id="1591544971">
              <w:marLeft w:val="0"/>
              <w:marRight w:val="0"/>
              <w:marTop w:val="0"/>
              <w:marBottom w:val="0"/>
              <w:divBdr>
                <w:top w:val="none" w:sz="0" w:space="0" w:color="auto"/>
                <w:left w:val="none" w:sz="0" w:space="0" w:color="auto"/>
                <w:bottom w:val="none" w:sz="0" w:space="0" w:color="auto"/>
                <w:right w:val="none" w:sz="0" w:space="0" w:color="auto"/>
              </w:divBdr>
            </w:div>
            <w:div w:id="1620255606">
              <w:marLeft w:val="0"/>
              <w:marRight w:val="0"/>
              <w:marTop w:val="0"/>
              <w:marBottom w:val="0"/>
              <w:divBdr>
                <w:top w:val="none" w:sz="0" w:space="0" w:color="auto"/>
                <w:left w:val="none" w:sz="0" w:space="0" w:color="auto"/>
                <w:bottom w:val="none" w:sz="0" w:space="0" w:color="auto"/>
                <w:right w:val="none" w:sz="0" w:space="0" w:color="auto"/>
              </w:divBdr>
            </w:div>
            <w:div w:id="1630742012">
              <w:marLeft w:val="0"/>
              <w:marRight w:val="0"/>
              <w:marTop w:val="0"/>
              <w:marBottom w:val="0"/>
              <w:divBdr>
                <w:top w:val="none" w:sz="0" w:space="0" w:color="auto"/>
                <w:left w:val="none" w:sz="0" w:space="0" w:color="auto"/>
                <w:bottom w:val="none" w:sz="0" w:space="0" w:color="auto"/>
                <w:right w:val="none" w:sz="0" w:space="0" w:color="auto"/>
              </w:divBdr>
            </w:div>
            <w:div w:id="1633099517">
              <w:marLeft w:val="0"/>
              <w:marRight w:val="0"/>
              <w:marTop w:val="0"/>
              <w:marBottom w:val="0"/>
              <w:divBdr>
                <w:top w:val="none" w:sz="0" w:space="0" w:color="auto"/>
                <w:left w:val="none" w:sz="0" w:space="0" w:color="auto"/>
                <w:bottom w:val="none" w:sz="0" w:space="0" w:color="auto"/>
                <w:right w:val="none" w:sz="0" w:space="0" w:color="auto"/>
              </w:divBdr>
            </w:div>
            <w:div w:id="1657032898">
              <w:marLeft w:val="0"/>
              <w:marRight w:val="0"/>
              <w:marTop w:val="0"/>
              <w:marBottom w:val="0"/>
              <w:divBdr>
                <w:top w:val="none" w:sz="0" w:space="0" w:color="auto"/>
                <w:left w:val="none" w:sz="0" w:space="0" w:color="auto"/>
                <w:bottom w:val="none" w:sz="0" w:space="0" w:color="auto"/>
                <w:right w:val="none" w:sz="0" w:space="0" w:color="auto"/>
              </w:divBdr>
            </w:div>
            <w:div w:id="1686008319">
              <w:marLeft w:val="0"/>
              <w:marRight w:val="0"/>
              <w:marTop w:val="0"/>
              <w:marBottom w:val="0"/>
              <w:divBdr>
                <w:top w:val="none" w:sz="0" w:space="0" w:color="auto"/>
                <w:left w:val="none" w:sz="0" w:space="0" w:color="auto"/>
                <w:bottom w:val="none" w:sz="0" w:space="0" w:color="auto"/>
                <w:right w:val="none" w:sz="0" w:space="0" w:color="auto"/>
              </w:divBdr>
            </w:div>
            <w:div w:id="1706363547">
              <w:marLeft w:val="0"/>
              <w:marRight w:val="0"/>
              <w:marTop w:val="0"/>
              <w:marBottom w:val="0"/>
              <w:divBdr>
                <w:top w:val="none" w:sz="0" w:space="0" w:color="auto"/>
                <w:left w:val="none" w:sz="0" w:space="0" w:color="auto"/>
                <w:bottom w:val="none" w:sz="0" w:space="0" w:color="auto"/>
                <w:right w:val="none" w:sz="0" w:space="0" w:color="auto"/>
              </w:divBdr>
            </w:div>
            <w:div w:id="1727029433">
              <w:marLeft w:val="0"/>
              <w:marRight w:val="0"/>
              <w:marTop w:val="0"/>
              <w:marBottom w:val="0"/>
              <w:divBdr>
                <w:top w:val="none" w:sz="0" w:space="0" w:color="auto"/>
                <w:left w:val="none" w:sz="0" w:space="0" w:color="auto"/>
                <w:bottom w:val="none" w:sz="0" w:space="0" w:color="auto"/>
                <w:right w:val="none" w:sz="0" w:space="0" w:color="auto"/>
              </w:divBdr>
            </w:div>
            <w:div w:id="1730302048">
              <w:marLeft w:val="0"/>
              <w:marRight w:val="0"/>
              <w:marTop w:val="0"/>
              <w:marBottom w:val="0"/>
              <w:divBdr>
                <w:top w:val="none" w:sz="0" w:space="0" w:color="auto"/>
                <w:left w:val="none" w:sz="0" w:space="0" w:color="auto"/>
                <w:bottom w:val="none" w:sz="0" w:space="0" w:color="auto"/>
                <w:right w:val="none" w:sz="0" w:space="0" w:color="auto"/>
              </w:divBdr>
            </w:div>
            <w:div w:id="1741361636">
              <w:marLeft w:val="0"/>
              <w:marRight w:val="0"/>
              <w:marTop w:val="0"/>
              <w:marBottom w:val="0"/>
              <w:divBdr>
                <w:top w:val="none" w:sz="0" w:space="0" w:color="auto"/>
                <w:left w:val="none" w:sz="0" w:space="0" w:color="auto"/>
                <w:bottom w:val="none" w:sz="0" w:space="0" w:color="auto"/>
                <w:right w:val="none" w:sz="0" w:space="0" w:color="auto"/>
              </w:divBdr>
            </w:div>
            <w:div w:id="1752191502">
              <w:marLeft w:val="0"/>
              <w:marRight w:val="0"/>
              <w:marTop w:val="0"/>
              <w:marBottom w:val="0"/>
              <w:divBdr>
                <w:top w:val="none" w:sz="0" w:space="0" w:color="auto"/>
                <w:left w:val="none" w:sz="0" w:space="0" w:color="auto"/>
                <w:bottom w:val="none" w:sz="0" w:space="0" w:color="auto"/>
                <w:right w:val="none" w:sz="0" w:space="0" w:color="auto"/>
              </w:divBdr>
            </w:div>
            <w:div w:id="1768959688">
              <w:marLeft w:val="0"/>
              <w:marRight w:val="0"/>
              <w:marTop w:val="0"/>
              <w:marBottom w:val="0"/>
              <w:divBdr>
                <w:top w:val="none" w:sz="0" w:space="0" w:color="auto"/>
                <w:left w:val="none" w:sz="0" w:space="0" w:color="auto"/>
                <w:bottom w:val="none" w:sz="0" w:space="0" w:color="auto"/>
                <w:right w:val="none" w:sz="0" w:space="0" w:color="auto"/>
              </w:divBdr>
            </w:div>
            <w:div w:id="1773738699">
              <w:marLeft w:val="0"/>
              <w:marRight w:val="0"/>
              <w:marTop w:val="0"/>
              <w:marBottom w:val="0"/>
              <w:divBdr>
                <w:top w:val="none" w:sz="0" w:space="0" w:color="auto"/>
                <w:left w:val="none" w:sz="0" w:space="0" w:color="auto"/>
                <w:bottom w:val="none" w:sz="0" w:space="0" w:color="auto"/>
                <w:right w:val="none" w:sz="0" w:space="0" w:color="auto"/>
              </w:divBdr>
            </w:div>
            <w:div w:id="1778598956">
              <w:marLeft w:val="0"/>
              <w:marRight w:val="0"/>
              <w:marTop w:val="0"/>
              <w:marBottom w:val="0"/>
              <w:divBdr>
                <w:top w:val="none" w:sz="0" w:space="0" w:color="auto"/>
                <w:left w:val="none" w:sz="0" w:space="0" w:color="auto"/>
                <w:bottom w:val="none" w:sz="0" w:space="0" w:color="auto"/>
                <w:right w:val="none" w:sz="0" w:space="0" w:color="auto"/>
              </w:divBdr>
            </w:div>
            <w:div w:id="1787576442">
              <w:marLeft w:val="0"/>
              <w:marRight w:val="0"/>
              <w:marTop w:val="0"/>
              <w:marBottom w:val="0"/>
              <w:divBdr>
                <w:top w:val="none" w:sz="0" w:space="0" w:color="auto"/>
                <w:left w:val="none" w:sz="0" w:space="0" w:color="auto"/>
                <w:bottom w:val="none" w:sz="0" w:space="0" w:color="auto"/>
                <w:right w:val="none" w:sz="0" w:space="0" w:color="auto"/>
              </w:divBdr>
            </w:div>
            <w:div w:id="1794013684">
              <w:marLeft w:val="0"/>
              <w:marRight w:val="0"/>
              <w:marTop w:val="0"/>
              <w:marBottom w:val="0"/>
              <w:divBdr>
                <w:top w:val="none" w:sz="0" w:space="0" w:color="auto"/>
                <w:left w:val="none" w:sz="0" w:space="0" w:color="auto"/>
                <w:bottom w:val="none" w:sz="0" w:space="0" w:color="auto"/>
                <w:right w:val="none" w:sz="0" w:space="0" w:color="auto"/>
              </w:divBdr>
            </w:div>
            <w:div w:id="1839033222">
              <w:marLeft w:val="0"/>
              <w:marRight w:val="0"/>
              <w:marTop w:val="0"/>
              <w:marBottom w:val="0"/>
              <w:divBdr>
                <w:top w:val="none" w:sz="0" w:space="0" w:color="auto"/>
                <w:left w:val="none" w:sz="0" w:space="0" w:color="auto"/>
                <w:bottom w:val="none" w:sz="0" w:space="0" w:color="auto"/>
                <w:right w:val="none" w:sz="0" w:space="0" w:color="auto"/>
              </w:divBdr>
            </w:div>
            <w:div w:id="1843861161">
              <w:marLeft w:val="0"/>
              <w:marRight w:val="0"/>
              <w:marTop w:val="0"/>
              <w:marBottom w:val="0"/>
              <w:divBdr>
                <w:top w:val="none" w:sz="0" w:space="0" w:color="auto"/>
                <w:left w:val="none" w:sz="0" w:space="0" w:color="auto"/>
                <w:bottom w:val="none" w:sz="0" w:space="0" w:color="auto"/>
                <w:right w:val="none" w:sz="0" w:space="0" w:color="auto"/>
              </w:divBdr>
            </w:div>
            <w:div w:id="1849443937">
              <w:marLeft w:val="0"/>
              <w:marRight w:val="0"/>
              <w:marTop w:val="0"/>
              <w:marBottom w:val="0"/>
              <w:divBdr>
                <w:top w:val="none" w:sz="0" w:space="0" w:color="auto"/>
                <w:left w:val="none" w:sz="0" w:space="0" w:color="auto"/>
                <w:bottom w:val="none" w:sz="0" w:space="0" w:color="auto"/>
                <w:right w:val="none" w:sz="0" w:space="0" w:color="auto"/>
              </w:divBdr>
            </w:div>
            <w:div w:id="1852987184">
              <w:marLeft w:val="0"/>
              <w:marRight w:val="0"/>
              <w:marTop w:val="0"/>
              <w:marBottom w:val="0"/>
              <w:divBdr>
                <w:top w:val="none" w:sz="0" w:space="0" w:color="auto"/>
                <w:left w:val="none" w:sz="0" w:space="0" w:color="auto"/>
                <w:bottom w:val="none" w:sz="0" w:space="0" w:color="auto"/>
                <w:right w:val="none" w:sz="0" w:space="0" w:color="auto"/>
              </w:divBdr>
            </w:div>
            <w:div w:id="1853763201">
              <w:marLeft w:val="0"/>
              <w:marRight w:val="0"/>
              <w:marTop w:val="0"/>
              <w:marBottom w:val="0"/>
              <w:divBdr>
                <w:top w:val="none" w:sz="0" w:space="0" w:color="auto"/>
                <w:left w:val="none" w:sz="0" w:space="0" w:color="auto"/>
                <w:bottom w:val="none" w:sz="0" w:space="0" w:color="auto"/>
                <w:right w:val="none" w:sz="0" w:space="0" w:color="auto"/>
              </w:divBdr>
            </w:div>
            <w:div w:id="1856729772">
              <w:marLeft w:val="0"/>
              <w:marRight w:val="0"/>
              <w:marTop w:val="0"/>
              <w:marBottom w:val="0"/>
              <w:divBdr>
                <w:top w:val="none" w:sz="0" w:space="0" w:color="auto"/>
                <w:left w:val="none" w:sz="0" w:space="0" w:color="auto"/>
                <w:bottom w:val="none" w:sz="0" w:space="0" w:color="auto"/>
                <w:right w:val="none" w:sz="0" w:space="0" w:color="auto"/>
              </w:divBdr>
            </w:div>
            <w:div w:id="1863013098">
              <w:marLeft w:val="0"/>
              <w:marRight w:val="0"/>
              <w:marTop w:val="0"/>
              <w:marBottom w:val="0"/>
              <w:divBdr>
                <w:top w:val="none" w:sz="0" w:space="0" w:color="auto"/>
                <w:left w:val="none" w:sz="0" w:space="0" w:color="auto"/>
                <w:bottom w:val="none" w:sz="0" w:space="0" w:color="auto"/>
                <w:right w:val="none" w:sz="0" w:space="0" w:color="auto"/>
              </w:divBdr>
            </w:div>
            <w:div w:id="1872105530">
              <w:marLeft w:val="0"/>
              <w:marRight w:val="0"/>
              <w:marTop w:val="0"/>
              <w:marBottom w:val="0"/>
              <w:divBdr>
                <w:top w:val="none" w:sz="0" w:space="0" w:color="auto"/>
                <w:left w:val="none" w:sz="0" w:space="0" w:color="auto"/>
                <w:bottom w:val="none" w:sz="0" w:space="0" w:color="auto"/>
                <w:right w:val="none" w:sz="0" w:space="0" w:color="auto"/>
              </w:divBdr>
            </w:div>
            <w:div w:id="1873104535">
              <w:marLeft w:val="0"/>
              <w:marRight w:val="0"/>
              <w:marTop w:val="0"/>
              <w:marBottom w:val="0"/>
              <w:divBdr>
                <w:top w:val="none" w:sz="0" w:space="0" w:color="auto"/>
                <w:left w:val="none" w:sz="0" w:space="0" w:color="auto"/>
                <w:bottom w:val="none" w:sz="0" w:space="0" w:color="auto"/>
                <w:right w:val="none" w:sz="0" w:space="0" w:color="auto"/>
              </w:divBdr>
            </w:div>
            <w:div w:id="1896155925">
              <w:marLeft w:val="0"/>
              <w:marRight w:val="0"/>
              <w:marTop w:val="0"/>
              <w:marBottom w:val="0"/>
              <w:divBdr>
                <w:top w:val="none" w:sz="0" w:space="0" w:color="auto"/>
                <w:left w:val="none" w:sz="0" w:space="0" w:color="auto"/>
                <w:bottom w:val="none" w:sz="0" w:space="0" w:color="auto"/>
                <w:right w:val="none" w:sz="0" w:space="0" w:color="auto"/>
              </w:divBdr>
            </w:div>
            <w:div w:id="1936280783">
              <w:marLeft w:val="0"/>
              <w:marRight w:val="0"/>
              <w:marTop w:val="0"/>
              <w:marBottom w:val="0"/>
              <w:divBdr>
                <w:top w:val="none" w:sz="0" w:space="0" w:color="auto"/>
                <w:left w:val="none" w:sz="0" w:space="0" w:color="auto"/>
                <w:bottom w:val="none" w:sz="0" w:space="0" w:color="auto"/>
                <w:right w:val="none" w:sz="0" w:space="0" w:color="auto"/>
              </w:divBdr>
            </w:div>
            <w:div w:id="1952740525">
              <w:marLeft w:val="0"/>
              <w:marRight w:val="0"/>
              <w:marTop w:val="0"/>
              <w:marBottom w:val="0"/>
              <w:divBdr>
                <w:top w:val="none" w:sz="0" w:space="0" w:color="auto"/>
                <w:left w:val="none" w:sz="0" w:space="0" w:color="auto"/>
                <w:bottom w:val="none" w:sz="0" w:space="0" w:color="auto"/>
                <w:right w:val="none" w:sz="0" w:space="0" w:color="auto"/>
              </w:divBdr>
            </w:div>
            <w:div w:id="1976451584">
              <w:marLeft w:val="0"/>
              <w:marRight w:val="0"/>
              <w:marTop w:val="0"/>
              <w:marBottom w:val="0"/>
              <w:divBdr>
                <w:top w:val="none" w:sz="0" w:space="0" w:color="auto"/>
                <w:left w:val="none" w:sz="0" w:space="0" w:color="auto"/>
                <w:bottom w:val="none" w:sz="0" w:space="0" w:color="auto"/>
                <w:right w:val="none" w:sz="0" w:space="0" w:color="auto"/>
              </w:divBdr>
            </w:div>
            <w:div w:id="1980302220">
              <w:marLeft w:val="0"/>
              <w:marRight w:val="0"/>
              <w:marTop w:val="0"/>
              <w:marBottom w:val="0"/>
              <w:divBdr>
                <w:top w:val="none" w:sz="0" w:space="0" w:color="auto"/>
                <w:left w:val="none" w:sz="0" w:space="0" w:color="auto"/>
                <w:bottom w:val="none" w:sz="0" w:space="0" w:color="auto"/>
                <w:right w:val="none" w:sz="0" w:space="0" w:color="auto"/>
              </w:divBdr>
            </w:div>
            <w:div w:id="1982882754">
              <w:marLeft w:val="0"/>
              <w:marRight w:val="0"/>
              <w:marTop w:val="0"/>
              <w:marBottom w:val="0"/>
              <w:divBdr>
                <w:top w:val="none" w:sz="0" w:space="0" w:color="auto"/>
                <w:left w:val="none" w:sz="0" w:space="0" w:color="auto"/>
                <w:bottom w:val="none" w:sz="0" w:space="0" w:color="auto"/>
                <w:right w:val="none" w:sz="0" w:space="0" w:color="auto"/>
              </w:divBdr>
            </w:div>
            <w:div w:id="1994530748">
              <w:marLeft w:val="0"/>
              <w:marRight w:val="0"/>
              <w:marTop w:val="0"/>
              <w:marBottom w:val="0"/>
              <w:divBdr>
                <w:top w:val="none" w:sz="0" w:space="0" w:color="auto"/>
                <w:left w:val="none" w:sz="0" w:space="0" w:color="auto"/>
                <w:bottom w:val="none" w:sz="0" w:space="0" w:color="auto"/>
                <w:right w:val="none" w:sz="0" w:space="0" w:color="auto"/>
              </w:divBdr>
            </w:div>
            <w:div w:id="1999073846">
              <w:marLeft w:val="0"/>
              <w:marRight w:val="0"/>
              <w:marTop w:val="0"/>
              <w:marBottom w:val="0"/>
              <w:divBdr>
                <w:top w:val="none" w:sz="0" w:space="0" w:color="auto"/>
                <w:left w:val="none" w:sz="0" w:space="0" w:color="auto"/>
                <w:bottom w:val="none" w:sz="0" w:space="0" w:color="auto"/>
                <w:right w:val="none" w:sz="0" w:space="0" w:color="auto"/>
              </w:divBdr>
            </w:div>
            <w:div w:id="2063747959">
              <w:marLeft w:val="0"/>
              <w:marRight w:val="0"/>
              <w:marTop w:val="0"/>
              <w:marBottom w:val="0"/>
              <w:divBdr>
                <w:top w:val="none" w:sz="0" w:space="0" w:color="auto"/>
                <w:left w:val="none" w:sz="0" w:space="0" w:color="auto"/>
                <w:bottom w:val="none" w:sz="0" w:space="0" w:color="auto"/>
                <w:right w:val="none" w:sz="0" w:space="0" w:color="auto"/>
              </w:divBdr>
            </w:div>
            <w:div w:id="2078165129">
              <w:marLeft w:val="0"/>
              <w:marRight w:val="0"/>
              <w:marTop w:val="0"/>
              <w:marBottom w:val="0"/>
              <w:divBdr>
                <w:top w:val="none" w:sz="0" w:space="0" w:color="auto"/>
                <w:left w:val="none" w:sz="0" w:space="0" w:color="auto"/>
                <w:bottom w:val="none" w:sz="0" w:space="0" w:color="auto"/>
                <w:right w:val="none" w:sz="0" w:space="0" w:color="auto"/>
              </w:divBdr>
            </w:div>
            <w:div w:id="2112780633">
              <w:marLeft w:val="0"/>
              <w:marRight w:val="0"/>
              <w:marTop w:val="0"/>
              <w:marBottom w:val="0"/>
              <w:divBdr>
                <w:top w:val="none" w:sz="0" w:space="0" w:color="auto"/>
                <w:left w:val="none" w:sz="0" w:space="0" w:color="auto"/>
                <w:bottom w:val="none" w:sz="0" w:space="0" w:color="auto"/>
                <w:right w:val="none" w:sz="0" w:space="0" w:color="auto"/>
              </w:divBdr>
            </w:div>
            <w:div w:id="2123569823">
              <w:marLeft w:val="0"/>
              <w:marRight w:val="0"/>
              <w:marTop w:val="0"/>
              <w:marBottom w:val="0"/>
              <w:divBdr>
                <w:top w:val="none" w:sz="0" w:space="0" w:color="auto"/>
                <w:left w:val="none" w:sz="0" w:space="0" w:color="auto"/>
                <w:bottom w:val="none" w:sz="0" w:space="0" w:color="auto"/>
                <w:right w:val="none" w:sz="0" w:space="0" w:color="auto"/>
              </w:divBdr>
            </w:div>
            <w:div w:id="2132044949">
              <w:marLeft w:val="0"/>
              <w:marRight w:val="0"/>
              <w:marTop w:val="0"/>
              <w:marBottom w:val="0"/>
              <w:divBdr>
                <w:top w:val="none" w:sz="0" w:space="0" w:color="auto"/>
                <w:left w:val="none" w:sz="0" w:space="0" w:color="auto"/>
                <w:bottom w:val="none" w:sz="0" w:space="0" w:color="auto"/>
                <w:right w:val="none" w:sz="0" w:space="0" w:color="auto"/>
              </w:divBdr>
            </w:div>
            <w:div w:id="21343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1170">
      <w:bodyDiv w:val="1"/>
      <w:marLeft w:val="0"/>
      <w:marRight w:val="0"/>
      <w:marTop w:val="0"/>
      <w:marBottom w:val="0"/>
      <w:divBdr>
        <w:top w:val="none" w:sz="0" w:space="0" w:color="auto"/>
        <w:left w:val="none" w:sz="0" w:space="0" w:color="auto"/>
        <w:bottom w:val="none" w:sz="0" w:space="0" w:color="auto"/>
        <w:right w:val="none" w:sz="0" w:space="0" w:color="auto"/>
      </w:divBdr>
    </w:div>
    <w:div w:id="1914850993">
      <w:bodyDiv w:val="1"/>
      <w:marLeft w:val="0"/>
      <w:marRight w:val="0"/>
      <w:marTop w:val="0"/>
      <w:marBottom w:val="0"/>
      <w:divBdr>
        <w:top w:val="none" w:sz="0" w:space="0" w:color="auto"/>
        <w:left w:val="none" w:sz="0" w:space="0" w:color="auto"/>
        <w:bottom w:val="none" w:sz="0" w:space="0" w:color="auto"/>
        <w:right w:val="none" w:sz="0" w:space="0" w:color="auto"/>
      </w:divBdr>
    </w:div>
    <w:div w:id="1918200006">
      <w:bodyDiv w:val="1"/>
      <w:marLeft w:val="0"/>
      <w:marRight w:val="0"/>
      <w:marTop w:val="0"/>
      <w:marBottom w:val="0"/>
      <w:divBdr>
        <w:top w:val="none" w:sz="0" w:space="0" w:color="auto"/>
        <w:left w:val="none" w:sz="0" w:space="0" w:color="auto"/>
        <w:bottom w:val="none" w:sz="0" w:space="0" w:color="auto"/>
        <w:right w:val="none" w:sz="0" w:space="0" w:color="auto"/>
      </w:divBdr>
      <w:divsChild>
        <w:div w:id="313262200">
          <w:marLeft w:val="0"/>
          <w:marRight w:val="0"/>
          <w:marTop w:val="0"/>
          <w:marBottom w:val="0"/>
          <w:divBdr>
            <w:top w:val="none" w:sz="0" w:space="0" w:color="auto"/>
            <w:left w:val="none" w:sz="0" w:space="0" w:color="auto"/>
            <w:bottom w:val="none" w:sz="0" w:space="0" w:color="auto"/>
            <w:right w:val="none" w:sz="0" w:space="0" w:color="auto"/>
          </w:divBdr>
          <w:divsChild>
            <w:div w:id="9158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2987">
      <w:bodyDiv w:val="1"/>
      <w:marLeft w:val="0"/>
      <w:marRight w:val="0"/>
      <w:marTop w:val="0"/>
      <w:marBottom w:val="0"/>
      <w:divBdr>
        <w:top w:val="none" w:sz="0" w:space="0" w:color="auto"/>
        <w:left w:val="none" w:sz="0" w:space="0" w:color="auto"/>
        <w:bottom w:val="none" w:sz="0" w:space="0" w:color="auto"/>
        <w:right w:val="none" w:sz="0" w:space="0" w:color="auto"/>
      </w:divBdr>
    </w:div>
    <w:div w:id="1938635758">
      <w:bodyDiv w:val="1"/>
      <w:marLeft w:val="0"/>
      <w:marRight w:val="0"/>
      <w:marTop w:val="0"/>
      <w:marBottom w:val="0"/>
      <w:divBdr>
        <w:top w:val="none" w:sz="0" w:space="0" w:color="auto"/>
        <w:left w:val="none" w:sz="0" w:space="0" w:color="auto"/>
        <w:bottom w:val="none" w:sz="0" w:space="0" w:color="auto"/>
        <w:right w:val="none" w:sz="0" w:space="0" w:color="auto"/>
      </w:divBdr>
    </w:div>
    <w:div w:id="1944919460">
      <w:bodyDiv w:val="1"/>
      <w:marLeft w:val="0"/>
      <w:marRight w:val="0"/>
      <w:marTop w:val="0"/>
      <w:marBottom w:val="0"/>
      <w:divBdr>
        <w:top w:val="none" w:sz="0" w:space="0" w:color="auto"/>
        <w:left w:val="none" w:sz="0" w:space="0" w:color="auto"/>
        <w:bottom w:val="none" w:sz="0" w:space="0" w:color="auto"/>
        <w:right w:val="none" w:sz="0" w:space="0" w:color="auto"/>
      </w:divBdr>
    </w:div>
    <w:div w:id="1947079918">
      <w:bodyDiv w:val="1"/>
      <w:marLeft w:val="0"/>
      <w:marRight w:val="0"/>
      <w:marTop w:val="0"/>
      <w:marBottom w:val="0"/>
      <w:divBdr>
        <w:top w:val="none" w:sz="0" w:space="0" w:color="auto"/>
        <w:left w:val="none" w:sz="0" w:space="0" w:color="auto"/>
        <w:bottom w:val="none" w:sz="0" w:space="0" w:color="auto"/>
        <w:right w:val="none" w:sz="0" w:space="0" w:color="auto"/>
      </w:divBdr>
    </w:div>
    <w:div w:id="1953511410">
      <w:bodyDiv w:val="1"/>
      <w:marLeft w:val="0"/>
      <w:marRight w:val="0"/>
      <w:marTop w:val="0"/>
      <w:marBottom w:val="0"/>
      <w:divBdr>
        <w:top w:val="none" w:sz="0" w:space="0" w:color="auto"/>
        <w:left w:val="none" w:sz="0" w:space="0" w:color="auto"/>
        <w:bottom w:val="none" w:sz="0" w:space="0" w:color="auto"/>
        <w:right w:val="none" w:sz="0" w:space="0" w:color="auto"/>
      </w:divBdr>
    </w:div>
    <w:div w:id="1956398971">
      <w:bodyDiv w:val="1"/>
      <w:marLeft w:val="0"/>
      <w:marRight w:val="0"/>
      <w:marTop w:val="0"/>
      <w:marBottom w:val="0"/>
      <w:divBdr>
        <w:top w:val="none" w:sz="0" w:space="0" w:color="auto"/>
        <w:left w:val="none" w:sz="0" w:space="0" w:color="auto"/>
        <w:bottom w:val="none" w:sz="0" w:space="0" w:color="auto"/>
        <w:right w:val="none" w:sz="0" w:space="0" w:color="auto"/>
      </w:divBdr>
    </w:div>
    <w:div w:id="1962296636">
      <w:bodyDiv w:val="1"/>
      <w:marLeft w:val="0"/>
      <w:marRight w:val="0"/>
      <w:marTop w:val="0"/>
      <w:marBottom w:val="0"/>
      <w:divBdr>
        <w:top w:val="none" w:sz="0" w:space="0" w:color="auto"/>
        <w:left w:val="none" w:sz="0" w:space="0" w:color="auto"/>
        <w:bottom w:val="none" w:sz="0" w:space="0" w:color="auto"/>
        <w:right w:val="none" w:sz="0" w:space="0" w:color="auto"/>
      </w:divBdr>
    </w:div>
    <w:div w:id="1967199216">
      <w:bodyDiv w:val="1"/>
      <w:marLeft w:val="0"/>
      <w:marRight w:val="0"/>
      <w:marTop w:val="0"/>
      <w:marBottom w:val="0"/>
      <w:divBdr>
        <w:top w:val="none" w:sz="0" w:space="0" w:color="auto"/>
        <w:left w:val="none" w:sz="0" w:space="0" w:color="auto"/>
        <w:bottom w:val="none" w:sz="0" w:space="0" w:color="auto"/>
        <w:right w:val="none" w:sz="0" w:space="0" w:color="auto"/>
      </w:divBdr>
    </w:div>
    <w:div w:id="1971205503">
      <w:bodyDiv w:val="1"/>
      <w:marLeft w:val="0"/>
      <w:marRight w:val="0"/>
      <w:marTop w:val="0"/>
      <w:marBottom w:val="0"/>
      <w:divBdr>
        <w:top w:val="none" w:sz="0" w:space="0" w:color="auto"/>
        <w:left w:val="none" w:sz="0" w:space="0" w:color="auto"/>
        <w:bottom w:val="none" w:sz="0" w:space="0" w:color="auto"/>
        <w:right w:val="none" w:sz="0" w:space="0" w:color="auto"/>
      </w:divBdr>
      <w:divsChild>
        <w:div w:id="1483351613">
          <w:marLeft w:val="0"/>
          <w:marRight w:val="0"/>
          <w:marTop w:val="0"/>
          <w:marBottom w:val="0"/>
          <w:divBdr>
            <w:top w:val="none" w:sz="0" w:space="0" w:color="auto"/>
            <w:left w:val="none" w:sz="0" w:space="0" w:color="auto"/>
            <w:bottom w:val="none" w:sz="0" w:space="0" w:color="auto"/>
            <w:right w:val="none" w:sz="0" w:space="0" w:color="auto"/>
          </w:divBdr>
          <w:divsChild>
            <w:div w:id="202887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3060">
      <w:bodyDiv w:val="1"/>
      <w:marLeft w:val="0"/>
      <w:marRight w:val="0"/>
      <w:marTop w:val="0"/>
      <w:marBottom w:val="0"/>
      <w:divBdr>
        <w:top w:val="none" w:sz="0" w:space="0" w:color="auto"/>
        <w:left w:val="none" w:sz="0" w:space="0" w:color="auto"/>
        <w:bottom w:val="none" w:sz="0" w:space="0" w:color="auto"/>
        <w:right w:val="none" w:sz="0" w:space="0" w:color="auto"/>
      </w:divBdr>
    </w:div>
    <w:div w:id="1976595401">
      <w:bodyDiv w:val="1"/>
      <w:marLeft w:val="0"/>
      <w:marRight w:val="0"/>
      <w:marTop w:val="0"/>
      <w:marBottom w:val="0"/>
      <w:divBdr>
        <w:top w:val="none" w:sz="0" w:space="0" w:color="auto"/>
        <w:left w:val="none" w:sz="0" w:space="0" w:color="auto"/>
        <w:bottom w:val="none" w:sz="0" w:space="0" w:color="auto"/>
        <w:right w:val="none" w:sz="0" w:space="0" w:color="auto"/>
      </w:divBdr>
    </w:div>
    <w:div w:id="1977251878">
      <w:bodyDiv w:val="1"/>
      <w:marLeft w:val="0"/>
      <w:marRight w:val="0"/>
      <w:marTop w:val="0"/>
      <w:marBottom w:val="0"/>
      <w:divBdr>
        <w:top w:val="none" w:sz="0" w:space="0" w:color="auto"/>
        <w:left w:val="none" w:sz="0" w:space="0" w:color="auto"/>
        <w:bottom w:val="none" w:sz="0" w:space="0" w:color="auto"/>
        <w:right w:val="none" w:sz="0" w:space="0" w:color="auto"/>
      </w:divBdr>
    </w:div>
    <w:div w:id="1977644463">
      <w:bodyDiv w:val="1"/>
      <w:marLeft w:val="0"/>
      <w:marRight w:val="0"/>
      <w:marTop w:val="0"/>
      <w:marBottom w:val="0"/>
      <w:divBdr>
        <w:top w:val="none" w:sz="0" w:space="0" w:color="auto"/>
        <w:left w:val="none" w:sz="0" w:space="0" w:color="auto"/>
        <w:bottom w:val="none" w:sz="0" w:space="0" w:color="auto"/>
        <w:right w:val="none" w:sz="0" w:space="0" w:color="auto"/>
      </w:divBdr>
    </w:div>
    <w:div w:id="1988629167">
      <w:bodyDiv w:val="1"/>
      <w:marLeft w:val="0"/>
      <w:marRight w:val="0"/>
      <w:marTop w:val="0"/>
      <w:marBottom w:val="0"/>
      <w:divBdr>
        <w:top w:val="none" w:sz="0" w:space="0" w:color="auto"/>
        <w:left w:val="none" w:sz="0" w:space="0" w:color="auto"/>
        <w:bottom w:val="none" w:sz="0" w:space="0" w:color="auto"/>
        <w:right w:val="none" w:sz="0" w:space="0" w:color="auto"/>
      </w:divBdr>
    </w:div>
    <w:div w:id="1990866955">
      <w:bodyDiv w:val="1"/>
      <w:marLeft w:val="0"/>
      <w:marRight w:val="0"/>
      <w:marTop w:val="0"/>
      <w:marBottom w:val="0"/>
      <w:divBdr>
        <w:top w:val="none" w:sz="0" w:space="0" w:color="auto"/>
        <w:left w:val="none" w:sz="0" w:space="0" w:color="auto"/>
        <w:bottom w:val="none" w:sz="0" w:space="0" w:color="auto"/>
        <w:right w:val="none" w:sz="0" w:space="0" w:color="auto"/>
      </w:divBdr>
      <w:divsChild>
        <w:div w:id="278071353">
          <w:marLeft w:val="0"/>
          <w:marRight w:val="0"/>
          <w:marTop w:val="0"/>
          <w:marBottom w:val="0"/>
          <w:divBdr>
            <w:top w:val="none" w:sz="0" w:space="0" w:color="auto"/>
            <w:left w:val="none" w:sz="0" w:space="0" w:color="auto"/>
            <w:bottom w:val="none" w:sz="0" w:space="0" w:color="auto"/>
            <w:right w:val="none" w:sz="0" w:space="0" w:color="auto"/>
          </w:divBdr>
          <w:divsChild>
            <w:div w:id="18137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49576">
      <w:bodyDiv w:val="1"/>
      <w:marLeft w:val="0"/>
      <w:marRight w:val="0"/>
      <w:marTop w:val="0"/>
      <w:marBottom w:val="0"/>
      <w:divBdr>
        <w:top w:val="none" w:sz="0" w:space="0" w:color="auto"/>
        <w:left w:val="none" w:sz="0" w:space="0" w:color="auto"/>
        <w:bottom w:val="none" w:sz="0" w:space="0" w:color="auto"/>
        <w:right w:val="none" w:sz="0" w:space="0" w:color="auto"/>
      </w:divBdr>
    </w:div>
    <w:div w:id="2014608534">
      <w:bodyDiv w:val="1"/>
      <w:marLeft w:val="0"/>
      <w:marRight w:val="0"/>
      <w:marTop w:val="0"/>
      <w:marBottom w:val="0"/>
      <w:divBdr>
        <w:top w:val="none" w:sz="0" w:space="0" w:color="auto"/>
        <w:left w:val="none" w:sz="0" w:space="0" w:color="auto"/>
        <w:bottom w:val="none" w:sz="0" w:space="0" w:color="auto"/>
        <w:right w:val="none" w:sz="0" w:space="0" w:color="auto"/>
      </w:divBdr>
    </w:div>
    <w:div w:id="2022387855">
      <w:bodyDiv w:val="1"/>
      <w:marLeft w:val="0"/>
      <w:marRight w:val="0"/>
      <w:marTop w:val="0"/>
      <w:marBottom w:val="0"/>
      <w:divBdr>
        <w:top w:val="none" w:sz="0" w:space="0" w:color="auto"/>
        <w:left w:val="none" w:sz="0" w:space="0" w:color="auto"/>
        <w:bottom w:val="none" w:sz="0" w:space="0" w:color="auto"/>
        <w:right w:val="none" w:sz="0" w:space="0" w:color="auto"/>
      </w:divBdr>
    </w:div>
    <w:div w:id="2024555208">
      <w:bodyDiv w:val="1"/>
      <w:marLeft w:val="0"/>
      <w:marRight w:val="0"/>
      <w:marTop w:val="0"/>
      <w:marBottom w:val="0"/>
      <w:divBdr>
        <w:top w:val="none" w:sz="0" w:space="0" w:color="auto"/>
        <w:left w:val="none" w:sz="0" w:space="0" w:color="auto"/>
        <w:bottom w:val="none" w:sz="0" w:space="0" w:color="auto"/>
        <w:right w:val="none" w:sz="0" w:space="0" w:color="auto"/>
      </w:divBdr>
    </w:div>
    <w:div w:id="2034964310">
      <w:bodyDiv w:val="1"/>
      <w:marLeft w:val="0"/>
      <w:marRight w:val="0"/>
      <w:marTop w:val="0"/>
      <w:marBottom w:val="0"/>
      <w:divBdr>
        <w:top w:val="none" w:sz="0" w:space="0" w:color="auto"/>
        <w:left w:val="none" w:sz="0" w:space="0" w:color="auto"/>
        <w:bottom w:val="none" w:sz="0" w:space="0" w:color="auto"/>
        <w:right w:val="none" w:sz="0" w:space="0" w:color="auto"/>
      </w:divBdr>
      <w:divsChild>
        <w:div w:id="43217617">
          <w:marLeft w:val="0"/>
          <w:marRight w:val="0"/>
          <w:marTop w:val="0"/>
          <w:marBottom w:val="0"/>
          <w:divBdr>
            <w:top w:val="none" w:sz="0" w:space="0" w:color="auto"/>
            <w:left w:val="none" w:sz="0" w:space="0" w:color="auto"/>
            <w:bottom w:val="none" w:sz="0" w:space="0" w:color="auto"/>
            <w:right w:val="none" w:sz="0" w:space="0" w:color="auto"/>
          </w:divBdr>
          <w:divsChild>
            <w:div w:id="1796634275">
              <w:marLeft w:val="0"/>
              <w:marRight w:val="0"/>
              <w:marTop w:val="0"/>
              <w:marBottom w:val="0"/>
              <w:divBdr>
                <w:top w:val="none" w:sz="0" w:space="0" w:color="auto"/>
                <w:left w:val="none" w:sz="0" w:space="0" w:color="auto"/>
                <w:bottom w:val="none" w:sz="0" w:space="0" w:color="auto"/>
                <w:right w:val="none" w:sz="0" w:space="0" w:color="auto"/>
              </w:divBdr>
            </w:div>
          </w:divsChild>
        </w:div>
        <w:div w:id="507791031">
          <w:marLeft w:val="0"/>
          <w:marRight w:val="0"/>
          <w:marTop w:val="0"/>
          <w:marBottom w:val="0"/>
          <w:divBdr>
            <w:top w:val="none" w:sz="0" w:space="0" w:color="auto"/>
            <w:left w:val="none" w:sz="0" w:space="0" w:color="auto"/>
            <w:bottom w:val="none" w:sz="0" w:space="0" w:color="auto"/>
            <w:right w:val="none" w:sz="0" w:space="0" w:color="auto"/>
          </w:divBdr>
          <w:divsChild>
            <w:div w:id="1170948371">
              <w:marLeft w:val="0"/>
              <w:marRight w:val="0"/>
              <w:marTop w:val="0"/>
              <w:marBottom w:val="0"/>
              <w:divBdr>
                <w:top w:val="none" w:sz="0" w:space="0" w:color="auto"/>
                <w:left w:val="none" w:sz="0" w:space="0" w:color="auto"/>
                <w:bottom w:val="none" w:sz="0" w:space="0" w:color="auto"/>
                <w:right w:val="none" w:sz="0" w:space="0" w:color="auto"/>
              </w:divBdr>
            </w:div>
          </w:divsChild>
        </w:div>
        <w:div w:id="597754306">
          <w:marLeft w:val="0"/>
          <w:marRight w:val="0"/>
          <w:marTop w:val="0"/>
          <w:marBottom w:val="0"/>
          <w:divBdr>
            <w:top w:val="none" w:sz="0" w:space="0" w:color="auto"/>
            <w:left w:val="none" w:sz="0" w:space="0" w:color="auto"/>
            <w:bottom w:val="none" w:sz="0" w:space="0" w:color="auto"/>
            <w:right w:val="none" w:sz="0" w:space="0" w:color="auto"/>
          </w:divBdr>
          <w:divsChild>
            <w:div w:id="1830750126">
              <w:marLeft w:val="0"/>
              <w:marRight w:val="0"/>
              <w:marTop w:val="0"/>
              <w:marBottom w:val="0"/>
              <w:divBdr>
                <w:top w:val="none" w:sz="0" w:space="0" w:color="auto"/>
                <w:left w:val="none" w:sz="0" w:space="0" w:color="auto"/>
                <w:bottom w:val="none" w:sz="0" w:space="0" w:color="auto"/>
                <w:right w:val="none" w:sz="0" w:space="0" w:color="auto"/>
              </w:divBdr>
            </w:div>
          </w:divsChild>
        </w:div>
        <w:div w:id="698437375">
          <w:marLeft w:val="0"/>
          <w:marRight w:val="0"/>
          <w:marTop w:val="0"/>
          <w:marBottom w:val="0"/>
          <w:divBdr>
            <w:top w:val="none" w:sz="0" w:space="0" w:color="auto"/>
            <w:left w:val="none" w:sz="0" w:space="0" w:color="auto"/>
            <w:bottom w:val="none" w:sz="0" w:space="0" w:color="auto"/>
            <w:right w:val="none" w:sz="0" w:space="0" w:color="auto"/>
          </w:divBdr>
          <w:divsChild>
            <w:div w:id="990719367">
              <w:marLeft w:val="0"/>
              <w:marRight w:val="0"/>
              <w:marTop w:val="0"/>
              <w:marBottom w:val="0"/>
              <w:divBdr>
                <w:top w:val="none" w:sz="0" w:space="0" w:color="auto"/>
                <w:left w:val="none" w:sz="0" w:space="0" w:color="auto"/>
                <w:bottom w:val="none" w:sz="0" w:space="0" w:color="auto"/>
                <w:right w:val="none" w:sz="0" w:space="0" w:color="auto"/>
              </w:divBdr>
            </w:div>
          </w:divsChild>
        </w:div>
        <w:div w:id="885795983">
          <w:marLeft w:val="0"/>
          <w:marRight w:val="0"/>
          <w:marTop w:val="0"/>
          <w:marBottom w:val="0"/>
          <w:divBdr>
            <w:top w:val="none" w:sz="0" w:space="0" w:color="auto"/>
            <w:left w:val="none" w:sz="0" w:space="0" w:color="auto"/>
            <w:bottom w:val="none" w:sz="0" w:space="0" w:color="auto"/>
            <w:right w:val="none" w:sz="0" w:space="0" w:color="auto"/>
          </w:divBdr>
          <w:divsChild>
            <w:div w:id="617373250">
              <w:marLeft w:val="0"/>
              <w:marRight w:val="0"/>
              <w:marTop w:val="0"/>
              <w:marBottom w:val="0"/>
              <w:divBdr>
                <w:top w:val="none" w:sz="0" w:space="0" w:color="auto"/>
                <w:left w:val="none" w:sz="0" w:space="0" w:color="auto"/>
                <w:bottom w:val="none" w:sz="0" w:space="0" w:color="auto"/>
                <w:right w:val="none" w:sz="0" w:space="0" w:color="auto"/>
              </w:divBdr>
            </w:div>
          </w:divsChild>
        </w:div>
        <w:div w:id="999966487">
          <w:marLeft w:val="0"/>
          <w:marRight w:val="0"/>
          <w:marTop w:val="0"/>
          <w:marBottom w:val="0"/>
          <w:divBdr>
            <w:top w:val="none" w:sz="0" w:space="0" w:color="auto"/>
            <w:left w:val="none" w:sz="0" w:space="0" w:color="auto"/>
            <w:bottom w:val="none" w:sz="0" w:space="0" w:color="auto"/>
            <w:right w:val="none" w:sz="0" w:space="0" w:color="auto"/>
          </w:divBdr>
          <w:divsChild>
            <w:div w:id="1986162851">
              <w:marLeft w:val="0"/>
              <w:marRight w:val="0"/>
              <w:marTop w:val="0"/>
              <w:marBottom w:val="0"/>
              <w:divBdr>
                <w:top w:val="none" w:sz="0" w:space="0" w:color="auto"/>
                <w:left w:val="none" w:sz="0" w:space="0" w:color="auto"/>
                <w:bottom w:val="none" w:sz="0" w:space="0" w:color="auto"/>
                <w:right w:val="none" w:sz="0" w:space="0" w:color="auto"/>
              </w:divBdr>
            </w:div>
          </w:divsChild>
        </w:div>
        <w:div w:id="1007320219">
          <w:marLeft w:val="0"/>
          <w:marRight w:val="0"/>
          <w:marTop w:val="0"/>
          <w:marBottom w:val="0"/>
          <w:divBdr>
            <w:top w:val="none" w:sz="0" w:space="0" w:color="auto"/>
            <w:left w:val="none" w:sz="0" w:space="0" w:color="auto"/>
            <w:bottom w:val="none" w:sz="0" w:space="0" w:color="auto"/>
            <w:right w:val="none" w:sz="0" w:space="0" w:color="auto"/>
          </w:divBdr>
          <w:divsChild>
            <w:div w:id="1904025467">
              <w:marLeft w:val="0"/>
              <w:marRight w:val="0"/>
              <w:marTop w:val="0"/>
              <w:marBottom w:val="0"/>
              <w:divBdr>
                <w:top w:val="none" w:sz="0" w:space="0" w:color="auto"/>
                <w:left w:val="none" w:sz="0" w:space="0" w:color="auto"/>
                <w:bottom w:val="none" w:sz="0" w:space="0" w:color="auto"/>
                <w:right w:val="none" w:sz="0" w:space="0" w:color="auto"/>
              </w:divBdr>
            </w:div>
          </w:divsChild>
        </w:div>
        <w:div w:id="1037004492">
          <w:marLeft w:val="0"/>
          <w:marRight w:val="0"/>
          <w:marTop w:val="0"/>
          <w:marBottom w:val="0"/>
          <w:divBdr>
            <w:top w:val="none" w:sz="0" w:space="0" w:color="auto"/>
            <w:left w:val="none" w:sz="0" w:space="0" w:color="auto"/>
            <w:bottom w:val="none" w:sz="0" w:space="0" w:color="auto"/>
            <w:right w:val="none" w:sz="0" w:space="0" w:color="auto"/>
          </w:divBdr>
          <w:divsChild>
            <w:div w:id="1438721752">
              <w:marLeft w:val="0"/>
              <w:marRight w:val="0"/>
              <w:marTop w:val="0"/>
              <w:marBottom w:val="0"/>
              <w:divBdr>
                <w:top w:val="none" w:sz="0" w:space="0" w:color="auto"/>
                <w:left w:val="none" w:sz="0" w:space="0" w:color="auto"/>
                <w:bottom w:val="none" w:sz="0" w:space="0" w:color="auto"/>
                <w:right w:val="none" w:sz="0" w:space="0" w:color="auto"/>
              </w:divBdr>
            </w:div>
          </w:divsChild>
        </w:div>
        <w:div w:id="1067068945">
          <w:marLeft w:val="0"/>
          <w:marRight w:val="0"/>
          <w:marTop w:val="0"/>
          <w:marBottom w:val="0"/>
          <w:divBdr>
            <w:top w:val="none" w:sz="0" w:space="0" w:color="auto"/>
            <w:left w:val="none" w:sz="0" w:space="0" w:color="auto"/>
            <w:bottom w:val="none" w:sz="0" w:space="0" w:color="auto"/>
            <w:right w:val="none" w:sz="0" w:space="0" w:color="auto"/>
          </w:divBdr>
          <w:divsChild>
            <w:div w:id="170336216">
              <w:marLeft w:val="0"/>
              <w:marRight w:val="0"/>
              <w:marTop w:val="0"/>
              <w:marBottom w:val="0"/>
              <w:divBdr>
                <w:top w:val="none" w:sz="0" w:space="0" w:color="auto"/>
                <w:left w:val="none" w:sz="0" w:space="0" w:color="auto"/>
                <w:bottom w:val="none" w:sz="0" w:space="0" w:color="auto"/>
                <w:right w:val="none" w:sz="0" w:space="0" w:color="auto"/>
              </w:divBdr>
            </w:div>
          </w:divsChild>
        </w:div>
        <w:div w:id="1209948141">
          <w:marLeft w:val="0"/>
          <w:marRight w:val="0"/>
          <w:marTop w:val="0"/>
          <w:marBottom w:val="0"/>
          <w:divBdr>
            <w:top w:val="none" w:sz="0" w:space="0" w:color="auto"/>
            <w:left w:val="none" w:sz="0" w:space="0" w:color="auto"/>
            <w:bottom w:val="none" w:sz="0" w:space="0" w:color="auto"/>
            <w:right w:val="none" w:sz="0" w:space="0" w:color="auto"/>
          </w:divBdr>
          <w:divsChild>
            <w:div w:id="1579318239">
              <w:marLeft w:val="0"/>
              <w:marRight w:val="0"/>
              <w:marTop w:val="0"/>
              <w:marBottom w:val="0"/>
              <w:divBdr>
                <w:top w:val="none" w:sz="0" w:space="0" w:color="auto"/>
                <w:left w:val="none" w:sz="0" w:space="0" w:color="auto"/>
                <w:bottom w:val="none" w:sz="0" w:space="0" w:color="auto"/>
                <w:right w:val="none" w:sz="0" w:space="0" w:color="auto"/>
              </w:divBdr>
            </w:div>
          </w:divsChild>
        </w:div>
        <w:div w:id="1323042160">
          <w:marLeft w:val="0"/>
          <w:marRight w:val="0"/>
          <w:marTop w:val="0"/>
          <w:marBottom w:val="0"/>
          <w:divBdr>
            <w:top w:val="none" w:sz="0" w:space="0" w:color="auto"/>
            <w:left w:val="none" w:sz="0" w:space="0" w:color="auto"/>
            <w:bottom w:val="none" w:sz="0" w:space="0" w:color="auto"/>
            <w:right w:val="none" w:sz="0" w:space="0" w:color="auto"/>
          </w:divBdr>
          <w:divsChild>
            <w:div w:id="1702054999">
              <w:marLeft w:val="0"/>
              <w:marRight w:val="0"/>
              <w:marTop w:val="0"/>
              <w:marBottom w:val="0"/>
              <w:divBdr>
                <w:top w:val="none" w:sz="0" w:space="0" w:color="auto"/>
                <w:left w:val="none" w:sz="0" w:space="0" w:color="auto"/>
                <w:bottom w:val="none" w:sz="0" w:space="0" w:color="auto"/>
                <w:right w:val="none" w:sz="0" w:space="0" w:color="auto"/>
              </w:divBdr>
            </w:div>
          </w:divsChild>
        </w:div>
        <w:div w:id="1370258670">
          <w:marLeft w:val="0"/>
          <w:marRight w:val="0"/>
          <w:marTop w:val="0"/>
          <w:marBottom w:val="0"/>
          <w:divBdr>
            <w:top w:val="none" w:sz="0" w:space="0" w:color="auto"/>
            <w:left w:val="none" w:sz="0" w:space="0" w:color="auto"/>
            <w:bottom w:val="none" w:sz="0" w:space="0" w:color="auto"/>
            <w:right w:val="none" w:sz="0" w:space="0" w:color="auto"/>
          </w:divBdr>
          <w:divsChild>
            <w:div w:id="868644484">
              <w:marLeft w:val="0"/>
              <w:marRight w:val="0"/>
              <w:marTop w:val="0"/>
              <w:marBottom w:val="0"/>
              <w:divBdr>
                <w:top w:val="none" w:sz="0" w:space="0" w:color="auto"/>
                <w:left w:val="none" w:sz="0" w:space="0" w:color="auto"/>
                <w:bottom w:val="none" w:sz="0" w:space="0" w:color="auto"/>
                <w:right w:val="none" w:sz="0" w:space="0" w:color="auto"/>
              </w:divBdr>
            </w:div>
          </w:divsChild>
        </w:div>
        <w:div w:id="1564826610">
          <w:marLeft w:val="0"/>
          <w:marRight w:val="0"/>
          <w:marTop w:val="0"/>
          <w:marBottom w:val="0"/>
          <w:divBdr>
            <w:top w:val="none" w:sz="0" w:space="0" w:color="auto"/>
            <w:left w:val="none" w:sz="0" w:space="0" w:color="auto"/>
            <w:bottom w:val="none" w:sz="0" w:space="0" w:color="auto"/>
            <w:right w:val="none" w:sz="0" w:space="0" w:color="auto"/>
          </w:divBdr>
          <w:divsChild>
            <w:div w:id="808010746">
              <w:marLeft w:val="0"/>
              <w:marRight w:val="0"/>
              <w:marTop w:val="0"/>
              <w:marBottom w:val="0"/>
              <w:divBdr>
                <w:top w:val="none" w:sz="0" w:space="0" w:color="auto"/>
                <w:left w:val="none" w:sz="0" w:space="0" w:color="auto"/>
                <w:bottom w:val="none" w:sz="0" w:space="0" w:color="auto"/>
                <w:right w:val="none" w:sz="0" w:space="0" w:color="auto"/>
              </w:divBdr>
            </w:div>
          </w:divsChild>
        </w:div>
        <w:div w:id="1634478861">
          <w:marLeft w:val="0"/>
          <w:marRight w:val="0"/>
          <w:marTop w:val="0"/>
          <w:marBottom w:val="0"/>
          <w:divBdr>
            <w:top w:val="none" w:sz="0" w:space="0" w:color="auto"/>
            <w:left w:val="none" w:sz="0" w:space="0" w:color="auto"/>
            <w:bottom w:val="none" w:sz="0" w:space="0" w:color="auto"/>
            <w:right w:val="none" w:sz="0" w:space="0" w:color="auto"/>
          </w:divBdr>
          <w:divsChild>
            <w:div w:id="875507164">
              <w:marLeft w:val="0"/>
              <w:marRight w:val="0"/>
              <w:marTop w:val="0"/>
              <w:marBottom w:val="0"/>
              <w:divBdr>
                <w:top w:val="none" w:sz="0" w:space="0" w:color="auto"/>
                <w:left w:val="none" w:sz="0" w:space="0" w:color="auto"/>
                <w:bottom w:val="none" w:sz="0" w:space="0" w:color="auto"/>
                <w:right w:val="none" w:sz="0" w:space="0" w:color="auto"/>
              </w:divBdr>
            </w:div>
          </w:divsChild>
        </w:div>
        <w:div w:id="1728383672">
          <w:marLeft w:val="0"/>
          <w:marRight w:val="0"/>
          <w:marTop w:val="0"/>
          <w:marBottom w:val="0"/>
          <w:divBdr>
            <w:top w:val="none" w:sz="0" w:space="0" w:color="auto"/>
            <w:left w:val="none" w:sz="0" w:space="0" w:color="auto"/>
            <w:bottom w:val="none" w:sz="0" w:space="0" w:color="auto"/>
            <w:right w:val="none" w:sz="0" w:space="0" w:color="auto"/>
          </w:divBdr>
          <w:divsChild>
            <w:div w:id="1154760094">
              <w:marLeft w:val="0"/>
              <w:marRight w:val="0"/>
              <w:marTop w:val="0"/>
              <w:marBottom w:val="0"/>
              <w:divBdr>
                <w:top w:val="none" w:sz="0" w:space="0" w:color="auto"/>
                <w:left w:val="none" w:sz="0" w:space="0" w:color="auto"/>
                <w:bottom w:val="none" w:sz="0" w:space="0" w:color="auto"/>
                <w:right w:val="none" w:sz="0" w:space="0" w:color="auto"/>
              </w:divBdr>
            </w:div>
          </w:divsChild>
        </w:div>
        <w:div w:id="1843622068">
          <w:marLeft w:val="0"/>
          <w:marRight w:val="0"/>
          <w:marTop w:val="0"/>
          <w:marBottom w:val="0"/>
          <w:divBdr>
            <w:top w:val="none" w:sz="0" w:space="0" w:color="auto"/>
            <w:left w:val="none" w:sz="0" w:space="0" w:color="auto"/>
            <w:bottom w:val="none" w:sz="0" w:space="0" w:color="auto"/>
            <w:right w:val="none" w:sz="0" w:space="0" w:color="auto"/>
          </w:divBdr>
          <w:divsChild>
            <w:div w:id="1974821778">
              <w:marLeft w:val="0"/>
              <w:marRight w:val="0"/>
              <w:marTop w:val="0"/>
              <w:marBottom w:val="0"/>
              <w:divBdr>
                <w:top w:val="none" w:sz="0" w:space="0" w:color="auto"/>
                <w:left w:val="none" w:sz="0" w:space="0" w:color="auto"/>
                <w:bottom w:val="none" w:sz="0" w:space="0" w:color="auto"/>
                <w:right w:val="none" w:sz="0" w:space="0" w:color="auto"/>
              </w:divBdr>
            </w:div>
          </w:divsChild>
        </w:div>
        <w:div w:id="1942831971">
          <w:marLeft w:val="0"/>
          <w:marRight w:val="0"/>
          <w:marTop w:val="0"/>
          <w:marBottom w:val="0"/>
          <w:divBdr>
            <w:top w:val="none" w:sz="0" w:space="0" w:color="auto"/>
            <w:left w:val="none" w:sz="0" w:space="0" w:color="auto"/>
            <w:bottom w:val="none" w:sz="0" w:space="0" w:color="auto"/>
            <w:right w:val="none" w:sz="0" w:space="0" w:color="auto"/>
          </w:divBdr>
          <w:divsChild>
            <w:div w:id="394621382">
              <w:marLeft w:val="0"/>
              <w:marRight w:val="0"/>
              <w:marTop w:val="0"/>
              <w:marBottom w:val="0"/>
              <w:divBdr>
                <w:top w:val="none" w:sz="0" w:space="0" w:color="auto"/>
                <w:left w:val="none" w:sz="0" w:space="0" w:color="auto"/>
                <w:bottom w:val="none" w:sz="0" w:space="0" w:color="auto"/>
                <w:right w:val="none" w:sz="0" w:space="0" w:color="auto"/>
              </w:divBdr>
            </w:div>
          </w:divsChild>
        </w:div>
        <w:div w:id="1956061653">
          <w:marLeft w:val="0"/>
          <w:marRight w:val="0"/>
          <w:marTop w:val="0"/>
          <w:marBottom w:val="0"/>
          <w:divBdr>
            <w:top w:val="none" w:sz="0" w:space="0" w:color="auto"/>
            <w:left w:val="none" w:sz="0" w:space="0" w:color="auto"/>
            <w:bottom w:val="none" w:sz="0" w:space="0" w:color="auto"/>
            <w:right w:val="none" w:sz="0" w:space="0" w:color="auto"/>
          </w:divBdr>
          <w:divsChild>
            <w:div w:id="181410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4061">
      <w:bodyDiv w:val="1"/>
      <w:marLeft w:val="0"/>
      <w:marRight w:val="0"/>
      <w:marTop w:val="0"/>
      <w:marBottom w:val="0"/>
      <w:divBdr>
        <w:top w:val="none" w:sz="0" w:space="0" w:color="auto"/>
        <w:left w:val="none" w:sz="0" w:space="0" w:color="auto"/>
        <w:bottom w:val="none" w:sz="0" w:space="0" w:color="auto"/>
        <w:right w:val="none" w:sz="0" w:space="0" w:color="auto"/>
      </w:divBdr>
    </w:div>
    <w:div w:id="2053844803">
      <w:bodyDiv w:val="1"/>
      <w:marLeft w:val="0"/>
      <w:marRight w:val="0"/>
      <w:marTop w:val="0"/>
      <w:marBottom w:val="0"/>
      <w:divBdr>
        <w:top w:val="none" w:sz="0" w:space="0" w:color="auto"/>
        <w:left w:val="none" w:sz="0" w:space="0" w:color="auto"/>
        <w:bottom w:val="none" w:sz="0" w:space="0" w:color="auto"/>
        <w:right w:val="none" w:sz="0" w:space="0" w:color="auto"/>
      </w:divBdr>
    </w:div>
    <w:div w:id="2056809462">
      <w:bodyDiv w:val="1"/>
      <w:marLeft w:val="0"/>
      <w:marRight w:val="0"/>
      <w:marTop w:val="0"/>
      <w:marBottom w:val="0"/>
      <w:divBdr>
        <w:top w:val="none" w:sz="0" w:space="0" w:color="auto"/>
        <w:left w:val="none" w:sz="0" w:space="0" w:color="auto"/>
        <w:bottom w:val="none" w:sz="0" w:space="0" w:color="auto"/>
        <w:right w:val="none" w:sz="0" w:space="0" w:color="auto"/>
      </w:divBdr>
      <w:divsChild>
        <w:div w:id="1358627973">
          <w:marLeft w:val="0"/>
          <w:marRight w:val="0"/>
          <w:marTop w:val="0"/>
          <w:marBottom w:val="0"/>
          <w:divBdr>
            <w:top w:val="none" w:sz="0" w:space="0" w:color="auto"/>
            <w:left w:val="none" w:sz="0" w:space="0" w:color="auto"/>
            <w:bottom w:val="none" w:sz="0" w:space="0" w:color="auto"/>
            <w:right w:val="none" w:sz="0" w:space="0" w:color="auto"/>
          </w:divBdr>
          <w:divsChild>
            <w:div w:id="155565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49931">
      <w:bodyDiv w:val="1"/>
      <w:marLeft w:val="0"/>
      <w:marRight w:val="0"/>
      <w:marTop w:val="0"/>
      <w:marBottom w:val="0"/>
      <w:divBdr>
        <w:top w:val="none" w:sz="0" w:space="0" w:color="auto"/>
        <w:left w:val="none" w:sz="0" w:space="0" w:color="auto"/>
        <w:bottom w:val="none" w:sz="0" w:space="0" w:color="auto"/>
        <w:right w:val="none" w:sz="0" w:space="0" w:color="auto"/>
      </w:divBdr>
    </w:div>
    <w:div w:id="2074692926">
      <w:bodyDiv w:val="1"/>
      <w:marLeft w:val="0"/>
      <w:marRight w:val="0"/>
      <w:marTop w:val="0"/>
      <w:marBottom w:val="0"/>
      <w:divBdr>
        <w:top w:val="none" w:sz="0" w:space="0" w:color="auto"/>
        <w:left w:val="none" w:sz="0" w:space="0" w:color="auto"/>
        <w:bottom w:val="none" w:sz="0" w:space="0" w:color="auto"/>
        <w:right w:val="none" w:sz="0" w:space="0" w:color="auto"/>
      </w:divBdr>
    </w:div>
    <w:div w:id="2075276401">
      <w:bodyDiv w:val="1"/>
      <w:marLeft w:val="0"/>
      <w:marRight w:val="0"/>
      <w:marTop w:val="0"/>
      <w:marBottom w:val="0"/>
      <w:divBdr>
        <w:top w:val="none" w:sz="0" w:space="0" w:color="auto"/>
        <w:left w:val="none" w:sz="0" w:space="0" w:color="auto"/>
        <w:bottom w:val="none" w:sz="0" w:space="0" w:color="auto"/>
        <w:right w:val="none" w:sz="0" w:space="0" w:color="auto"/>
      </w:divBdr>
    </w:div>
    <w:div w:id="2100368597">
      <w:bodyDiv w:val="1"/>
      <w:marLeft w:val="0"/>
      <w:marRight w:val="0"/>
      <w:marTop w:val="0"/>
      <w:marBottom w:val="0"/>
      <w:divBdr>
        <w:top w:val="none" w:sz="0" w:space="0" w:color="auto"/>
        <w:left w:val="none" w:sz="0" w:space="0" w:color="auto"/>
        <w:bottom w:val="none" w:sz="0" w:space="0" w:color="auto"/>
        <w:right w:val="none" w:sz="0" w:space="0" w:color="auto"/>
      </w:divBdr>
    </w:div>
    <w:div w:id="2103527828">
      <w:bodyDiv w:val="1"/>
      <w:marLeft w:val="0"/>
      <w:marRight w:val="0"/>
      <w:marTop w:val="0"/>
      <w:marBottom w:val="0"/>
      <w:divBdr>
        <w:top w:val="none" w:sz="0" w:space="0" w:color="auto"/>
        <w:left w:val="none" w:sz="0" w:space="0" w:color="auto"/>
        <w:bottom w:val="none" w:sz="0" w:space="0" w:color="auto"/>
        <w:right w:val="none" w:sz="0" w:space="0" w:color="auto"/>
      </w:divBdr>
    </w:div>
    <w:div w:id="2104104206">
      <w:bodyDiv w:val="1"/>
      <w:marLeft w:val="0"/>
      <w:marRight w:val="0"/>
      <w:marTop w:val="0"/>
      <w:marBottom w:val="0"/>
      <w:divBdr>
        <w:top w:val="none" w:sz="0" w:space="0" w:color="auto"/>
        <w:left w:val="none" w:sz="0" w:space="0" w:color="auto"/>
        <w:bottom w:val="none" w:sz="0" w:space="0" w:color="auto"/>
        <w:right w:val="none" w:sz="0" w:space="0" w:color="auto"/>
      </w:divBdr>
    </w:div>
    <w:div w:id="2104958293">
      <w:bodyDiv w:val="1"/>
      <w:marLeft w:val="0"/>
      <w:marRight w:val="0"/>
      <w:marTop w:val="0"/>
      <w:marBottom w:val="0"/>
      <w:divBdr>
        <w:top w:val="none" w:sz="0" w:space="0" w:color="auto"/>
        <w:left w:val="none" w:sz="0" w:space="0" w:color="auto"/>
        <w:bottom w:val="none" w:sz="0" w:space="0" w:color="auto"/>
        <w:right w:val="none" w:sz="0" w:space="0" w:color="auto"/>
      </w:divBdr>
    </w:div>
    <w:div w:id="2129927358">
      <w:bodyDiv w:val="1"/>
      <w:marLeft w:val="0"/>
      <w:marRight w:val="0"/>
      <w:marTop w:val="0"/>
      <w:marBottom w:val="0"/>
      <w:divBdr>
        <w:top w:val="none" w:sz="0" w:space="0" w:color="auto"/>
        <w:left w:val="none" w:sz="0" w:space="0" w:color="auto"/>
        <w:bottom w:val="none" w:sz="0" w:space="0" w:color="auto"/>
        <w:right w:val="none" w:sz="0" w:space="0" w:color="auto"/>
      </w:divBdr>
      <w:divsChild>
        <w:div w:id="253513984">
          <w:marLeft w:val="0"/>
          <w:marRight w:val="0"/>
          <w:marTop w:val="0"/>
          <w:marBottom w:val="0"/>
          <w:divBdr>
            <w:top w:val="none" w:sz="0" w:space="0" w:color="auto"/>
            <w:left w:val="none" w:sz="0" w:space="0" w:color="auto"/>
            <w:bottom w:val="none" w:sz="0" w:space="0" w:color="auto"/>
            <w:right w:val="none" w:sz="0" w:space="0" w:color="auto"/>
          </w:divBdr>
          <w:divsChild>
            <w:div w:id="597374954">
              <w:marLeft w:val="0"/>
              <w:marRight w:val="0"/>
              <w:marTop w:val="0"/>
              <w:marBottom w:val="0"/>
              <w:divBdr>
                <w:top w:val="none" w:sz="0" w:space="0" w:color="auto"/>
                <w:left w:val="none" w:sz="0" w:space="0" w:color="auto"/>
                <w:bottom w:val="none" w:sz="0" w:space="0" w:color="auto"/>
                <w:right w:val="none" w:sz="0" w:space="0" w:color="auto"/>
              </w:divBdr>
            </w:div>
            <w:div w:id="65352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37525">
      <w:bodyDiv w:val="1"/>
      <w:marLeft w:val="0"/>
      <w:marRight w:val="0"/>
      <w:marTop w:val="0"/>
      <w:marBottom w:val="0"/>
      <w:divBdr>
        <w:top w:val="none" w:sz="0" w:space="0" w:color="auto"/>
        <w:left w:val="none" w:sz="0" w:space="0" w:color="auto"/>
        <w:bottom w:val="none" w:sz="0" w:space="0" w:color="auto"/>
        <w:right w:val="none" w:sz="0" w:space="0" w:color="auto"/>
      </w:divBdr>
    </w:div>
    <w:div w:id="214160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app.fabric.microsoft.com/groups/4789eb5e-6d33-495d-be2c-f19a1167eed6/synapsenotebooks/dee6a08c-2457-47c2-ae86-8d12026b40aa?experience=fabric-developer&amp;subfolderId=17045" TargetMode="External"/><Relationship Id="rId2" Type="http://schemas.openxmlformats.org/officeDocument/2006/relationships/hyperlink" Target="https://app.fabric.microsoft.com/groups/4789eb5e-6d33-495d-be2c-f19a1167eed6/synapsenotebooks/1b849328-689a-4a1d-b85d-b05b745701e6?experience=fabric-developer&amp;subfolderId=17045" TargetMode="External"/><Relationship Id="rId1" Type="http://schemas.openxmlformats.org/officeDocument/2006/relationships/hyperlink" Target="https://app.fabric.microsoft.com/groups/4789eb5e-6d33-495d-be2c-f19a1167eed6/synapsenotebooks/a50bce6a-b245-4e33-82ca-3198ced7c361?experience=fabric-developer&amp;subfolderId=17045"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app.powerbi.com/groups/6c582c73-7fae-41ec-90a0-89bcd5aa4498/reports/7463f35e-6e14-485a-952f-648abd3182cb/ReportSectiond65968982f8f78ad8719?experience=power-bi" TargetMode="External"/><Relationship Id="rId21" Type="http://schemas.openxmlformats.org/officeDocument/2006/relationships/image" Target="media/image7.svg"/><Relationship Id="rId42" Type="http://schemas.openxmlformats.org/officeDocument/2006/relationships/image" Target="media/image21.png"/><Relationship Id="rId63" Type="http://schemas.openxmlformats.org/officeDocument/2006/relationships/hyperlink" Target="https://learn.microsoft.com/en-us/fabric/fundamentals/direct-lake-understand-storage" TargetMode="External"/><Relationship Id="rId84" Type="http://schemas.openxmlformats.org/officeDocument/2006/relationships/hyperlink" Target="https://app.powerbi.com/groups/ba5d22f8-dd0f-4e19-9ac3-f1dfe6de2024/reports/b8683255-7da5-422e-b961-783d049bf6d1/5d4fbf1b8bb29f73ce93?experience=power-bi" TargetMode="External"/><Relationship Id="rId138" Type="http://schemas.openxmlformats.org/officeDocument/2006/relationships/image" Target="media/image54.png"/><Relationship Id="rId107" Type="http://schemas.openxmlformats.org/officeDocument/2006/relationships/hyperlink" Target="https://app.powerbi.com/groups/ba5d22f8-dd0f-4e19-9ac3-f1dfe6de2024/reports/6e9a5f30-fe2b-4c9c-88c6-84b9c7d53509/2e771f92c3028a1c8f55?experience=power-bi" TargetMode="External"/><Relationship Id="rId11" Type="http://schemas.openxmlformats.org/officeDocument/2006/relationships/hyperlink" Target="https://www.climateactive.org.au/buy-climate-active/certified-members/data-driven" TargetMode="External"/><Relationship Id="rId32" Type="http://schemas.openxmlformats.org/officeDocument/2006/relationships/image" Target="media/image16.png"/><Relationship Id="rId53" Type="http://schemas.openxmlformats.org/officeDocument/2006/relationships/image" Target="media/image31.png"/><Relationship Id="rId74" Type="http://schemas.openxmlformats.org/officeDocument/2006/relationships/image" Target="media/image47.png"/><Relationship Id="rId128" Type="http://schemas.openxmlformats.org/officeDocument/2006/relationships/hyperlink" Target="https://app.powerbi.com/groups/6c582c73-7fae-41ec-90a0-89bcd5aa4498/reports/befbd080-b75f-4ce9-9b02-509b441b8edd/ReportSection35517b1c34aec0b9a0b2?experience=power-bi" TargetMode="External"/><Relationship Id="rId149" Type="http://schemas.openxmlformats.org/officeDocument/2006/relationships/hyperlink" Target="https://dev.azure.com/nswdpie-cs-data-analytics/DTP%20MS%20Fabric%20Data%20Consolidation%20and%20Enhancement%20Project/_queries/query/3fd2e987-f034-4fa7-a465-3ef97b15c5b0/" TargetMode="External"/><Relationship Id="rId5" Type="http://schemas.openxmlformats.org/officeDocument/2006/relationships/numbering" Target="numbering.xml"/><Relationship Id="rId95" Type="http://schemas.openxmlformats.org/officeDocument/2006/relationships/hyperlink" Target="https://app.powerbi.com/groups/69b5789d-ffe7-4983-9fe0-e3d23db665ab/reports/8a1a1798-5c5d-4b0c-aba7-bdeb35d32d2f/ReportSection90302bb87c0034849c9d?experience=power-bi" TargetMode="External"/><Relationship Id="rId22" Type="http://schemas.openxmlformats.org/officeDocument/2006/relationships/image" Target="media/image8.png"/><Relationship Id="rId43" Type="http://schemas.openxmlformats.org/officeDocument/2006/relationships/image" Target="media/image22.png"/><Relationship Id="rId64" Type="http://schemas.openxmlformats.org/officeDocument/2006/relationships/image" Target="media/image40.png"/><Relationship Id="rId118" Type="http://schemas.openxmlformats.org/officeDocument/2006/relationships/hyperlink" Target="https://app.powerbi.com/groups/6c582c73-7fae-41ec-90a0-89bcd5aa4498/reports/d397ffef-dc29-498b-bb8e-5b2194379c65/ReportSectiond65968982f8f78ad8719?experience=power-bi" TargetMode="External"/><Relationship Id="rId139" Type="http://schemas.openxmlformats.org/officeDocument/2006/relationships/image" Target="media/image55.png"/><Relationship Id="rId80" Type="http://schemas.openxmlformats.org/officeDocument/2006/relationships/hyperlink" Target="https://app.powerbi.com/groups/ba5d22f8-dd0f-4e19-9ac3-f1dfe6de2024/reports/19823d44-dfc4-4b89-b52f-d2e5d90fb9bf/521e6feb05658fe35c67?experience=power-bi" TargetMode="External"/><Relationship Id="rId85" Type="http://schemas.openxmlformats.org/officeDocument/2006/relationships/hyperlink" Target="https://app.powerbi.com/groups/c3730122-359c-4634-af98-20f3f1fefe7b/reports/0bad9097-f163-4f37-aebc-8145a74b56ac/ReportSection?experience=power-bi" TargetMode="External"/><Relationship Id="rId150" Type="http://schemas.openxmlformats.org/officeDocument/2006/relationships/hyperlink" Target="https://environmentnswgov.sharepoint.com/:w:/r/sites/MST_DPE_BOSDataAndReportingCollaboration/Shared%20Documents/General/02.%20DELIVER/02%20-%20Solution%20Architecture/DPHI%20Solution%20Design%20-%20Fabric%20Data%20Platform-v1.00.docx?d=wf038ecc4a393445eb6e739c12371ea7e&amp;csf=1&amp;web=1&amp;e=LXDDxy" TargetMode="External"/><Relationship Id="rId155" Type="http://schemas.openxmlformats.org/officeDocument/2006/relationships/fontTable" Target="fontTable.xml"/><Relationship Id="rId12" Type="http://schemas.openxmlformats.org/officeDocument/2006/relationships/image" Target="media/image1.png"/><Relationship Id="rId17" Type="http://schemas.openxmlformats.org/officeDocument/2006/relationships/hyperlink" Target="https://data-driven.com/databricks-partner-consulting/" TargetMode="External"/><Relationship Id="rId33" Type="http://schemas.openxmlformats.org/officeDocument/2006/relationships/comments" Target="comments.xml"/><Relationship Id="rId38" Type="http://schemas.openxmlformats.org/officeDocument/2006/relationships/hyperlink" Target="https://learn.microsoft.com/en-us/azure/data-factory/copy-data-tool-metadata-driven" TargetMode="External"/><Relationship Id="rId59" Type="http://schemas.openxmlformats.org/officeDocument/2006/relationships/hyperlink" Target="https://dev.azure.com/nswdpie-cs-data-analytics/DTP%20MS%20Fabric%20Data%20Consolidation%20and%20Enhancement%20Project" TargetMode="External"/><Relationship Id="rId103" Type="http://schemas.openxmlformats.org/officeDocument/2006/relationships/hyperlink" Target="https://app.powerbi.com/groups/c3730122-359c-4634-af98-20f3f1fefe7b/reports/cfb9e70f-1660-4ba9-b7d1-af78c9c9c13b/ReportSection778c61460a2634f92442?experience=power-bi" TargetMode="External"/><Relationship Id="rId108" Type="http://schemas.openxmlformats.org/officeDocument/2006/relationships/hyperlink" Target="https://app.powerbi.com/groups/ba5d22f8-dd0f-4e19-9ac3-f1dfe6de2024/reports/19823d44-dfc4-4b89-b52f-d2e5d90fb9bf/521e6feb05658fe35c67?experience=power-bi" TargetMode="External"/><Relationship Id="rId124" Type="http://schemas.openxmlformats.org/officeDocument/2006/relationships/hyperlink" Target="https://app.powerbi.com/groups/6c582c73-7fae-41ec-90a0-89bcd5aa4498/reports/1823ec3f-8a6f-4ba6-b1d3-f31fa8fadad8/ReportSection90302bb87c0034849c9d?experience=power-bi" TargetMode="External"/><Relationship Id="rId129" Type="http://schemas.openxmlformats.org/officeDocument/2006/relationships/hyperlink" Target="https://app.powerbi.com/groups/6c582c73-7fae-41ec-90a0-89bcd5aa4498/reports/b91b79b0-85e2-4d28-a05b-62928fc7491d/ReportSection35517b1c34aec0b9a0b2?experience=power-bi" TargetMode="External"/><Relationship Id="rId54" Type="http://schemas.openxmlformats.org/officeDocument/2006/relationships/image" Target="media/image32.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hyperlink" Target="https://app.powerbi.com/groups/69b5789d-ffe7-4983-9fe0-e3d23db665ab/reports/178d7eb4-3114-4fd2-8615-36317ae588f8/ReportSectionb02b70e486ac856dc94d?experience=power-bi" TargetMode="External"/><Relationship Id="rId96" Type="http://schemas.openxmlformats.org/officeDocument/2006/relationships/hyperlink" Target="https://app.powerbi.com/groups/6c582c73-7fae-41ec-90a0-89bcd5aa4498/reports/1823ec3f-8a6f-4ba6-b1d3-f31fa8fadad8/ReportSection90302bb87c0034849c9d?experience=power-bi" TargetMode="External"/><Relationship Id="rId140" Type="http://schemas.openxmlformats.org/officeDocument/2006/relationships/image" Target="media/image56.png"/><Relationship Id="rId145"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hyperlink" Target="https://portal.azure.com/?feature.tokencaching=true&amp;feature.internalgraphapiversion=true" TargetMode="External"/><Relationship Id="rId49" Type="http://schemas.openxmlformats.org/officeDocument/2006/relationships/hyperlink" Target="https://dev.azure.com/nswdpie-cs-data-analytics/DTP%20MS%20Fabric%20Data%20Consolidation%20and%20Enhancement%20Project/_workitems/edit/3167/?view=edit" TargetMode="External"/><Relationship Id="rId114" Type="http://schemas.openxmlformats.org/officeDocument/2006/relationships/hyperlink" Target="https://app.powerbi.com/groups/d038a9f8-3998-4ca0-acab-3a73ae7a4d2a/reports/411f8b3a-7103-4f49-bf0b-8f083fab7d15/ReportSection?experience=power-bi" TargetMode="External"/><Relationship Id="rId119" Type="http://schemas.openxmlformats.org/officeDocument/2006/relationships/hyperlink" Target="https://app.powerbi.com/groups/6c582c73-7fae-41ec-90a0-89bcd5aa4498/reports/a26f844c-084d-44da-84e3-52a483c91d87/ReportSectionb02b70e486ac856dc94d?experience=power-bi" TargetMode="External"/><Relationship Id="rId44" Type="http://schemas.openxmlformats.org/officeDocument/2006/relationships/image" Target="media/image23.png"/><Relationship Id="rId60" Type="http://schemas.openxmlformats.org/officeDocument/2006/relationships/image" Target="media/image37.png"/><Relationship Id="rId65" Type="http://schemas.openxmlformats.org/officeDocument/2006/relationships/image" Target="media/image41.png"/><Relationship Id="rId81" Type="http://schemas.openxmlformats.org/officeDocument/2006/relationships/hyperlink" Target="https://app.powerbi.com/groups/b87f1934-fb7a-4c21-866f-c11113770381/reports/c299d663-ec29-4d61-9590-f95a217ef8d2/94fd77ddc865612472ca?experience=power-bi" TargetMode="External"/><Relationship Id="rId86" Type="http://schemas.openxmlformats.org/officeDocument/2006/relationships/hyperlink" Target="https://app.powerbi.com/groups/d038a9f8-3998-4ca0-acab-3a73ae7a4d2a/reports/411f8b3a-7103-4f49-bf0b-8f083fab7d15/ReportSection?experience=power-bi" TargetMode="External"/><Relationship Id="rId130" Type="http://schemas.openxmlformats.org/officeDocument/2006/relationships/hyperlink" Target="https://app.powerbi.com/groups/6c582c73-7fae-41ec-90a0-89bcd5aa4498/reports/e0f782e7-84ba-4efb-818a-7d7fdf1eb9d8/ReportSection35517b1c34aec0b9a0b2?experience=power-bi" TargetMode="External"/><Relationship Id="rId135" Type="http://schemas.openxmlformats.org/officeDocument/2006/relationships/image" Target="media/image51.png"/><Relationship Id="rId151" Type="http://schemas.openxmlformats.org/officeDocument/2006/relationships/header" Target="header1.xml"/><Relationship Id="rId156" Type="http://schemas.microsoft.com/office/2011/relationships/people" Target="people.xm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18.png"/><Relationship Id="rId109" Type="http://schemas.openxmlformats.org/officeDocument/2006/relationships/hyperlink" Target="https://app.powerbi.com/groups/ba5d22f8-dd0f-4e19-9ac3-f1dfe6de2024/reports/1b648889-27ca-4ce7-a525-8d23eee82e94/94fd77ddc865612472ca?experience=power-bi" TargetMode="External"/><Relationship Id="rId34" Type="http://schemas.microsoft.com/office/2011/relationships/commentsExtended" Target="commentsExtended.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49.png"/><Relationship Id="rId97" Type="http://schemas.openxmlformats.org/officeDocument/2006/relationships/hyperlink" Target="https://app.powerbi.com/groups/69b5789d-ffe7-4983-9fe0-e3d23db665ab/reports/fa181048-b3fe-4de1-bc47-aef1557779f3/ReportSection35517b1c34aec0b9a0b2?experience=power-bi" TargetMode="External"/><Relationship Id="rId104" Type="http://schemas.openxmlformats.org/officeDocument/2006/relationships/hyperlink" Target="https://app.powerbi.com/groups/d038a9f8-3998-4ca0-acab-3a73ae7a4d2a/reports/09c7676f-5430-450f-9df6-b50532fd78ef/ReportSection778c61460a2634f92442?experience=power-bi" TargetMode="External"/><Relationship Id="rId120" Type="http://schemas.openxmlformats.org/officeDocument/2006/relationships/hyperlink" Target="https://app.powerbi.com/groups/6c582c73-7fae-41ec-90a0-89bcd5aa4498/reports/f62d5c8f-9157-491d-a857-8f103220b184/ReportSectionb02b70e486ac856dc94d?experience=power-bi" TargetMode="External"/><Relationship Id="rId125" Type="http://schemas.openxmlformats.org/officeDocument/2006/relationships/hyperlink" Target="https://app.powerbi.com/groups/6c582c73-7fae-41ec-90a0-89bcd5aa4498/reports/07d98953-6977-44ef-b1f4-bbea0ac51ecb/ReportSection35517b1c34aec0b9a0b2?experience=power-bi" TargetMode="External"/><Relationship Id="rId141" Type="http://schemas.openxmlformats.org/officeDocument/2006/relationships/image" Target="media/image57.png"/><Relationship Id="rId146" Type="http://schemas.openxmlformats.org/officeDocument/2006/relationships/hyperlink" Target="https://app.powerbi.com/groups/8c4b20d6-ea07-46d0-bf58-f9df6722c8ff/lakewarehouses/e038d54f-495e-497b-a20f-68ee7abe3172?experience=fabric-developer&amp;selectedNodePath=e038d54f-495e-497b-a20f-68ee7abe3172%2FQueries%2FSharedQueries%2F51006&amp;selectedNodeDisplayValue=Generate%20SourceToTargetMapping%20from%20Bronze" TargetMode="External"/><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hyperlink" Target="https://app.powerbi.com/groups/6c582c73-7fae-41ec-90a0-89bcd5aa4498/reports/f62d5c8f-9157-491d-a857-8f103220b184/ReportSectionb02b70e486ac856dc94d?experience=power-bi"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hyperlink" Target="https://app.powerbi.com/monitoringhub?experience=fabric-developer" TargetMode="External"/><Relationship Id="rId87" Type="http://schemas.openxmlformats.org/officeDocument/2006/relationships/hyperlink" Target="https://app.powerbi.com/groups/c3730122-359c-4634-af98-20f3f1fefe7b/reports/6e989497-7491-4731-bfa4-21b46bb9f8e6/3c697409a2e2b955c330?experience=power-bi" TargetMode="External"/><Relationship Id="rId110" Type="http://schemas.openxmlformats.org/officeDocument/2006/relationships/hyperlink" Target="https://app.powerbi.com/groups/ba5d22f8-dd0f-4e19-9ac3-f1dfe6de2024/reports/4c770c49-761b-4c5f-95b1-c1f1898c7ab0/94fd77ddc865612472ca?experience=power-bi" TargetMode="External"/><Relationship Id="rId115" Type="http://schemas.openxmlformats.org/officeDocument/2006/relationships/hyperlink" Target="https://app.powerbi.com/groups/d038a9f8-3998-4ca0-acab-3a73ae7a4d2a/reports/21cfb71e-9424-4c40-82aa-16850dc3a92a/3c697409a2e2b955c330?experience=power-bi" TargetMode="External"/><Relationship Id="rId131" Type="http://schemas.openxmlformats.org/officeDocument/2006/relationships/hyperlink" Target="https://app.powerbi.com/groups/d038a9f8-3998-4ca0-acab-3a73ae7a4d2a/reports/e37671ca-6693-4590-96cf-ac86644d3534/ReportSection778c61460a2634f92442?experience=power-bi" TargetMode="External"/><Relationship Id="rId136" Type="http://schemas.openxmlformats.org/officeDocument/2006/relationships/image" Target="media/image52.png"/><Relationship Id="rId157" Type="http://schemas.openxmlformats.org/officeDocument/2006/relationships/theme" Target="theme/theme1.xml"/><Relationship Id="rId61" Type="http://schemas.openxmlformats.org/officeDocument/2006/relationships/image" Target="media/image38.png"/><Relationship Id="rId82" Type="http://schemas.openxmlformats.org/officeDocument/2006/relationships/hyperlink" Target="https://app.powerbi.com/groups/ba5d22f8-dd0f-4e19-9ac3-f1dfe6de2024/reports/4c770c49-761b-4c5f-95b1-c1f1898c7ab0/94fd77ddc865612472ca?experience=power-bi" TargetMode="External"/><Relationship Id="rId152" Type="http://schemas.openxmlformats.org/officeDocument/2006/relationships/footer" Target="footer1.xml"/><Relationship Id="rId19" Type="http://schemas.openxmlformats.org/officeDocument/2006/relationships/hyperlink" Target="https://appsource.microsoft.com/en-us/marketplace/partner-dir/c986e767-07af-4c9c-b2a1-08446a3c3e71/overview?exp=ubp8" TargetMode="External"/><Relationship Id="rId14" Type="http://schemas.openxmlformats.org/officeDocument/2006/relationships/hyperlink" Target="https://www.finops.org/members/cloudmonitor/" TargetMode="External"/><Relationship Id="rId30" Type="http://schemas.openxmlformats.org/officeDocument/2006/relationships/image" Target="media/image14.png"/><Relationship Id="rId35" Type="http://schemas.microsoft.com/office/2016/09/relationships/commentsIds" Target="commentsIds.xml"/><Relationship Id="rId56" Type="http://schemas.openxmlformats.org/officeDocument/2006/relationships/image" Target="media/image34.png"/><Relationship Id="rId77" Type="http://schemas.openxmlformats.org/officeDocument/2006/relationships/hyperlink" Target="https://app.powerbi.com/groups/69b5789d-ffe7-4983-9fe0-e3d23db665ab/reports/a9691707-9738-4912-a6fd-33909433ad1e/ReportSection703363c9e5cb7001a4a2?experience=power-bi" TargetMode="External"/><Relationship Id="rId100" Type="http://schemas.openxmlformats.org/officeDocument/2006/relationships/hyperlink" Target="https://app.powerbi.com/groups/6c582c73-7fae-41ec-90a0-89bcd5aa4498/reports/befbd080-b75f-4ce9-9b02-509b441b8edd/ReportSection35517b1c34aec0b9a0b2?experience=power-bi" TargetMode="External"/><Relationship Id="rId105" Type="http://schemas.openxmlformats.org/officeDocument/2006/relationships/hyperlink" Target="https://app.powerbi.com/groups/6c582c73-7fae-41ec-90a0-89bcd5aa4498/reports/2d8d1637-213d-4e02-b278-4c73605edf44/ReportSection703363c9e5cb7001a4a2?experience=power-bi" TargetMode="External"/><Relationship Id="rId126" Type="http://schemas.openxmlformats.org/officeDocument/2006/relationships/hyperlink" Target="https://app.powerbi.com/groups/6c582c73-7fae-41ec-90a0-89bcd5aa4498/reports/696114ee-98ce-47a6-8cd8-7c868975a3a3/ReportSection35517b1c34aec0b9a0b2?experience=power-bi" TargetMode="External"/><Relationship Id="rId147" Type="http://schemas.openxmlformats.org/officeDocument/2006/relationships/hyperlink" Target="https://app.powerbi.com/groups/4789eb5e-6d33-495d-be2c-f19a1167eed6/mirroredwarehouses/7bb3bac4-8e6f-41b2-ab8c-ccd04b2770d2?experience=fabric-developer&amp;selectedNodePath=7bb3bac4-8e6f-41b2-ab8c-ccd04b2770d2%2FQueries%2FSharedQueries%2F12806&amp;selectedNodeDisplayValue=Generate%20SourceToTargetMapping%20from%20Bronze" TargetMode="External"/><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image" Target="media/image45.png"/><Relationship Id="rId93" Type="http://schemas.openxmlformats.org/officeDocument/2006/relationships/hyperlink" Target="https://app.powerbi.com/groups/69b5789d-ffe7-4983-9fe0-e3d23db665ab/reports/9ff6a99c-9a16-43a0-b6a6-bac67ce5c0ae/ReportSection90302bb87c0034849c9d?experience=power-bi" TargetMode="External"/><Relationship Id="rId98" Type="http://schemas.openxmlformats.org/officeDocument/2006/relationships/hyperlink" Target="https://app.powerbi.com/groups/6c582c73-7fae-41ec-90a0-89bcd5aa4498/reports/696114ee-98ce-47a6-8cd8-7c868975a3a3/ReportSection35517b1c34aec0b9a0b2?experience=power-bi" TargetMode="External"/><Relationship Id="rId121" Type="http://schemas.openxmlformats.org/officeDocument/2006/relationships/hyperlink" Target="https://app.powerbi.com/groups/6c582c73-7fae-41ec-90a0-89bcd5aa4498/reports/23928309-c908-4fe2-8323-5aebcbaf643b/ReportSection90302bb87c0034849c9d?experience=power-bi" TargetMode="External"/><Relationship Id="rId142" Type="http://schemas.openxmlformats.org/officeDocument/2006/relationships/image" Target="media/image58.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25.png"/><Relationship Id="rId67" Type="http://schemas.openxmlformats.org/officeDocument/2006/relationships/image" Target="media/image42.png"/><Relationship Id="rId116" Type="http://schemas.openxmlformats.org/officeDocument/2006/relationships/hyperlink" Target="https://app.powerbi.com/groups/d038a9f8-3998-4ca0-acab-3a73ae7a4d2a/reports/53557bdc-a113-4a47-a3ad-8af15c9bd19d/3c697409a2e2b955c330?experience=power-bi" TargetMode="External"/><Relationship Id="rId137" Type="http://schemas.openxmlformats.org/officeDocument/2006/relationships/image" Target="media/image53.png"/><Relationship Id="rId158" Type="http://schemas.microsoft.com/office/2019/05/relationships/documenttasks" Target="documenttasks/documenttasks1.xml"/><Relationship Id="rId20" Type="http://schemas.openxmlformats.org/officeDocument/2006/relationships/image" Target="media/image6.png"/><Relationship Id="rId41" Type="http://schemas.openxmlformats.org/officeDocument/2006/relationships/image" Target="media/image20.png"/><Relationship Id="rId62" Type="http://schemas.openxmlformats.org/officeDocument/2006/relationships/image" Target="media/image39.png"/><Relationship Id="rId83" Type="http://schemas.openxmlformats.org/officeDocument/2006/relationships/hyperlink" Target="https://app.powerbi.com/groups/b87f1934-fb7a-4c21-866f-c11113770381/reports/6d45f7d4-8ca5-4878-aa7a-196ed3882313/5d4fbf1b8bb29f73ce93?experience=power-bi" TargetMode="External"/><Relationship Id="rId88" Type="http://schemas.openxmlformats.org/officeDocument/2006/relationships/hyperlink" Target="https://app.powerbi.com/groups/d038a9f8-3998-4ca0-acab-3a73ae7a4d2a/reports/53557bdc-a113-4a47-a3ad-8af15c9bd19d/3c697409a2e2b955c330?experience=power-bi" TargetMode="External"/><Relationship Id="rId111" Type="http://schemas.openxmlformats.org/officeDocument/2006/relationships/hyperlink" Target="https://app.powerbi.com/groups/ba5d22f8-dd0f-4e19-9ac3-f1dfe6de2024/reports/cda9637e-d981-478f-bce3-c95ac359fe6a/5d4fbf1b8bb29f73ce93?experience=power-bi" TargetMode="External"/><Relationship Id="rId132" Type="http://schemas.openxmlformats.org/officeDocument/2006/relationships/hyperlink" Target="https://app.powerbi.com/groups/d038a9f8-3998-4ca0-acab-3a73ae7a4d2a/reports/09c7676f-5430-450f-9df6-b50532fd78ef/ReportSection778c61460a2634f92442?experience=power-bi" TargetMode="External"/><Relationship Id="rId153" Type="http://schemas.openxmlformats.org/officeDocument/2006/relationships/header" Target="header2.xml"/><Relationship Id="rId15" Type="http://schemas.openxmlformats.org/officeDocument/2006/relationships/image" Target="media/image3.png"/><Relationship Id="rId36" Type="http://schemas.microsoft.com/office/2018/08/relationships/commentsExtensible" Target="commentsExtensible.xml"/><Relationship Id="rId57" Type="http://schemas.openxmlformats.org/officeDocument/2006/relationships/image" Target="media/image35.png"/><Relationship Id="rId106" Type="http://schemas.openxmlformats.org/officeDocument/2006/relationships/hyperlink" Target="https://app.powerbi.com/groups/6c582c73-7fae-41ec-90a0-89bcd5aa4498/reports/69d9d7b7-f9fc-46a4-ac9d-e1ffb97dd650/ReportSection703363c9e5cb7001a4a2?experience=power-bi" TargetMode="External"/><Relationship Id="rId127" Type="http://schemas.openxmlformats.org/officeDocument/2006/relationships/hyperlink" Target="https://app.powerbi.com/groups/6c582c73-7fae-41ec-90a0-89bcd5aa4498/reports/f681828a-61a8-4c6d-9784-afb5299436df/ReportSection35517b1c34aec0b9a0b2?experience=power-bi" TargetMode="External"/><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30.png"/><Relationship Id="rId73" Type="http://schemas.openxmlformats.org/officeDocument/2006/relationships/image" Target="media/image46.png"/><Relationship Id="rId78" Type="http://schemas.openxmlformats.org/officeDocument/2006/relationships/hyperlink" Target="https://app.powerbi.com/groups/6c582c73-7fae-41ec-90a0-89bcd5aa4498/reports/69d9d7b7-f9fc-46a4-ac9d-e1ffb97dd650/ReportSection703363c9e5cb7001a4a2?experience=power-bi" TargetMode="External"/><Relationship Id="rId94" Type="http://schemas.openxmlformats.org/officeDocument/2006/relationships/hyperlink" Target="https://app.powerbi.com/groups/6c582c73-7fae-41ec-90a0-89bcd5aa4498/reports/c8cdf4b7-659c-48e0-a45c-cce61f8499bc?experience=power-bi" TargetMode="External"/><Relationship Id="rId99" Type="http://schemas.openxmlformats.org/officeDocument/2006/relationships/hyperlink" Target="https://app.powerbi.com/groups/69b5789d-ffe7-4983-9fe0-e3d23db665ab/reports/8017670d-e9be-4225-9ae0-a8839d72583c/ReportSection35517b1c34aec0b9a0b2?experience=power-bi" TargetMode="External"/><Relationship Id="rId101" Type="http://schemas.openxmlformats.org/officeDocument/2006/relationships/hyperlink" Target="https://app.powerbi.com/groups/69b5789d-ffe7-4983-9fe0-e3d23db665ab/reports/c627eee3-954c-4aba-8931-917644cfcb2e/ReportSection35517b1c34aec0b9a0b2?experience=power-bi" TargetMode="External"/><Relationship Id="rId122" Type="http://schemas.openxmlformats.org/officeDocument/2006/relationships/hyperlink" Target="https://app.powerbi.com/groups/6c582c73-7fae-41ec-90a0-89bcd5aa4498/reports/c8cdf4b7-659c-48e0-a45c-cce61f8499bc?experience=power-bi" TargetMode="External"/><Relationship Id="rId143" Type="http://schemas.openxmlformats.org/officeDocument/2006/relationships/hyperlink" Target="https://environmentnswgov.sharepoint.com/:x:/r/sites/MST_DPE_BOSDataAndReportingCollaboration/_layouts/15/Doc.aspx?sourcedoc=%7B15AB2D0F-6D5A-408B-BBE9-79CF8530888E%7D&amp;file=SourceToTargetMapping-SourceToBronze.xlsx&amp;action=default&amp;mobileredirect=true&amp;xsdata=MDV8MDJ8fGJiNjk2M2Y2ZjdiYjQxMDRjNzU2MDhkZDMzNWNjOTRifGM5ODZlNzY3MDdhZjRjOWNiMmExMDg0NDZhM2MzZTcxfDB8MHw2Mzg3MjMxOTU3NjM2NzI5MTh8VW5rbm93bnxWR1ZoYlhOVFpXTjFjbWwwZVZObGNuWnBZMlY4ZXlKV0lqb2lNQzR3TGpBd01EQWlMQ0pRSWpvaVYybHVNeklpTENKQlRpSTZJazkwYUdWeUlpd2lWMVFpT2pFeGZRPT18MXxMMk5vWVhSekx6RTVPakpoWmpVd1ltRm1NMlZtTnpSbE9EVmhOREJtTW1JeE9ESTFNVFJoWWpVelFIUm9jbVZoWkM1Mk1pOXRaWE56WVdkbGN5OHhOek0yTnpJeU56YzBNemswfDIwZDQyN2NhMmQ5NjRjMmZjNzU2MDhkZDMzNWNjOTRifGY3MWVkOWE5NGFhMTQyZTZiYmZiNGRhN2YxYWE1ODUy&amp;sdata=Z2J6UzNjZEh1S0tnRUJqYTFmRUhCTE83SHZEdFpwaUdrbnNvTkdPTVhGaz0%3D&amp;ovuser=c986e767-07af-4c9c-b2a1-08446a3c3e71%2CAnoop.Ananth%40data-driven.com&amp;OR=Teams-HL&amp;CT=1736731971035&amp;clickparams=eyJBcHBOYW1lIjoiVGVhbXMtRGVza3RvcCIsIkFwcFZlcnNpb24iOiI0OS8yNDEyMDEwMDIxMyIsIkhhc0ZlZGVyYXRlZFVzZXIiOmZhbHNlfQ%3D%3D" TargetMode="External"/><Relationship Id="rId148" Type="http://schemas.openxmlformats.org/officeDocument/2006/relationships/hyperlink" Target="https://environmentnswgov.sharepoint.com/:x:/r/sites/MST_DPE_BOSDataAndReportingCollaboration/_layouts/15/Doc.aspx?sourcedoc=%7B15AB2D0F-6D5A-408B-BBE9-79CF8530888E%7D&amp;file=SourceToTargetMapping-SourceToBronze.xlsx&amp;action=default&amp;mobileredirect=true&amp;xsdata=MDV8MDJ8fGJiNjk2M2Y2ZjdiYjQxMDRjNzU2MDhkZDMzNWNjOTRifGM5ODZlNzY3MDdhZjRjOWNiMmExMDg0NDZhM2MzZTcxfDB8MHw2Mzg3MjMxOTU3NjM2NzI5MTh8VW5rbm93bnxWR1ZoYlhOVFpXTjFjbWwwZVZObGNuWnBZMlY4ZXlKV0lqb2lNQzR3TGpBd01EQWlMQ0pRSWpvaVYybHVNeklpTENKQlRpSTZJazkwYUdWeUlpd2lWMVFpT2pFeGZRPT18MXxMMk5vWVhSekx6RTVPakpoWmpVd1ltRm1NMlZtTnpSbE9EVmhOREJtTW1JeE9ESTFNVFJoWWpVelFIUm9jbVZoWkM1Mk1pOXRaWE56WVdkbGN5OHhOek0yTnpJeU56YzBNemswfDIwZDQyN2NhMmQ5NjRjMmZjNzU2MDhkZDMzNWNjOTRifGY3MWVkOWE5NGFhMTQyZTZiYmZiNGRhN2YxYWE1ODUy&amp;sdata=Z2J6UzNjZEh1S0tnRUJqYTFmRUhCTE83SHZEdFpwaUdrbnNvTkdPTVhGaz0%3D&amp;ovuser=c986e767-07af-4c9c-b2a1-08446a3c3e71%2CAnoop.Ananth%40data-driven.com&amp;OR=Teams-HL&amp;CT=1736731971035&amp;clickparams=eyJBcHBOYW1lIjoiVGVhbXMtRGVza3RvcCIsIkFwcFZlcnNpb24iOiI0OS8yNDEyMDEwMDIxMyIsIkhhc0ZlZGVyYXRlZFVzZXIiOmZhbHNlfQ%3D%3D"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2.png"/><Relationship Id="rId47" Type="http://schemas.openxmlformats.org/officeDocument/2006/relationships/image" Target="media/image26.png"/><Relationship Id="rId68" Type="http://schemas.openxmlformats.org/officeDocument/2006/relationships/hyperlink" Target="https://portal.azure.com/?feature.tokencaching=true&amp;feature.internalgraphapiversion=true" TargetMode="External"/><Relationship Id="rId89" Type="http://schemas.openxmlformats.org/officeDocument/2006/relationships/hyperlink" Target="https://app.powerbi.com/groups/69b5789d-ffe7-4983-9fe0-e3d23db665ab/reports/fd60607c-aeee-420f-a281-c63ce674ec4f/ReportSectiond65968982f8f78ad8719?experience=power-bi" TargetMode="External"/><Relationship Id="rId112" Type="http://schemas.openxmlformats.org/officeDocument/2006/relationships/hyperlink" Target="https://app.powerbi.com/groups/ba5d22f8-dd0f-4e19-9ac3-f1dfe6de2024/reports/b8683255-7da5-422e-b961-783d049bf6d1/5d4fbf1b8bb29f73ce93?experience=power-bi" TargetMode="External"/><Relationship Id="rId133" Type="http://schemas.openxmlformats.org/officeDocument/2006/relationships/image" Target="media/image50.png"/><Relationship Id="rId154" Type="http://schemas.openxmlformats.org/officeDocument/2006/relationships/footer" Target="footer2.xml"/><Relationship Id="rId16" Type="http://schemas.openxmlformats.org/officeDocument/2006/relationships/image" Target="media/image4.svg"/><Relationship Id="rId37" Type="http://schemas.openxmlformats.org/officeDocument/2006/relationships/image" Target="media/image17.png"/><Relationship Id="rId58" Type="http://schemas.openxmlformats.org/officeDocument/2006/relationships/image" Target="media/image36.png"/><Relationship Id="rId79" Type="http://schemas.openxmlformats.org/officeDocument/2006/relationships/hyperlink" Target="https://app.powerbi.com/groups/b87f1934-fb7a-4c21-866f-c11113770381/reports/f86dff89-a665-4fcd-9f45-d4fd08b1d31f/2e771f92c3028a1c8f55?experience=power-bi" TargetMode="External"/><Relationship Id="rId102" Type="http://schemas.openxmlformats.org/officeDocument/2006/relationships/hyperlink" Target="https://app.powerbi.com/groups/6c582c73-7fae-41ec-90a0-89bcd5aa4498/reports/e0f782e7-84ba-4efb-818a-7d7fdf1eb9d8/ReportSection35517b1c34aec0b9a0b2?experience=power-bi" TargetMode="External"/><Relationship Id="rId123" Type="http://schemas.openxmlformats.org/officeDocument/2006/relationships/hyperlink" Target="https://app.powerbi.com/groups/6c582c73-7fae-41ec-90a0-89bcd5aa4498/reports/f3059386-ffb4-4aec-b6f6-1d24688314a5/ReportSection90302bb87c0034849c9d?experience=power-bi" TargetMode="External"/><Relationship Id="rId144" Type="http://schemas.openxmlformats.org/officeDocument/2006/relationships/hyperlink" Target="https://environmentnswgov.sharepoint.com/:x:/r/sites/MST_DPE_BOSDataAndReportingCollaboration/_layouts/15/Doc.aspx?sourcedoc=%7B15AB2D0F-6D5A-408B-BBE9-79CF8530888E%7D&amp;file=SourceToTargetMapping-SourceToBronze.xlsx&amp;action=default&amp;mobileredirect=true&amp;xsdata=MDV8MDJ8fGJiNjk2M2Y2ZjdiYjQxMDRjNzU2MDhkZDMzNWNjOTRifGM5ODZlNzY3MDdhZjRjOWNiMmExMDg0NDZhM2MzZTcxfDB8MHw2Mzg3MjMxOTU3NjM2NzI5MTh8VW5rbm93bnxWR1ZoYlhOVFpXTjFjbWwwZVZObGNuWnBZMlY4ZXlKV0lqb2lNQzR3TGpBd01EQWlMQ0pRSWpvaVYybHVNeklpTENKQlRpSTZJazkwYUdWeUlpd2lWMVFpT2pFeGZRPT18MXxMMk5vWVhSekx6RTVPakpoWmpVd1ltRm1NMlZtTnpSbE9EVmhOREJtTW1JeE9ESTFNVFJoWWpVelFIUm9jbVZoWkM1Mk1pOXRaWE56WVdkbGN5OHhOek0yTnpJeU56YzBNemswfDIwZDQyN2NhMmQ5NjRjMmZjNzU2MDhkZDMzNWNjOTRifGY3MWVkOWE5NGFhMTQyZTZiYmZiNGRhN2YxYWE1ODUy&amp;sdata=Z2J6UzNjZEh1S0tnRUJqYTFmRUhCTE83SHZEdFpwaUdrbnNvTkdPTVhGaz0%3D&amp;ovuser=c986e767-07af-4c9c-b2a1-08446a3c3e71%2CAnoop.Ananth%40data-driven.com&amp;OR=Teams-HL&amp;CT=1736731971035&amp;clickparams=eyJBcHBOYW1lIjoiVGVhbXMtRGVza3RvcCIsIkFwcFZlcnNpb24iOiI0OS8yNDEyMDEwMDIxMyIsIkhhc0ZlZGVyYXRlZFVzZXIiOmZhbHNlfQ%3D%3D" TargetMode="External"/><Relationship Id="rId90" Type="http://schemas.openxmlformats.org/officeDocument/2006/relationships/hyperlink" Target="https://app.powerbi.com/groups/6c582c73-7fae-41ec-90a0-89bcd5aa4498/reports/d397ffef-dc29-498b-bb8e-5b2194379c65/ReportSectiond65968982f8f78ad8719?experience=power-bi" TargetMode="External"/><Relationship Id="rId27" Type="http://schemas.openxmlformats.org/officeDocument/2006/relationships/hyperlink" Target="https://environmentnswgov.sharepoint.com/:w:/r/sites/MST_DPE_BOSDataAndReportingCollaboration/Shared%20Documents/General/02.%20DELIVER/02%20-%20Solution%20Architecture/DPHI%20Solution%20Design%20-%20Fabric%20Data%20Platform-v1.00.docx?d=wf038ecc4a393445eb6e739c12371ea7e&amp;csf=1&amp;web=1&amp;e=LXDDxy" TargetMode="External"/><Relationship Id="rId48" Type="http://schemas.openxmlformats.org/officeDocument/2006/relationships/image" Target="media/image27.png"/><Relationship Id="rId69" Type="http://schemas.openxmlformats.org/officeDocument/2006/relationships/hyperlink" Target="https://learn.microsoft.com/en-us/fabric/real-time-intelligence/data-policies" TargetMode="External"/><Relationship Id="rId113" Type="http://schemas.openxmlformats.org/officeDocument/2006/relationships/hyperlink" Target="https://app.powerbi.com/groups/d038a9f8-3998-4ca0-acab-3a73ae7a4d2a/reports/69b458bb-ecd6-415c-a9bd-51dd471e8c53/ReportSection?experience=power-bi" TargetMode="External"/><Relationship Id="rId134" Type="http://schemas.openxmlformats.org/officeDocument/2006/relationships/hyperlink" Target="https://app.powerbi.com/monitoringhub?experience=fabric-develop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0.png"/></Relationships>
</file>

<file path=word/_rels/header2.xml.rels><?xml version="1.0" encoding="UTF-8" standalone="yes"?>
<Relationships xmlns="http://schemas.openxmlformats.org/package/2006/relationships"><Relationship Id="rId1" Type="http://schemas.openxmlformats.org/officeDocument/2006/relationships/image" Target="media/image60.png"/></Relationships>
</file>

<file path=word/documenttasks/documenttasks1.xml><?xml version="1.0" encoding="utf-8"?>
<t:Tasks xmlns:t="http://schemas.microsoft.com/office/tasks/2019/documenttasks" xmlns:oel="http://schemas.microsoft.com/office/2019/extlst">
  <t:Task id="{D34A8132-27C0-47A9-AFCB-95B8BD8ED3DC}">
    <t:Anchor>
      <t:Comment id="727214282"/>
    </t:Anchor>
    <t:History>
      <t:Event id="{E1A582C4-226F-44C8-8A5B-A7A7D47DEF39}" time="2025-05-02T01:15:17.591Z">
        <t:Attribution userId="S::anoop.ananth@environment.nsw.gov.au::b343d33c-da22-455a-92aa-286a8ced3075" userProvider="AD" userName="Anoop Ananth"/>
        <t:Anchor>
          <t:Comment id="727214282"/>
        </t:Anchor>
        <t:Create/>
      </t:Event>
      <t:Event id="{17C44DAB-6803-4F22-ACA3-0761105518EE}" time="2025-05-02T01:15:17.591Z">
        <t:Attribution userId="S::anoop.ananth@environment.nsw.gov.au::b343d33c-da22-455a-92aa-286a8ced3075" userProvider="AD" userName="Anoop Ananth"/>
        <t:Anchor>
          <t:Comment id="727214282"/>
        </t:Anchor>
        <t:Assign userId="S::aj.rupasinghege@environment.nsw.gov.au::f2299574-5e33-4a1d-9d6e-1c8a2b101b23" userProvider="AD" userName="AJ Rupasinghege"/>
      </t:Event>
      <t:Event id="{5D08CFB7-88D7-486A-B44E-E6D4F9168526}" time="2025-05-02T01:15:17.591Z">
        <t:Attribution userId="S::anoop.ananth@environment.nsw.gov.au::b343d33c-da22-455a-92aa-286a8ced3075" userProvider="AD" userName="Anoop Ananth"/>
        <t:Anchor>
          <t:Comment id="727214282"/>
        </t:Anchor>
        <t:SetTitle title="@AJ Rupasinghege can you please fill the data model details?"/>
      </t:Event>
      <t:Event id="{1FCE3A29-5532-4F9F-853A-4D92CA3A051D}" time="2025-05-04T00:31:55.706Z">
        <t:Attribution userId="S::aj.rupasinghege@environment.nsw.gov.au::f2299574-5e33-4a1d-9d6e-1c8a2b101b23" userProvider="AD" userName="Aj Rupasinghege"/>
        <t:Anchor>
          <t:Comment id="1574375972"/>
        </t:Anchor>
        <t:UnassignAll/>
      </t:Event>
      <t:Event id="{6C3B033D-4B33-4395-A952-8992C38DF8E1}" time="2025-05-04T00:31:55.706Z">
        <t:Attribution userId="S::aj.rupasinghege@environment.nsw.gov.au::f2299574-5e33-4a1d-9d6e-1c8a2b101b23" userProvider="AD" userName="Aj Rupasinghege"/>
        <t:Anchor>
          <t:Comment id="1574375972"/>
        </t:Anchor>
        <t:Assign userId="S::anoop.ananth@environment.nsw.gov.au::b343d33c-da22-455a-92aa-286a8ced3075" userProvider="AD" userName="Anoop Ananth"/>
      </t:Event>
      <t:Event id="{569E624E-6F23-469C-9F02-42FA993948DC}" time="2025-05-04T00:31:57.554Z">
        <t:Attribution userId="S::aj.rupasinghege@environment.nsw.gov.au::f2299574-5e33-4a1d-9d6e-1c8a2b101b23" userProvider="AD" userName="Aj Rupasinghege"/>
        <t:Progress percentComplete="100"/>
      </t:Event>
    </t:History>
  </t:Task>
  <t:Task id="{ACAE99DB-57B5-46F7-B949-44B9086856DD}">
    <t:Anchor>
      <t:Comment id="358814142"/>
    </t:Anchor>
    <t:History>
      <t:Event id="{0B001F0C-9AD1-4804-BB22-631083EFABB0}" time="2025-06-30T00:12:45.307Z">
        <t:Attribution userId="S::annie.prakash@environment.nsw.gov.au::9dc3d5d7-7d3b-4a67-a512-e7d4a658501f" userProvider="AD" userName="Annie Prakash"/>
        <t:Anchor>
          <t:Comment id="358814142"/>
        </t:Anchor>
        <t:Create/>
      </t:Event>
      <t:Event id="{19EA26D3-8BB1-4B10-9078-2422D1CFB5C7}" time="2025-06-30T00:12:45.307Z">
        <t:Attribution userId="S::annie.prakash@environment.nsw.gov.au::9dc3d5d7-7d3b-4a67-a512-e7d4a658501f" userProvider="AD" userName="Annie Prakash"/>
        <t:Anchor>
          <t:Comment id="358814142"/>
        </t:Anchor>
        <t:Assign userId="S::anoop.ananth@environment.nsw.gov.au::b343d33c-da22-455a-92aa-286a8ced3075" userProvider="AD" userName="Anoop Ananth"/>
      </t:Event>
      <t:Event id="{37C49243-76CB-4888-B780-7BE4C2170C7F}" time="2025-06-30T00:12:45.307Z">
        <t:Attribution userId="S::annie.prakash@environment.nsw.gov.au::9dc3d5d7-7d3b-4a67-a512-e7d4a658501f" userProvider="AD" userName="Annie Prakash"/>
        <t:Anchor>
          <t:Comment id="358814142"/>
        </t:Anchor>
        <t:SetTitle title="@Anoop Ananth - Please mention the flow for ingesting data from Sharepoint and adding Batch ID etc"/>
      </t:Event>
    </t:History>
  </t:Task>
  <t:Task id="{25B4014A-AC21-4C6E-BB93-9B37E22A9606}">
    <t:Anchor>
      <t:Comment id="1955409729"/>
    </t:Anchor>
    <t:History>
      <t:Event id="{791DF010-7E5F-4A94-93E9-D4DAF315AA7B}" time="2025-07-15T00:43:25.115Z">
        <t:Attribution userId="S::annie.prakash@environment.nsw.gov.au::9dc3d5d7-7d3b-4a67-a512-e7d4a658501f" userProvider="AD" userName="Annie Prakash"/>
        <t:Anchor>
          <t:Comment id="1955409729"/>
        </t:Anchor>
        <t:Create/>
      </t:Event>
      <t:Event id="{0185D2D8-DD0C-4DFC-BFAD-B47AE4B1AD91}" time="2025-07-15T00:43:25.115Z">
        <t:Attribution userId="S::annie.prakash@environment.nsw.gov.au::9dc3d5d7-7d3b-4a67-a512-e7d4a658501f" userProvider="AD" userName="Annie Prakash"/>
        <t:Anchor>
          <t:Comment id="1955409729"/>
        </t:Anchor>
        <t:Assign userId="S::anoop.ananth@environment.nsw.gov.au::b343d33c-da22-455a-92aa-286a8ced3075" userProvider="AD" userName="Anoop Ananth"/>
      </t:Event>
      <t:Event id="{431F5C45-9EC8-4F65-BE23-955A2F92A8B1}" time="2025-07-15T00:43:25.115Z">
        <t:Attribution userId="S::annie.prakash@environment.nsw.gov.au::9dc3d5d7-7d3b-4a67-a512-e7d4a658501f" userProvider="AD" userName="Annie Prakash"/>
        <t:Anchor>
          <t:Comment id="1955409729"/>
        </t:Anchor>
        <t:SetTitle title="@Anoop Ananth : Email from Socrates:ow the A diagram on Watermark process (and diagram) work as a priority."/>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0f4e959-70fa-46fe-854e-cbc7c37996c5">
      <Terms xmlns="http://schemas.microsoft.com/office/infopath/2007/PartnerControls"/>
    </lcf76f155ced4ddcb4097134ff3c332f>
    <TaxCatchAll xmlns="46697417-d757-43ea-b3b3-98c2c83505b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5B9EA604C8964FA428725A36A7A38B" ma:contentTypeVersion="11" ma:contentTypeDescription="Create a new document." ma:contentTypeScope="" ma:versionID="633364d47685167a7428ed9ffbef83c9">
  <xsd:schema xmlns:xsd="http://www.w3.org/2001/XMLSchema" xmlns:xs="http://www.w3.org/2001/XMLSchema" xmlns:p="http://schemas.microsoft.com/office/2006/metadata/properties" xmlns:ns2="10f4e959-70fa-46fe-854e-cbc7c37996c5" xmlns:ns3="46697417-d757-43ea-b3b3-98c2c83505b0" targetNamespace="http://schemas.microsoft.com/office/2006/metadata/properties" ma:root="true" ma:fieldsID="94918a5d64c07583758bb90868b49f67" ns2:_="" ns3:_="">
    <xsd:import namespace="10f4e959-70fa-46fe-854e-cbc7c37996c5"/>
    <xsd:import namespace="46697417-d757-43ea-b3b3-98c2c83505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4e959-70fa-46fe-854e-cbc7c37996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697417-d757-43ea-b3b3-98c2c83505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52d175-c9dd-4156-b2eb-e35e467de5bd}" ma:internalName="TaxCatchAll" ma:showField="CatchAllData" ma:web="46697417-d757-43ea-b3b3-98c2c83505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56F677-9F49-447C-BD1F-84C098E69B72}">
  <ds:schemaRefs>
    <ds:schemaRef ds:uri="http://schemas.openxmlformats.org/officeDocument/2006/bibliography"/>
  </ds:schemaRefs>
</ds:datastoreItem>
</file>

<file path=customXml/itemProps2.xml><?xml version="1.0" encoding="utf-8"?>
<ds:datastoreItem xmlns:ds="http://schemas.openxmlformats.org/officeDocument/2006/customXml" ds:itemID="{DA60EC59-31B2-4340-8C14-68F35C1B875F}">
  <ds:schemaRefs>
    <ds:schemaRef ds:uri="http://schemas.microsoft.com/office/2006/metadata/properties"/>
    <ds:schemaRef ds:uri="http://schemas.microsoft.com/office/infopath/2007/PartnerControls"/>
    <ds:schemaRef ds:uri="10f4e959-70fa-46fe-854e-cbc7c37996c5"/>
    <ds:schemaRef ds:uri="46697417-d757-43ea-b3b3-98c2c83505b0"/>
  </ds:schemaRefs>
</ds:datastoreItem>
</file>

<file path=customXml/itemProps3.xml><?xml version="1.0" encoding="utf-8"?>
<ds:datastoreItem xmlns:ds="http://schemas.openxmlformats.org/officeDocument/2006/customXml" ds:itemID="{26E0DC43-ACFC-4DA0-BBB2-7A7F8B103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4e959-70fa-46fe-854e-cbc7c37996c5"/>
    <ds:schemaRef ds:uri="46697417-d757-43ea-b3b3-98c2c83505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D2CB8C-03F5-480E-BBE9-A9856C503DE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2381</TotalTime>
  <Pages>101</Pages>
  <Words>23965</Words>
  <Characters>136602</Characters>
  <Application>Microsoft Office Word</Application>
  <DocSecurity>0</DocSecurity>
  <Lines>1138</Lines>
  <Paragraphs>320</Paragraphs>
  <ScaleCrop>false</ScaleCrop>
  <Company/>
  <LinksUpToDate>false</LinksUpToDate>
  <CharactersWithSpaces>160247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Rodríguez</dc:creator>
  <cp:keywords/>
  <dc:description/>
  <cp:lastModifiedBy>Jack Foster</cp:lastModifiedBy>
  <cp:revision>6</cp:revision>
  <cp:lastPrinted>2025-06-04T09:36:00Z</cp:lastPrinted>
  <dcterms:created xsi:type="dcterms:W3CDTF">2026-04-15T01:01:00Z</dcterms:created>
  <dcterms:modified xsi:type="dcterms:W3CDTF">2026-09-08T22:44:00Z</dcterms:modified>
  <cp:contentStatus>the client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0x0101006F5B9EA604C8964FA428725A36A7A38B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xd_Signature">
    <vt:bool>false</vt:bool>
  </property>
  <property fmtid="{D5CDD505-2E9C-101B-9397-08002B2CF9AE}" pid="8" name="MediaServiceImageTags">
    <vt:lpwstr/>
  </property>
  <property fmtid="{D5CDD505-2E9C-101B-9397-08002B2CF9AE}" pid="9" name="GrammarlyDocumentId">
    <vt:lpwstr>eb189f723affec893a93426098140d68abff19aed1a98b7eed97855dc506f1bc</vt:lpwstr>
  </property>
  <property fmtid="{D5CDD505-2E9C-101B-9397-08002B2CF9AE}" pid="10" name="docLang">
    <vt:lpwstr>en</vt:lpwstr>
  </property>
  <property fmtid="{D5CDD505-2E9C-101B-9397-08002B2CF9AE}" pid="11" name="MSIP_Label_1808079d-9cd6-41bd-bf8e-2305006770d0_Enabled">
    <vt:lpwstr>true</vt:lpwstr>
  </property>
  <property fmtid="{D5CDD505-2E9C-101B-9397-08002B2CF9AE}" pid="12" name="MSIP_Label_1808079d-9cd6-41bd-bf8e-2305006770d0_SetDate">
    <vt:lpwstr>2026-04-15T00:09:56Z</vt:lpwstr>
  </property>
  <property fmtid="{D5CDD505-2E9C-101B-9397-08002B2CF9AE}" pid="13" name="MSIP_Label_1808079d-9cd6-41bd-bf8e-2305006770d0_Method">
    <vt:lpwstr>Standard</vt:lpwstr>
  </property>
  <property fmtid="{D5CDD505-2E9C-101B-9397-08002B2CF9AE}" pid="14" name="MSIP_Label_1808079d-9cd6-41bd-bf8e-2305006770d0_Name">
    <vt:lpwstr>Confidential</vt:lpwstr>
  </property>
  <property fmtid="{D5CDD505-2E9C-101B-9397-08002B2CF9AE}" pid="15" name="MSIP_Label_1808079d-9cd6-41bd-bf8e-2305006770d0_SiteId">
    <vt:lpwstr>c986e767-07af-4c9c-b2a1-08446a3c3e71</vt:lpwstr>
  </property>
  <property fmtid="{D5CDD505-2E9C-101B-9397-08002B2CF9AE}" pid="16" name="MSIP_Label_1808079d-9cd6-41bd-bf8e-2305006770d0_ActionId">
    <vt:lpwstr>16250914-5fab-4ad2-a52d-1b18eb3bfc98</vt:lpwstr>
  </property>
  <property fmtid="{D5CDD505-2E9C-101B-9397-08002B2CF9AE}" pid="17" name="MSIP_Label_1808079d-9cd6-41bd-bf8e-2305006770d0_ContentBits">
    <vt:lpwstr>0</vt:lpwstr>
  </property>
  <property fmtid="{D5CDD505-2E9C-101B-9397-08002B2CF9AE}" pid="18" name="MSIP_Label_1808079d-9cd6-41bd-bf8e-2305006770d0_Tag">
    <vt:lpwstr>10, 1, 2, 1</vt:lpwstr>
  </property>
</Properties>
</file>